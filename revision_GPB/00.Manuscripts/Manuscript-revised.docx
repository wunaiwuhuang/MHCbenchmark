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8A3B5" w14:textId="5BAABAEE" w:rsidR="00053C8C" w:rsidRPr="003F084D" w:rsidRDefault="00724B03" w:rsidP="00AA6524">
      <w:pPr>
        <w:spacing w:line="360" w:lineRule="auto"/>
        <w:rPr>
          <w:rFonts w:ascii="Times New Roman" w:hAnsi="Times New Roman" w:cs="Times New Roman"/>
          <w:b/>
          <w:bCs/>
          <w:color w:val="000000" w:themeColor="text1"/>
          <w:sz w:val="24"/>
          <w:szCs w:val="24"/>
          <w:rPrChange w:id="0" w:author="Yuting Wang" w:date="2026-02-11T11:33:00Z" w16du:dateUtc="2026-02-11T03:33:00Z">
            <w:rPr>
              <w:rFonts w:ascii="Arial" w:hAnsi="Arial" w:cs="Arial"/>
              <w:b/>
              <w:bCs/>
              <w:color w:val="000000" w:themeColor="text1"/>
              <w:sz w:val="24"/>
              <w:szCs w:val="24"/>
            </w:rPr>
          </w:rPrChange>
        </w:rPr>
      </w:pPr>
      <w:bookmarkStart w:id="1" w:name="_Hlk189593371"/>
      <w:r w:rsidRPr="003F084D">
        <w:rPr>
          <w:rFonts w:ascii="Times New Roman" w:hAnsi="Times New Roman" w:cs="Times New Roman"/>
          <w:b/>
          <w:bCs/>
          <w:color w:val="000000" w:themeColor="text1"/>
          <w:sz w:val="24"/>
          <w:szCs w:val="24"/>
          <w:rPrChange w:id="2" w:author="Yuting Wang" w:date="2026-02-11T11:33:00Z" w16du:dateUtc="2026-02-11T03:33:00Z">
            <w:rPr>
              <w:rFonts w:ascii="Arial" w:hAnsi="Arial" w:cs="Arial"/>
              <w:b/>
              <w:bCs/>
              <w:color w:val="000000" w:themeColor="text1"/>
              <w:sz w:val="24"/>
              <w:szCs w:val="24"/>
            </w:rPr>
          </w:rPrChange>
        </w:rPr>
        <w:t xml:space="preserve">Comprehensive evaluation and interpretative insights of </w:t>
      </w:r>
      <w:r w:rsidR="00510C6F" w:rsidRPr="003F084D">
        <w:rPr>
          <w:rFonts w:ascii="Times New Roman" w:hAnsi="Times New Roman" w:cs="Times New Roman"/>
          <w:b/>
          <w:bCs/>
          <w:color w:val="000000" w:themeColor="text1"/>
          <w:sz w:val="24"/>
          <w:szCs w:val="24"/>
          <w:rPrChange w:id="3" w:author="Yuting Wang" w:date="2026-02-11T11:33:00Z" w16du:dateUtc="2026-02-11T03:33:00Z">
            <w:rPr>
              <w:rFonts w:ascii="Arial" w:hAnsi="Arial" w:cs="Arial"/>
              <w:b/>
              <w:bCs/>
              <w:color w:val="000000" w:themeColor="text1"/>
              <w:sz w:val="24"/>
              <w:szCs w:val="24"/>
            </w:rPr>
          </w:rPrChange>
        </w:rPr>
        <w:t>peptide-HLA binding prediction tools</w:t>
      </w:r>
      <w:r w:rsidRPr="003F084D">
        <w:rPr>
          <w:rFonts w:ascii="Times New Roman" w:hAnsi="Times New Roman" w:cs="Times New Roman"/>
          <w:b/>
          <w:bCs/>
          <w:color w:val="000000" w:themeColor="text1"/>
          <w:sz w:val="24"/>
          <w:szCs w:val="24"/>
          <w:rPrChange w:id="4" w:author="Yuting Wang" w:date="2026-02-11T11:33:00Z" w16du:dateUtc="2026-02-11T03:33:00Z">
            <w:rPr>
              <w:rFonts w:ascii="Arial" w:hAnsi="Arial" w:cs="Arial"/>
              <w:b/>
              <w:bCs/>
              <w:color w:val="000000" w:themeColor="text1"/>
              <w:sz w:val="24"/>
              <w:szCs w:val="24"/>
            </w:rPr>
          </w:rPrChange>
        </w:rPr>
        <w:t xml:space="preserve"> using explainable artificial intelligence</w:t>
      </w:r>
    </w:p>
    <w:bookmarkEnd w:id="1"/>
    <w:p w14:paraId="63D76536" w14:textId="77777777" w:rsidR="00724B03" w:rsidRPr="003F084D" w:rsidRDefault="00724B03" w:rsidP="00AA6524">
      <w:pPr>
        <w:spacing w:line="360" w:lineRule="auto"/>
        <w:rPr>
          <w:rFonts w:ascii="Times New Roman" w:hAnsi="Times New Roman" w:cs="Times New Roman"/>
          <w:color w:val="000000" w:themeColor="text1"/>
          <w:sz w:val="24"/>
          <w:szCs w:val="24"/>
          <w:rPrChange w:id="5" w:author="Yuting Wang" w:date="2026-02-11T11:33:00Z" w16du:dateUtc="2026-02-11T03:33:00Z">
            <w:rPr>
              <w:rFonts w:ascii="Arial" w:hAnsi="Arial" w:cs="Arial"/>
              <w:color w:val="000000" w:themeColor="text1"/>
              <w:sz w:val="24"/>
              <w:szCs w:val="24"/>
            </w:rPr>
          </w:rPrChange>
        </w:rPr>
      </w:pPr>
    </w:p>
    <w:p w14:paraId="376A2F3D" w14:textId="77777777" w:rsidR="00AD41E3" w:rsidRPr="003F084D" w:rsidRDefault="00AD41E3" w:rsidP="00AA6524">
      <w:pPr>
        <w:spacing w:line="360" w:lineRule="auto"/>
        <w:rPr>
          <w:rFonts w:ascii="Times New Roman" w:hAnsi="Times New Roman" w:cs="Times New Roman"/>
          <w:color w:val="000000" w:themeColor="text1"/>
          <w:sz w:val="24"/>
          <w:szCs w:val="24"/>
          <w:rPrChange w:id="6" w:author="Yuting Wang" w:date="2026-02-11T11:33:00Z" w16du:dateUtc="2026-02-11T03:33:00Z">
            <w:rPr>
              <w:rFonts w:ascii="Arial" w:hAnsi="Arial" w:cs="Arial"/>
              <w:color w:val="000000" w:themeColor="text1"/>
              <w:sz w:val="24"/>
              <w:szCs w:val="24"/>
            </w:rPr>
          </w:rPrChange>
        </w:rPr>
      </w:pPr>
    </w:p>
    <w:p w14:paraId="5CD4D3F9" w14:textId="6C2789A6" w:rsidR="00AA6524" w:rsidRPr="003F084D" w:rsidRDefault="00AA6524" w:rsidP="00AA6524">
      <w:pPr>
        <w:spacing w:line="360" w:lineRule="auto"/>
        <w:rPr>
          <w:rFonts w:ascii="Times New Roman" w:hAnsi="Times New Roman" w:cs="Times New Roman"/>
          <w:color w:val="000000" w:themeColor="text1"/>
          <w:sz w:val="24"/>
          <w:szCs w:val="24"/>
          <w:rPrChange w:id="7" w:author="Yuting Wang" w:date="2026-02-11T11:33:00Z" w16du:dateUtc="2026-02-11T03:33:00Z">
            <w:rPr>
              <w:rFonts w:ascii="Arial" w:hAnsi="Arial" w:cs="Arial"/>
              <w:color w:val="000000" w:themeColor="text1"/>
              <w:sz w:val="24"/>
              <w:szCs w:val="24"/>
            </w:rPr>
          </w:rPrChange>
        </w:rPr>
      </w:pPr>
      <w:r w:rsidRPr="003F084D">
        <w:rPr>
          <w:rFonts w:ascii="Times New Roman" w:hAnsi="Times New Roman" w:cs="Times New Roman"/>
          <w:b/>
          <w:bCs/>
          <w:color w:val="000000" w:themeColor="text1"/>
          <w:sz w:val="24"/>
          <w:szCs w:val="24"/>
          <w:rPrChange w:id="8" w:author="Yuting Wang" w:date="2026-02-11T11:33:00Z" w16du:dateUtc="2026-02-11T03:33:00Z">
            <w:rPr>
              <w:rFonts w:ascii="Arial" w:hAnsi="Arial" w:cs="Arial"/>
              <w:b/>
              <w:bCs/>
              <w:color w:val="000000" w:themeColor="text1"/>
              <w:sz w:val="24"/>
              <w:szCs w:val="24"/>
            </w:rPr>
          </w:rPrChange>
        </w:rPr>
        <w:t>Authors</w:t>
      </w:r>
    </w:p>
    <w:p w14:paraId="6A32E48D" w14:textId="365D133A" w:rsidR="003977B0" w:rsidRPr="003F084D" w:rsidRDefault="00AA7E23" w:rsidP="00AA6524">
      <w:pPr>
        <w:spacing w:line="360" w:lineRule="auto"/>
        <w:rPr>
          <w:rFonts w:ascii="Times New Roman" w:hAnsi="Times New Roman" w:cs="Times New Roman"/>
          <w:color w:val="000000" w:themeColor="text1"/>
          <w:sz w:val="22"/>
          <w:rPrChange w:id="9" w:author="Yuting Wang" w:date="2026-02-11T11:33:00Z" w16du:dateUtc="2026-02-11T03:33:00Z">
            <w:rPr>
              <w:rFonts w:ascii="Arial" w:hAnsi="Arial" w:cs="Arial"/>
              <w:color w:val="000000" w:themeColor="text1"/>
              <w:sz w:val="22"/>
            </w:rPr>
          </w:rPrChange>
        </w:rPr>
      </w:pPr>
      <w:r w:rsidRPr="003F084D">
        <w:rPr>
          <w:rFonts w:ascii="Times New Roman" w:hAnsi="Times New Roman" w:cs="Times New Roman"/>
          <w:color w:val="000000" w:themeColor="text1"/>
          <w:sz w:val="22"/>
          <w:rPrChange w:id="10" w:author="Yuting Wang" w:date="2026-02-11T11:33:00Z" w16du:dateUtc="2026-02-11T03:33:00Z">
            <w:rPr>
              <w:rFonts w:ascii="Arial" w:hAnsi="Arial" w:cs="Arial"/>
              <w:color w:val="000000" w:themeColor="text1"/>
              <w:sz w:val="22"/>
            </w:rPr>
          </w:rPrChange>
        </w:rPr>
        <w:t xml:space="preserve">Guojia </w:t>
      </w:r>
      <w:r w:rsidR="00053C8C" w:rsidRPr="003F084D">
        <w:rPr>
          <w:rFonts w:ascii="Times New Roman" w:hAnsi="Times New Roman" w:cs="Times New Roman"/>
          <w:color w:val="000000" w:themeColor="text1"/>
          <w:sz w:val="22"/>
          <w:rPrChange w:id="11" w:author="Yuting Wang" w:date="2026-02-11T11:33:00Z" w16du:dateUtc="2026-02-11T03:33:00Z">
            <w:rPr>
              <w:rFonts w:ascii="Arial" w:hAnsi="Arial" w:cs="Arial"/>
              <w:color w:val="000000" w:themeColor="text1"/>
              <w:sz w:val="22"/>
            </w:rPr>
          </w:rPrChange>
        </w:rPr>
        <w:t>W</w:t>
      </w:r>
      <w:r w:rsidRPr="003F084D">
        <w:rPr>
          <w:rFonts w:ascii="Times New Roman" w:hAnsi="Times New Roman" w:cs="Times New Roman"/>
          <w:color w:val="000000" w:themeColor="text1"/>
          <w:sz w:val="22"/>
          <w:rPrChange w:id="12" w:author="Yuting Wang" w:date="2026-02-11T11:33:00Z" w16du:dateUtc="2026-02-11T03:33:00Z">
            <w:rPr>
              <w:rFonts w:ascii="Arial" w:hAnsi="Arial" w:cs="Arial"/>
              <w:color w:val="000000" w:themeColor="text1"/>
              <w:sz w:val="22"/>
            </w:rPr>
          </w:rPrChange>
        </w:rPr>
        <w:t>u</w:t>
      </w:r>
      <w:r w:rsidR="00602CC3" w:rsidRPr="003F084D">
        <w:rPr>
          <w:rFonts w:ascii="Times New Roman" w:hAnsi="Times New Roman" w:cs="Times New Roman"/>
          <w:color w:val="000000" w:themeColor="text1"/>
          <w:sz w:val="22"/>
          <w:rPrChange w:id="13" w:author="Yuting Wang" w:date="2026-02-11T11:33:00Z" w16du:dateUtc="2026-02-11T03:33:00Z">
            <w:rPr>
              <w:rFonts w:ascii="Arial" w:hAnsi="Arial" w:cs="Arial"/>
              <w:color w:val="000000" w:themeColor="text1"/>
              <w:sz w:val="22"/>
            </w:rPr>
          </w:rPrChange>
        </w:rPr>
        <w:t xml:space="preserve"> </w:t>
      </w:r>
      <w:r w:rsidR="00663049" w:rsidRPr="003F084D">
        <w:rPr>
          <w:rFonts w:ascii="Times New Roman" w:hAnsi="Times New Roman" w:cs="Times New Roman"/>
          <w:color w:val="000000" w:themeColor="text1"/>
          <w:sz w:val="22"/>
          <w:vertAlign w:val="superscript"/>
          <w:rPrChange w:id="14" w:author="Yuting Wang" w:date="2026-02-11T11:33:00Z" w16du:dateUtc="2026-02-11T03:33:00Z">
            <w:rPr>
              <w:rFonts w:ascii="Arial" w:hAnsi="Arial" w:cs="Arial"/>
              <w:color w:val="000000" w:themeColor="text1"/>
              <w:sz w:val="22"/>
              <w:vertAlign w:val="superscript"/>
            </w:rPr>
          </w:rPrChange>
        </w:rPr>
        <w:t>1</w:t>
      </w:r>
      <w:r w:rsidR="00053C8C" w:rsidRPr="003F084D">
        <w:rPr>
          <w:rFonts w:ascii="Times New Roman" w:hAnsi="Times New Roman" w:cs="Times New Roman"/>
          <w:color w:val="000000" w:themeColor="text1"/>
          <w:sz w:val="22"/>
          <w:rPrChange w:id="15" w:author="Yuting Wang" w:date="2026-02-11T11:33:00Z" w16du:dateUtc="2026-02-11T03:33:00Z">
            <w:rPr>
              <w:rFonts w:ascii="Arial" w:hAnsi="Arial" w:cs="Arial"/>
              <w:color w:val="000000" w:themeColor="text1"/>
              <w:sz w:val="22"/>
            </w:rPr>
          </w:rPrChange>
        </w:rPr>
        <w:t xml:space="preserve">, </w:t>
      </w:r>
      <w:r w:rsidR="00A33D47" w:rsidRPr="003F084D">
        <w:rPr>
          <w:rFonts w:ascii="Times New Roman" w:hAnsi="Times New Roman" w:cs="Times New Roman"/>
          <w:color w:val="000000" w:themeColor="text1"/>
          <w:sz w:val="22"/>
          <w:rPrChange w:id="16" w:author="Yuting Wang" w:date="2026-02-11T11:33:00Z" w16du:dateUtc="2026-02-11T03:33:00Z">
            <w:rPr>
              <w:rFonts w:ascii="Arial" w:hAnsi="Arial" w:cs="Arial"/>
              <w:color w:val="000000" w:themeColor="text1"/>
              <w:sz w:val="22"/>
            </w:rPr>
          </w:rPrChange>
        </w:rPr>
        <w:t xml:space="preserve">Xiaochuan Liu </w:t>
      </w:r>
      <w:r w:rsidR="00A33D47" w:rsidRPr="003F084D">
        <w:rPr>
          <w:rFonts w:ascii="Times New Roman" w:hAnsi="Times New Roman" w:cs="Times New Roman"/>
          <w:color w:val="000000" w:themeColor="text1"/>
          <w:sz w:val="22"/>
          <w:vertAlign w:val="superscript"/>
          <w:rPrChange w:id="17" w:author="Yuting Wang" w:date="2026-02-11T11:33:00Z" w16du:dateUtc="2026-02-11T03:33:00Z">
            <w:rPr>
              <w:rFonts w:ascii="Arial" w:hAnsi="Arial" w:cs="Arial"/>
              <w:color w:val="000000" w:themeColor="text1"/>
              <w:sz w:val="22"/>
              <w:vertAlign w:val="superscript"/>
            </w:rPr>
          </w:rPrChange>
        </w:rPr>
        <w:t>1</w:t>
      </w:r>
      <w:r w:rsidR="00A33D47" w:rsidRPr="003F084D">
        <w:rPr>
          <w:rFonts w:ascii="Times New Roman" w:hAnsi="Times New Roman" w:cs="Times New Roman"/>
          <w:color w:val="000000" w:themeColor="text1"/>
          <w:sz w:val="22"/>
          <w:rPrChange w:id="18" w:author="Yuting Wang" w:date="2026-02-11T11:33:00Z" w16du:dateUtc="2026-02-11T03:33:00Z">
            <w:rPr>
              <w:rFonts w:ascii="Arial" w:hAnsi="Arial" w:cs="Arial"/>
              <w:color w:val="000000" w:themeColor="text1"/>
              <w:sz w:val="22"/>
            </w:rPr>
          </w:rPrChange>
        </w:rPr>
        <w:t xml:space="preserve">, </w:t>
      </w:r>
      <w:r w:rsidR="00B84555" w:rsidRPr="003F084D">
        <w:rPr>
          <w:rFonts w:ascii="Times New Roman" w:hAnsi="Times New Roman" w:cs="Times New Roman"/>
          <w:color w:val="000000" w:themeColor="text1"/>
          <w:sz w:val="22"/>
          <w:rPrChange w:id="19" w:author="Yuting Wang" w:date="2026-02-11T11:33:00Z" w16du:dateUtc="2026-02-11T03:33:00Z">
            <w:rPr>
              <w:rFonts w:ascii="Arial" w:hAnsi="Arial" w:cs="Arial"/>
              <w:color w:val="000000" w:themeColor="text1"/>
              <w:sz w:val="22"/>
            </w:rPr>
          </w:rPrChange>
        </w:rPr>
        <w:t xml:space="preserve">Yuting Wang </w:t>
      </w:r>
      <w:r w:rsidR="00B84555" w:rsidRPr="003F084D">
        <w:rPr>
          <w:rFonts w:ascii="Times New Roman" w:hAnsi="Times New Roman" w:cs="Times New Roman"/>
          <w:color w:val="000000" w:themeColor="text1"/>
          <w:sz w:val="22"/>
          <w:vertAlign w:val="superscript"/>
          <w:rPrChange w:id="20" w:author="Yuting Wang" w:date="2026-02-11T11:33:00Z" w16du:dateUtc="2026-02-11T03:33:00Z">
            <w:rPr>
              <w:rFonts w:ascii="Arial" w:hAnsi="Arial" w:cs="Arial"/>
              <w:color w:val="000000" w:themeColor="text1"/>
              <w:sz w:val="22"/>
              <w:vertAlign w:val="superscript"/>
            </w:rPr>
          </w:rPrChange>
        </w:rPr>
        <w:t>1, 2</w:t>
      </w:r>
      <w:r w:rsidR="00B84555" w:rsidRPr="003F084D">
        <w:rPr>
          <w:rFonts w:ascii="Times New Roman" w:hAnsi="Times New Roman" w:cs="Times New Roman"/>
          <w:color w:val="000000" w:themeColor="text1"/>
          <w:sz w:val="22"/>
          <w:rPrChange w:id="21" w:author="Yuting Wang" w:date="2026-02-11T11:33:00Z" w16du:dateUtc="2026-02-11T03:33:00Z">
            <w:rPr>
              <w:rFonts w:ascii="Arial" w:hAnsi="Arial" w:cs="Arial"/>
              <w:color w:val="000000" w:themeColor="text1"/>
              <w:sz w:val="22"/>
            </w:rPr>
          </w:rPrChange>
        </w:rPr>
        <w:t xml:space="preserve">, </w:t>
      </w:r>
      <w:r w:rsidR="00CB44C5" w:rsidRPr="003F084D">
        <w:rPr>
          <w:rFonts w:ascii="Times New Roman" w:hAnsi="Times New Roman" w:cs="Times New Roman"/>
          <w:color w:val="000000" w:themeColor="text1"/>
          <w:sz w:val="22"/>
          <w:rPrChange w:id="22" w:author="Yuting Wang" w:date="2026-02-11T11:33:00Z" w16du:dateUtc="2026-02-11T03:33:00Z">
            <w:rPr>
              <w:rFonts w:ascii="Arial" w:hAnsi="Arial" w:cs="Arial"/>
              <w:color w:val="000000" w:themeColor="text1"/>
              <w:sz w:val="22"/>
            </w:rPr>
          </w:rPrChange>
        </w:rPr>
        <w:t>Y</w:t>
      </w:r>
      <w:r w:rsidRPr="003F084D">
        <w:rPr>
          <w:rFonts w:ascii="Times New Roman" w:hAnsi="Times New Roman" w:cs="Times New Roman"/>
          <w:color w:val="000000" w:themeColor="text1"/>
          <w:sz w:val="22"/>
          <w:rPrChange w:id="23" w:author="Yuting Wang" w:date="2026-02-11T11:33:00Z" w16du:dateUtc="2026-02-11T03:33:00Z">
            <w:rPr>
              <w:rFonts w:ascii="Arial" w:hAnsi="Arial" w:cs="Arial"/>
              <w:color w:val="000000" w:themeColor="text1"/>
              <w:sz w:val="22"/>
            </w:rPr>
          </w:rPrChange>
        </w:rPr>
        <w:t>ang</w:t>
      </w:r>
      <w:r w:rsidR="00053C8C" w:rsidRPr="003F084D">
        <w:rPr>
          <w:rFonts w:ascii="Times New Roman" w:hAnsi="Times New Roman" w:cs="Times New Roman"/>
          <w:color w:val="000000" w:themeColor="text1"/>
          <w:sz w:val="22"/>
          <w:rPrChange w:id="24" w:author="Yuting Wang" w:date="2026-02-11T11:33:00Z" w16du:dateUtc="2026-02-11T03:33:00Z">
            <w:rPr>
              <w:rFonts w:ascii="Arial" w:hAnsi="Arial" w:cs="Arial"/>
              <w:color w:val="000000" w:themeColor="text1"/>
              <w:sz w:val="22"/>
            </w:rPr>
          </w:rPrChange>
        </w:rPr>
        <w:t xml:space="preserve"> Y</w:t>
      </w:r>
      <w:r w:rsidRPr="003F084D">
        <w:rPr>
          <w:rFonts w:ascii="Times New Roman" w:hAnsi="Times New Roman" w:cs="Times New Roman"/>
          <w:color w:val="000000" w:themeColor="text1"/>
          <w:sz w:val="22"/>
          <w:rPrChange w:id="25" w:author="Yuting Wang" w:date="2026-02-11T11:33:00Z" w16du:dateUtc="2026-02-11T03:33:00Z">
            <w:rPr>
              <w:rFonts w:ascii="Arial" w:hAnsi="Arial" w:cs="Arial"/>
              <w:color w:val="000000" w:themeColor="text1"/>
              <w:sz w:val="22"/>
            </w:rPr>
          </w:rPrChange>
        </w:rPr>
        <w:t>ang</w:t>
      </w:r>
      <w:r w:rsidR="00602CC3" w:rsidRPr="003F084D">
        <w:rPr>
          <w:rFonts w:ascii="Times New Roman" w:hAnsi="Times New Roman" w:cs="Times New Roman"/>
          <w:color w:val="000000" w:themeColor="text1"/>
          <w:sz w:val="22"/>
          <w:rPrChange w:id="26" w:author="Yuting Wang" w:date="2026-02-11T11:33:00Z" w16du:dateUtc="2026-02-11T03:33:00Z">
            <w:rPr>
              <w:rFonts w:ascii="Arial" w:hAnsi="Arial" w:cs="Arial"/>
              <w:color w:val="000000" w:themeColor="text1"/>
              <w:sz w:val="22"/>
            </w:rPr>
          </w:rPrChange>
        </w:rPr>
        <w:t xml:space="preserve"> </w:t>
      </w:r>
      <w:r w:rsidR="00663049" w:rsidRPr="003F084D">
        <w:rPr>
          <w:rFonts w:ascii="Times New Roman" w:hAnsi="Times New Roman" w:cs="Times New Roman"/>
          <w:color w:val="000000" w:themeColor="text1"/>
          <w:sz w:val="22"/>
          <w:vertAlign w:val="superscript"/>
          <w:rPrChange w:id="27" w:author="Yuting Wang" w:date="2026-02-11T11:33:00Z" w16du:dateUtc="2026-02-11T03:33:00Z">
            <w:rPr>
              <w:rFonts w:ascii="Arial" w:hAnsi="Arial" w:cs="Arial"/>
              <w:color w:val="000000" w:themeColor="text1"/>
              <w:sz w:val="22"/>
              <w:vertAlign w:val="superscript"/>
            </w:rPr>
          </w:rPrChange>
        </w:rPr>
        <w:t>1, 2, *</w:t>
      </w:r>
    </w:p>
    <w:p w14:paraId="136539CE" w14:textId="77777777" w:rsidR="003977B0" w:rsidRPr="003F084D" w:rsidRDefault="003977B0" w:rsidP="00AA6524">
      <w:pPr>
        <w:spacing w:line="360" w:lineRule="auto"/>
        <w:rPr>
          <w:rFonts w:ascii="Times New Roman" w:hAnsi="Times New Roman" w:cs="Times New Roman"/>
          <w:color w:val="000000" w:themeColor="text1"/>
          <w:sz w:val="22"/>
          <w:rPrChange w:id="28" w:author="Yuting Wang" w:date="2026-02-11T11:33:00Z" w16du:dateUtc="2026-02-11T03:33:00Z">
            <w:rPr>
              <w:rFonts w:ascii="Arial" w:hAnsi="Arial" w:cs="Arial"/>
              <w:color w:val="000000" w:themeColor="text1"/>
              <w:sz w:val="22"/>
            </w:rPr>
          </w:rPrChange>
        </w:rPr>
      </w:pPr>
    </w:p>
    <w:p w14:paraId="1CFC0A3E" w14:textId="58C19094" w:rsidR="00663049" w:rsidRPr="003F084D" w:rsidRDefault="00AA6524" w:rsidP="00663049">
      <w:pPr>
        <w:spacing w:line="360" w:lineRule="auto"/>
        <w:rPr>
          <w:rFonts w:ascii="Times New Roman" w:hAnsi="Times New Roman" w:cs="Times New Roman" w:hint="eastAsia"/>
          <w:color w:val="000000" w:themeColor="text1"/>
          <w:kern w:val="0"/>
          <w:sz w:val="22"/>
          <w:rPrChange w:id="29" w:author="Yuting Wang" w:date="2026-02-11T11:33:00Z" w16du:dateUtc="2026-02-11T03:33:00Z">
            <w:rPr>
              <w:rFonts w:cs="Arial" w:hint="eastAsia"/>
              <w:color w:val="000000" w:themeColor="text1"/>
              <w:kern w:val="0"/>
              <w:sz w:val="22"/>
            </w:rPr>
          </w:rPrChange>
        </w:rPr>
      </w:pPr>
      <w:r w:rsidRPr="003F084D">
        <w:rPr>
          <w:rFonts w:ascii="Times New Roman" w:hAnsi="Times New Roman" w:cs="Times New Roman"/>
          <w:b/>
          <w:bCs/>
          <w:color w:val="000000" w:themeColor="text1"/>
          <w:sz w:val="24"/>
          <w:szCs w:val="24"/>
          <w:rPrChange w:id="30" w:author="Yuting Wang" w:date="2026-02-11T11:33:00Z" w16du:dateUtc="2026-02-11T03:33:00Z">
            <w:rPr>
              <w:rFonts w:ascii="Arial" w:hAnsi="Arial" w:cs="Arial"/>
              <w:b/>
              <w:bCs/>
              <w:color w:val="000000" w:themeColor="text1"/>
              <w:sz w:val="24"/>
              <w:szCs w:val="24"/>
            </w:rPr>
          </w:rPrChange>
        </w:rPr>
        <w:t>Affiliations</w:t>
      </w:r>
    </w:p>
    <w:p w14:paraId="33EEAAB1" w14:textId="7AA2F0F4" w:rsidR="00663049" w:rsidRPr="003F084D" w:rsidRDefault="00663049" w:rsidP="00663049">
      <w:pPr>
        <w:spacing w:line="360" w:lineRule="auto"/>
        <w:rPr>
          <w:rFonts w:ascii="Times New Roman" w:hAnsi="Times New Roman" w:cs="Times New Roman"/>
          <w:color w:val="000000" w:themeColor="text1"/>
          <w:kern w:val="0"/>
          <w:sz w:val="22"/>
          <w:rPrChange w:id="31" w:author="Yuting Wang" w:date="2026-02-11T11:33:00Z" w16du:dateUtc="2026-02-11T03:33:00Z">
            <w:rPr>
              <w:rFonts w:ascii="Arial" w:hAnsi="Arial" w:cs="Arial"/>
              <w:color w:val="000000" w:themeColor="text1"/>
              <w:kern w:val="0"/>
              <w:sz w:val="22"/>
            </w:rPr>
          </w:rPrChange>
        </w:rPr>
      </w:pPr>
      <w:r w:rsidRPr="003F084D">
        <w:rPr>
          <w:rFonts w:ascii="Times New Roman" w:hAnsi="Times New Roman" w:cs="Times New Roman"/>
          <w:color w:val="000000" w:themeColor="text1"/>
          <w:kern w:val="0"/>
          <w:sz w:val="22"/>
          <w:vertAlign w:val="superscript"/>
          <w:rPrChange w:id="32" w:author="Yuting Wang" w:date="2026-02-11T11:33:00Z" w16du:dateUtc="2026-02-11T03:33:00Z">
            <w:rPr>
              <w:rFonts w:ascii="Arial" w:hAnsi="Arial" w:cs="Arial"/>
              <w:color w:val="000000" w:themeColor="text1"/>
              <w:kern w:val="0"/>
              <w:sz w:val="22"/>
              <w:vertAlign w:val="superscript"/>
            </w:rPr>
          </w:rPrChange>
        </w:rPr>
        <w:t xml:space="preserve">1 </w:t>
      </w:r>
      <w:r w:rsidRPr="003F084D">
        <w:rPr>
          <w:rFonts w:ascii="Times New Roman" w:hAnsi="Times New Roman" w:cs="Times New Roman"/>
          <w:color w:val="000000" w:themeColor="text1"/>
          <w:kern w:val="0"/>
          <w:sz w:val="22"/>
          <w:rPrChange w:id="33" w:author="Yuting Wang" w:date="2026-02-11T11:33:00Z" w16du:dateUtc="2026-02-11T03:33:00Z">
            <w:rPr>
              <w:rFonts w:ascii="Arial" w:hAnsi="Arial" w:cs="Arial"/>
              <w:color w:val="000000" w:themeColor="text1"/>
              <w:kern w:val="0"/>
              <w:sz w:val="22"/>
            </w:rPr>
          </w:rPrChange>
        </w:rPr>
        <w:t xml:space="preserve">The Province and Ministry Co-sponsored Collaborative Innovation Center for Medical Epigenetics, </w:t>
      </w:r>
      <w:r w:rsidR="006E2C66" w:rsidRPr="003F084D">
        <w:rPr>
          <w:rFonts w:ascii="Times New Roman" w:eastAsia="宋体" w:hAnsi="Times New Roman" w:cs="Times New Roman"/>
          <w:color w:val="000000" w:themeColor="text1"/>
          <w:kern w:val="0"/>
          <w:sz w:val="22"/>
          <w:shd w:val="clear" w:color="auto" w:fill="FFFFFF"/>
          <w:rPrChange w:id="34" w:author="Yuting Wang" w:date="2026-02-11T11:33:00Z" w16du:dateUtc="2026-02-11T03:33:00Z">
            <w:rPr>
              <w:rFonts w:ascii="Arial" w:eastAsia="宋体" w:hAnsi="Arial" w:cs="Arial"/>
              <w:color w:val="000000" w:themeColor="text1"/>
              <w:kern w:val="0"/>
              <w:sz w:val="22"/>
              <w:shd w:val="clear" w:color="auto" w:fill="FFFFFF"/>
            </w:rPr>
          </w:rPrChange>
        </w:rPr>
        <w:t>State Key Laboratory of Experimental Hematology,</w:t>
      </w:r>
      <w:r w:rsidR="006E2C66" w:rsidRPr="003F084D">
        <w:rPr>
          <w:rFonts w:ascii="Times New Roman" w:hAnsi="Times New Roman" w:cs="Times New Roman"/>
          <w:color w:val="000000" w:themeColor="text1"/>
          <w:kern w:val="0"/>
          <w:sz w:val="22"/>
          <w:rPrChange w:id="35" w:author="Yuting Wang" w:date="2026-02-11T11:33:00Z" w16du:dateUtc="2026-02-11T03:33:00Z">
            <w:rPr>
              <w:rFonts w:ascii="Arial" w:hAnsi="Arial" w:cs="Arial"/>
              <w:color w:val="000000" w:themeColor="text1"/>
              <w:kern w:val="0"/>
              <w:sz w:val="22"/>
            </w:rPr>
          </w:rPrChange>
        </w:rPr>
        <w:t xml:space="preserve"> </w:t>
      </w:r>
      <w:r w:rsidRPr="003F084D">
        <w:rPr>
          <w:rFonts w:ascii="Times New Roman" w:hAnsi="Times New Roman" w:cs="Times New Roman"/>
          <w:color w:val="000000" w:themeColor="text1"/>
          <w:kern w:val="0"/>
          <w:sz w:val="22"/>
          <w:rPrChange w:id="36" w:author="Yuting Wang" w:date="2026-02-11T11:33:00Z" w16du:dateUtc="2026-02-11T03:33:00Z">
            <w:rPr>
              <w:rFonts w:ascii="Arial" w:hAnsi="Arial" w:cs="Arial"/>
              <w:color w:val="000000" w:themeColor="text1"/>
              <w:kern w:val="0"/>
              <w:sz w:val="22"/>
            </w:rPr>
          </w:rPrChange>
        </w:rPr>
        <w:t>Tianjin Key Laboratory of Inflammatory Biology, Department of Bioinformatics, School of Basic Medical Sciences, Tianjin Medical University, Tianjin</w:t>
      </w:r>
      <w:ins w:id="37" w:author="Yuting Wang" w:date="2026-02-09T17:30:00Z" w16du:dateUtc="2026-02-09T09:30:00Z">
        <w:r w:rsidR="00F55D27" w:rsidRPr="003F084D">
          <w:rPr>
            <w:rFonts w:ascii="Times New Roman" w:hAnsi="Times New Roman" w:cs="Times New Roman"/>
            <w:color w:val="000000" w:themeColor="text1"/>
            <w:kern w:val="0"/>
            <w:sz w:val="22"/>
            <w:rPrChange w:id="38" w:author="Yuting Wang" w:date="2026-02-11T11:33:00Z" w16du:dateUtc="2026-02-11T03:33:00Z">
              <w:rPr>
                <w:rFonts w:ascii="Arial" w:hAnsi="Arial" w:cs="Arial"/>
                <w:color w:val="000000" w:themeColor="text1"/>
                <w:kern w:val="0"/>
                <w:sz w:val="22"/>
              </w:rPr>
            </w:rPrChange>
          </w:rPr>
          <w:t xml:space="preserve"> 30070</w:t>
        </w:r>
      </w:ins>
      <w:r w:rsidRPr="003F084D">
        <w:rPr>
          <w:rFonts w:ascii="Times New Roman" w:hAnsi="Times New Roman" w:cs="Times New Roman"/>
          <w:color w:val="000000" w:themeColor="text1"/>
          <w:kern w:val="0"/>
          <w:sz w:val="22"/>
          <w:rPrChange w:id="39" w:author="Yuting Wang" w:date="2026-02-11T11:33:00Z" w16du:dateUtc="2026-02-11T03:33:00Z">
            <w:rPr>
              <w:rFonts w:ascii="Arial" w:hAnsi="Arial" w:cs="Arial"/>
              <w:color w:val="000000" w:themeColor="text1"/>
              <w:kern w:val="0"/>
              <w:sz w:val="22"/>
            </w:rPr>
          </w:rPrChange>
        </w:rPr>
        <w:t>, China.</w:t>
      </w:r>
    </w:p>
    <w:p w14:paraId="28E394FA" w14:textId="2768E8DC" w:rsidR="00AC5CB5" w:rsidRPr="003F084D" w:rsidRDefault="00663049" w:rsidP="00AA6524">
      <w:pPr>
        <w:spacing w:line="360" w:lineRule="auto"/>
        <w:rPr>
          <w:rFonts w:ascii="Times New Roman" w:hAnsi="Times New Roman" w:cs="Times New Roman"/>
          <w:color w:val="000000" w:themeColor="text1"/>
          <w:sz w:val="22"/>
          <w:rPrChange w:id="40" w:author="Yuting Wang" w:date="2026-02-11T11:33:00Z" w16du:dateUtc="2026-02-11T03:33:00Z">
            <w:rPr>
              <w:rFonts w:ascii="Arial" w:hAnsi="Arial" w:cs="Arial"/>
              <w:color w:val="000000" w:themeColor="text1"/>
              <w:sz w:val="22"/>
            </w:rPr>
          </w:rPrChange>
        </w:rPr>
      </w:pPr>
      <w:r w:rsidRPr="003F084D">
        <w:rPr>
          <w:rFonts w:ascii="Times New Roman" w:hAnsi="Times New Roman" w:cs="Times New Roman"/>
          <w:color w:val="000000" w:themeColor="text1"/>
          <w:sz w:val="22"/>
          <w:vertAlign w:val="superscript"/>
          <w:rPrChange w:id="41" w:author="Yuting Wang" w:date="2026-02-11T11:33:00Z" w16du:dateUtc="2026-02-11T03:33:00Z">
            <w:rPr>
              <w:rFonts w:ascii="Arial" w:hAnsi="Arial" w:cs="Arial"/>
              <w:color w:val="000000" w:themeColor="text1"/>
              <w:sz w:val="22"/>
              <w:vertAlign w:val="superscript"/>
            </w:rPr>
          </w:rPrChange>
        </w:rPr>
        <w:t>2</w:t>
      </w:r>
      <w:r w:rsidRPr="003F084D">
        <w:rPr>
          <w:rFonts w:ascii="Times New Roman" w:hAnsi="Times New Roman" w:cs="Times New Roman"/>
          <w:color w:val="000000" w:themeColor="text1"/>
          <w:sz w:val="22"/>
          <w:rPrChange w:id="42" w:author="Yuting Wang" w:date="2026-02-11T11:33:00Z" w16du:dateUtc="2026-02-11T03:33:00Z">
            <w:rPr>
              <w:rFonts w:ascii="Arial" w:hAnsi="Arial" w:cs="Arial"/>
              <w:color w:val="000000" w:themeColor="text1"/>
              <w:sz w:val="22"/>
            </w:rPr>
          </w:rPrChange>
        </w:rPr>
        <w:t xml:space="preserve"> Department of Pharmacology, School of Basic Medical Sciences, Tianjin Medical University, Tianjin</w:t>
      </w:r>
      <w:ins w:id="43" w:author="Yuting Wang" w:date="2026-02-09T17:30:00Z" w16du:dateUtc="2026-02-09T09:30:00Z">
        <w:r w:rsidR="00F55D27" w:rsidRPr="003F084D">
          <w:rPr>
            <w:rFonts w:ascii="Times New Roman" w:hAnsi="Times New Roman" w:cs="Times New Roman"/>
            <w:color w:val="000000" w:themeColor="text1"/>
            <w:sz w:val="22"/>
            <w:rPrChange w:id="44" w:author="Yuting Wang" w:date="2026-02-11T11:33:00Z" w16du:dateUtc="2026-02-11T03:33:00Z">
              <w:rPr>
                <w:rFonts w:ascii="Arial" w:hAnsi="Arial" w:cs="Arial"/>
                <w:color w:val="000000" w:themeColor="text1"/>
                <w:sz w:val="22"/>
              </w:rPr>
            </w:rPrChange>
          </w:rPr>
          <w:t xml:space="preserve"> </w:t>
        </w:r>
      </w:ins>
      <w:ins w:id="45" w:author="Yuting Wang" w:date="2026-02-09T17:31:00Z" w16du:dateUtc="2026-02-09T09:31:00Z">
        <w:r w:rsidR="00F55D27" w:rsidRPr="003F084D">
          <w:rPr>
            <w:rFonts w:ascii="Times New Roman" w:hAnsi="Times New Roman" w:cs="Times New Roman"/>
            <w:color w:val="000000" w:themeColor="text1"/>
            <w:sz w:val="22"/>
            <w:rPrChange w:id="46" w:author="Yuting Wang" w:date="2026-02-11T11:33:00Z" w16du:dateUtc="2026-02-11T03:33:00Z">
              <w:rPr>
                <w:rFonts w:ascii="Arial" w:hAnsi="Arial" w:cs="Arial"/>
                <w:color w:val="000000" w:themeColor="text1"/>
                <w:sz w:val="22"/>
              </w:rPr>
            </w:rPrChange>
          </w:rPr>
          <w:t>30070</w:t>
        </w:r>
      </w:ins>
      <w:r w:rsidRPr="003F084D">
        <w:rPr>
          <w:rFonts w:ascii="Times New Roman" w:hAnsi="Times New Roman" w:cs="Times New Roman"/>
          <w:color w:val="000000" w:themeColor="text1"/>
          <w:sz w:val="22"/>
          <w:rPrChange w:id="47" w:author="Yuting Wang" w:date="2026-02-11T11:33:00Z" w16du:dateUtc="2026-02-11T03:33:00Z">
            <w:rPr>
              <w:rFonts w:ascii="Arial" w:hAnsi="Arial" w:cs="Arial"/>
              <w:color w:val="000000" w:themeColor="text1"/>
              <w:sz w:val="22"/>
            </w:rPr>
          </w:rPrChange>
        </w:rPr>
        <w:t>, Chin</w:t>
      </w:r>
      <w:r w:rsidR="00AC79D9" w:rsidRPr="003F084D">
        <w:rPr>
          <w:rFonts w:ascii="Times New Roman" w:hAnsi="Times New Roman" w:cs="Times New Roman"/>
          <w:color w:val="000000" w:themeColor="text1"/>
          <w:sz w:val="22"/>
          <w:rPrChange w:id="48" w:author="Yuting Wang" w:date="2026-02-11T11:33:00Z" w16du:dateUtc="2026-02-11T03:33:00Z">
            <w:rPr>
              <w:rFonts w:ascii="Arial" w:hAnsi="Arial" w:cs="Arial"/>
              <w:color w:val="000000" w:themeColor="text1"/>
              <w:sz w:val="22"/>
            </w:rPr>
          </w:rPrChange>
        </w:rPr>
        <w:t>a.</w:t>
      </w:r>
    </w:p>
    <w:p w14:paraId="1C1C44F2" w14:textId="77777777" w:rsidR="00AC79D9" w:rsidRPr="00A5474A" w:rsidRDefault="00AC79D9" w:rsidP="00AA6524">
      <w:pPr>
        <w:spacing w:line="360" w:lineRule="auto"/>
        <w:rPr>
          <w:rFonts w:ascii="Times New Roman" w:hAnsi="Times New Roman" w:cs="Times New Roman"/>
          <w:color w:val="000000" w:themeColor="text1"/>
          <w:sz w:val="22"/>
          <w:rPrChange w:id="49" w:author="嘏 吴" w:date="2026-03-29T21:16:00Z" w16du:dateUtc="2026-03-29T13:16:00Z">
            <w:rPr>
              <w:rFonts w:ascii="Arial" w:hAnsi="Arial" w:cs="Arial"/>
              <w:color w:val="000000" w:themeColor="text1"/>
              <w:sz w:val="22"/>
            </w:rPr>
          </w:rPrChange>
        </w:rPr>
      </w:pPr>
    </w:p>
    <w:p w14:paraId="13ADFE93" w14:textId="77777777" w:rsidR="00663049" w:rsidRPr="003F084D" w:rsidRDefault="00663049" w:rsidP="00AA6524">
      <w:pPr>
        <w:spacing w:line="360" w:lineRule="auto"/>
        <w:rPr>
          <w:rFonts w:ascii="Times New Roman" w:hAnsi="Times New Roman" w:cs="Times New Roman"/>
          <w:b/>
          <w:bCs/>
          <w:color w:val="000000" w:themeColor="text1"/>
          <w:sz w:val="22"/>
          <w:rPrChange w:id="50" w:author="Yuting Wang" w:date="2026-02-11T11:33:00Z" w16du:dateUtc="2026-02-11T03:33:00Z">
            <w:rPr>
              <w:rFonts w:ascii="Arial" w:hAnsi="Arial" w:cs="Arial"/>
              <w:b/>
              <w:bCs/>
              <w:color w:val="000000" w:themeColor="text1"/>
              <w:sz w:val="22"/>
            </w:rPr>
          </w:rPrChange>
        </w:rPr>
      </w:pPr>
    </w:p>
    <w:p w14:paraId="080B08E1" w14:textId="77777777" w:rsidR="00AA6524" w:rsidRPr="003F084D" w:rsidRDefault="00AA6524" w:rsidP="00AA6524">
      <w:pPr>
        <w:spacing w:line="360" w:lineRule="auto"/>
        <w:rPr>
          <w:rFonts w:ascii="Times New Roman" w:hAnsi="Times New Roman" w:cs="Times New Roman"/>
          <w:b/>
          <w:bCs/>
          <w:color w:val="000000" w:themeColor="text1"/>
          <w:sz w:val="22"/>
          <w:rPrChange w:id="51" w:author="Yuting Wang" w:date="2026-02-11T11:33:00Z" w16du:dateUtc="2026-02-11T03:33:00Z">
            <w:rPr>
              <w:rFonts w:ascii="Arial" w:hAnsi="Arial" w:cs="Arial"/>
              <w:b/>
              <w:bCs/>
              <w:color w:val="000000" w:themeColor="text1"/>
              <w:sz w:val="22"/>
            </w:rPr>
          </w:rPrChange>
        </w:rPr>
      </w:pPr>
    </w:p>
    <w:p w14:paraId="363C4A8E" w14:textId="7C50C87E" w:rsidR="00AA6524" w:rsidRPr="003F084D" w:rsidRDefault="00AA6524" w:rsidP="00663049">
      <w:pPr>
        <w:spacing w:line="360" w:lineRule="auto"/>
        <w:rPr>
          <w:rFonts w:ascii="Times New Roman" w:hAnsi="Times New Roman" w:cs="Times New Roman"/>
          <w:b/>
          <w:bCs/>
          <w:color w:val="000000" w:themeColor="text1"/>
          <w:sz w:val="24"/>
          <w:szCs w:val="24"/>
          <w:rPrChange w:id="52" w:author="Yuting Wang" w:date="2026-02-11T11:33:00Z" w16du:dateUtc="2026-02-11T03:33:00Z">
            <w:rPr>
              <w:rFonts w:ascii="Arial" w:hAnsi="Arial" w:cs="Arial"/>
              <w:b/>
              <w:bCs/>
              <w:color w:val="000000" w:themeColor="text1"/>
              <w:sz w:val="24"/>
              <w:szCs w:val="24"/>
            </w:rPr>
          </w:rPrChange>
        </w:rPr>
      </w:pPr>
      <w:r w:rsidRPr="003F084D">
        <w:rPr>
          <w:rFonts w:ascii="Times New Roman" w:hAnsi="Times New Roman" w:cs="Times New Roman"/>
          <w:b/>
          <w:bCs/>
          <w:color w:val="000000" w:themeColor="text1"/>
          <w:sz w:val="24"/>
          <w:szCs w:val="24"/>
          <w:rPrChange w:id="53" w:author="Yuting Wang" w:date="2026-02-11T11:33:00Z" w16du:dateUtc="2026-02-11T03:33:00Z">
            <w:rPr>
              <w:rFonts w:ascii="Arial" w:hAnsi="Arial" w:cs="Arial"/>
              <w:b/>
              <w:bCs/>
              <w:color w:val="000000" w:themeColor="text1"/>
              <w:sz w:val="24"/>
              <w:szCs w:val="24"/>
            </w:rPr>
          </w:rPrChange>
        </w:rPr>
        <w:t>Correspondence</w:t>
      </w:r>
    </w:p>
    <w:p w14:paraId="4A31D000" w14:textId="0B5464F3" w:rsidR="00AA6524" w:rsidRPr="003F084D" w:rsidRDefault="00663049" w:rsidP="00AA6524">
      <w:pPr>
        <w:spacing w:line="360" w:lineRule="auto"/>
        <w:rPr>
          <w:rFonts w:ascii="Times New Roman" w:hAnsi="Times New Roman" w:cs="Times New Roman"/>
          <w:color w:val="000000" w:themeColor="text1"/>
          <w:sz w:val="22"/>
          <w:rPrChange w:id="54" w:author="Yuting Wang" w:date="2026-02-11T11:33:00Z" w16du:dateUtc="2026-02-11T03:33:00Z">
            <w:rPr>
              <w:rFonts w:ascii="Arial" w:hAnsi="Arial" w:cs="Arial"/>
              <w:color w:val="000000" w:themeColor="text1"/>
              <w:sz w:val="22"/>
            </w:rPr>
          </w:rPrChange>
        </w:rPr>
      </w:pPr>
      <w:r w:rsidRPr="003F084D">
        <w:rPr>
          <w:rFonts w:ascii="Times New Roman" w:hAnsi="Times New Roman" w:cs="Times New Roman"/>
          <w:color w:val="000000" w:themeColor="text1"/>
          <w:sz w:val="22"/>
          <w:rPrChange w:id="55" w:author="Yuting Wang" w:date="2026-02-11T11:33:00Z" w16du:dateUtc="2026-02-11T03:33:00Z">
            <w:rPr>
              <w:rFonts w:ascii="Arial" w:hAnsi="Arial" w:cs="Arial"/>
              <w:color w:val="000000" w:themeColor="text1"/>
              <w:sz w:val="22"/>
            </w:rPr>
          </w:rPrChange>
        </w:rPr>
        <w:t>Yang Yang (yy@tmu.edu.cn)</w:t>
      </w:r>
    </w:p>
    <w:p w14:paraId="0EF96BEF" w14:textId="77777777" w:rsidR="00AA6524" w:rsidRPr="003F084D" w:rsidRDefault="00AA6524" w:rsidP="00AA6524">
      <w:pPr>
        <w:spacing w:line="360" w:lineRule="auto"/>
        <w:rPr>
          <w:rFonts w:ascii="Times New Roman" w:hAnsi="Times New Roman" w:cs="Times New Roman"/>
          <w:b/>
          <w:bCs/>
          <w:color w:val="000000" w:themeColor="text1"/>
          <w:sz w:val="22"/>
          <w:rPrChange w:id="56" w:author="Yuting Wang" w:date="2026-02-11T11:33:00Z" w16du:dateUtc="2026-02-11T03:33:00Z">
            <w:rPr>
              <w:rFonts w:ascii="Arial" w:hAnsi="Arial" w:cs="Arial"/>
              <w:b/>
              <w:bCs/>
              <w:color w:val="000000" w:themeColor="text1"/>
              <w:sz w:val="22"/>
            </w:rPr>
          </w:rPrChange>
        </w:rPr>
      </w:pPr>
    </w:p>
    <w:p w14:paraId="6DBC2942" w14:textId="6687BA57" w:rsidR="00AA6524" w:rsidRPr="003F084D" w:rsidRDefault="00AA6524">
      <w:pPr>
        <w:widowControl/>
        <w:jc w:val="left"/>
        <w:rPr>
          <w:rFonts w:ascii="Times New Roman" w:hAnsi="Times New Roman" w:cs="Times New Roman"/>
          <w:b/>
          <w:bCs/>
          <w:color w:val="000000" w:themeColor="text1"/>
          <w:sz w:val="24"/>
          <w:szCs w:val="24"/>
          <w:rPrChange w:id="57" w:author="Yuting Wang" w:date="2026-02-11T11:33:00Z" w16du:dateUtc="2026-02-11T03:33:00Z">
            <w:rPr>
              <w:rFonts w:ascii="Arial" w:hAnsi="Arial" w:cs="Arial"/>
              <w:b/>
              <w:bCs/>
              <w:color w:val="000000" w:themeColor="text1"/>
              <w:sz w:val="24"/>
              <w:szCs w:val="24"/>
            </w:rPr>
          </w:rPrChange>
        </w:rPr>
      </w:pPr>
      <w:r w:rsidRPr="003F084D">
        <w:rPr>
          <w:rFonts w:ascii="Times New Roman" w:hAnsi="Times New Roman" w:cs="Times New Roman"/>
          <w:b/>
          <w:bCs/>
          <w:color w:val="000000" w:themeColor="text1"/>
          <w:sz w:val="24"/>
          <w:szCs w:val="24"/>
          <w:rPrChange w:id="58" w:author="Yuting Wang" w:date="2026-02-11T11:33:00Z" w16du:dateUtc="2026-02-11T03:33:00Z">
            <w:rPr>
              <w:rFonts w:ascii="Arial" w:hAnsi="Arial" w:cs="Arial"/>
              <w:b/>
              <w:bCs/>
              <w:color w:val="000000" w:themeColor="text1"/>
              <w:sz w:val="24"/>
              <w:szCs w:val="24"/>
            </w:rPr>
          </w:rPrChange>
        </w:rPr>
        <w:br w:type="page"/>
      </w:r>
    </w:p>
    <w:p w14:paraId="00049512" w14:textId="3FE54355" w:rsidR="00AA6524" w:rsidRPr="003F084D" w:rsidRDefault="00AA6524" w:rsidP="00AA6524">
      <w:pPr>
        <w:spacing w:line="360" w:lineRule="auto"/>
        <w:rPr>
          <w:rFonts w:ascii="Times New Roman" w:hAnsi="Times New Roman" w:cs="Times New Roman"/>
          <w:b/>
          <w:bCs/>
          <w:color w:val="000000" w:themeColor="text1"/>
          <w:sz w:val="24"/>
          <w:szCs w:val="24"/>
          <w:rPrChange w:id="59" w:author="Yuting Wang" w:date="2026-02-11T11:33:00Z" w16du:dateUtc="2026-02-11T03:33:00Z">
            <w:rPr>
              <w:rFonts w:ascii="Arial" w:hAnsi="Arial" w:cs="Arial"/>
              <w:b/>
              <w:bCs/>
              <w:color w:val="000000" w:themeColor="text1"/>
              <w:sz w:val="24"/>
              <w:szCs w:val="24"/>
            </w:rPr>
          </w:rPrChange>
        </w:rPr>
      </w:pPr>
      <w:r w:rsidRPr="003F084D">
        <w:rPr>
          <w:rFonts w:ascii="Times New Roman" w:hAnsi="Times New Roman" w:cs="Times New Roman"/>
          <w:b/>
          <w:bCs/>
          <w:color w:val="000000" w:themeColor="text1"/>
          <w:sz w:val="24"/>
          <w:szCs w:val="24"/>
          <w:rPrChange w:id="60" w:author="Yuting Wang" w:date="2026-02-11T11:33:00Z" w16du:dateUtc="2026-02-11T03:33:00Z">
            <w:rPr>
              <w:rFonts w:ascii="Arial" w:hAnsi="Arial" w:cs="Arial"/>
              <w:b/>
              <w:bCs/>
              <w:color w:val="000000" w:themeColor="text1"/>
              <w:sz w:val="24"/>
              <w:szCs w:val="24"/>
            </w:rPr>
          </w:rPrChange>
        </w:rPr>
        <w:lastRenderedPageBreak/>
        <w:t>Abstract</w:t>
      </w:r>
    </w:p>
    <w:p w14:paraId="60FFD4EE" w14:textId="3957EE0E" w:rsidR="002848DF" w:rsidRPr="003F084D" w:rsidRDefault="002848DF" w:rsidP="002848DF">
      <w:pPr>
        <w:spacing w:line="360" w:lineRule="auto"/>
        <w:rPr>
          <w:rFonts w:ascii="Times New Roman" w:hAnsi="Times New Roman" w:cs="Times New Roman"/>
          <w:color w:val="000000" w:themeColor="text1"/>
          <w:sz w:val="22"/>
          <w:rPrChange w:id="61" w:author="Yuting Wang" w:date="2026-02-11T11:33:00Z" w16du:dateUtc="2026-02-11T03:33:00Z">
            <w:rPr>
              <w:rFonts w:ascii="Arial" w:hAnsi="Arial" w:cs="Arial"/>
              <w:color w:val="000000" w:themeColor="text1"/>
              <w:sz w:val="22"/>
            </w:rPr>
          </w:rPrChange>
        </w:rPr>
      </w:pPr>
      <w:r w:rsidRPr="003F084D">
        <w:rPr>
          <w:rFonts w:ascii="Times New Roman" w:hAnsi="Times New Roman" w:cs="Times New Roman"/>
          <w:color w:val="000000" w:themeColor="text1"/>
          <w:sz w:val="22"/>
          <w:rPrChange w:id="62" w:author="Yuting Wang" w:date="2026-02-11T11:33:00Z" w16du:dateUtc="2026-02-11T03:33:00Z">
            <w:rPr>
              <w:rFonts w:ascii="Arial" w:hAnsi="Arial" w:cs="Arial"/>
              <w:color w:val="000000" w:themeColor="text1"/>
              <w:sz w:val="22"/>
            </w:rPr>
          </w:rPrChange>
        </w:rPr>
        <w:t>Accurate prediction of peptide binding to human leukocyte antigen class I (HLA-I) molecules is critical for advancing immunological research, particularly in vaccine design and immunotherapy. However, limitations in model performance, interpretability, and dataset quality impede the widespread adoption of existing predictive tools. Here, we present a comprehensive evaluation of 17 HLA-I peptide binding prediction models, utilizing a meticulously curated dataset comprising over 290,000 peptides spanning 44 HLA-I alleles. We assessed model accuracy, robustness, and interpretability, employing explainability techniques such as SHAP</w:t>
      </w:r>
      <w:ins w:id="63" w:author="Yuting Wang" w:date="2026-02-09T17:33:00Z" w16du:dateUtc="2026-02-09T09:33:00Z">
        <w:r w:rsidR="00F55D27" w:rsidRPr="003F084D">
          <w:rPr>
            <w:rFonts w:ascii="Times New Roman" w:hAnsi="Times New Roman" w:cs="Times New Roman"/>
            <w:color w:val="000000" w:themeColor="text1"/>
            <w:sz w:val="22"/>
            <w:rPrChange w:id="64" w:author="Yuting Wang" w:date="2026-02-11T11:33:00Z" w16du:dateUtc="2026-02-11T03:33:00Z">
              <w:rPr>
                <w:rFonts w:ascii="Arial" w:hAnsi="Arial" w:cs="Arial"/>
                <w:color w:val="000000" w:themeColor="text1"/>
                <w:sz w:val="22"/>
              </w:rPr>
            </w:rPrChange>
          </w:rPr>
          <w:t xml:space="preserve"> (shapely additive explanations)</w:t>
        </w:r>
      </w:ins>
      <w:r w:rsidRPr="003F084D">
        <w:rPr>
          <w:rFonts w:ascii="Times New Roman" w:hAnsi="Times New Roman" w:cs="Times New Roman"/>
          <w:color w:val="000000" w:themeColor="text1"/>
          <w:sz w:val="22"/>
          <w:rPrChange w:id="65" w:author="Yuting Wang" w:date="2026-02-11T11:33:00Z" w16du:dateUtc="2026-02-11T03:33:00Z">
            <w:rPr>
              <w:rFonts w:ascii="Arial" w:hAnsi="Arial" w:cs="Arial"/>
              <w:color w:val="000000" w:themeColor="text1"/>
              <w:sz w:val="22"/>
            </w:rPr>
          </w:rPrChange>
        </w:rPr>
        <w:t xml:space="preserve"> and LIME</w:t>
      </w:r>
      <w:ins w:id="66" w:author="Yuting Wang" w:date="2026-02-09T17:33:00Z" w16du:dateUtc="2026-02-09T09:33:00Z">
        <w:r w:rsidR="00F55D27" w:rsidRPr="003F084D">
          <w:rPr>
            <w:rFonts w:ascii="Times New Roman" w:hAnsi="Times New Roman" w:cs="Times New Roman"/>
            <w:color w:val="000000" w:themeColor="text1"/>
            <w:sz w:val="22"/>
            <w:rPrChange w:id="67" w:author="Yuting Wang" w:date="2026-02-11T11:33:00Z" w16du:dateUtc="2026-02-11T03:33:00Z">
              <w:rPr>
                <w:rFonts w:ascii="Arial" w:hAnsi="Arial" w:cs="Arial"/>
                <w:color w:val="000000" w:themeColor="text1"/>
                <w:sz w:val="22"/>
              </w:rPr>
            </w:rPrChange>
          </w:rPr>
          <w:t xml:space="preserve"> (locally interpretable model-agnostic explanations)</w:t>
        </w:r>
      </w:ins>
      <w:r w:rsidRPr="003F084D">
        <w:rPr>
          <w:rFonts w:ascii="Times New Roman" w:hAnsi="Times New Roman" w:cs="Times New Roman"/>
          <w:color w:val="000000" w:themeColor="text1"/>
          <w:sz w:val="22"/>
          <w:rPrChange w:id="68" w:author="Yuting Wang" w:date="2026-02-11T11:33:00Z" w16du:dateUtc="2026-02-11T03:33:00Z">
            <w:rPr>
              <w:rFonts w:ascii="Arial" w:hAnsi="Arial" w:cs="Arial"/>
              <w:color w:val="000000" w:themeColor="text1"/>
              <w:sz w:val="22"/>
            </w:rPr>
          </w:rPrChange>
        </w:rPr>
        <w:t xml:space="preserve"> to elucidate underlying prediction mechanisms. Our results reveal substantial performance disparities, with self-attention-based models, including STMHCpan and BigMHC, exhibiting superior accuracy. Notably, the capsule network model CapsNet-MHC_AN demonstrated </w:t>
      </w:r>
      <w:ins w:id="69" w:author="Yuting Wang" w:date="2026-02-09T17:33:00Z" w16du:dateUtc="2026-02-09T09:33:00Z">
        <w:r w:rsidR="00F55D27" w:rsidRPr="003F084D">
          <w:rPr>
            <w:rFonts w:ascii="Times New Roman" w:hAnsi="Times New Roman" w:cs="Times New Roman"/>
            <w:color w:val="000000" w:themeColor="text1"/>
            <w:sz w:val="22"/>
            <w:rPrChange w:id="70" w:author="Yuting Wang" w:date="2026-02-11T11:33:00Z" w16du:dateUtc="2026-02-11T03:33:00Z">
              <w:rPr>
                <w:rFonts w:ascii="Arial" w:hAnsi="Arial" w:cs="Arial"/>
                <w:color w:val="000000" w:themeColor="text1"/>
                <w:sz w:val="22"/>
              </w:rPr>
            </w:rPrChange>
          </w:rPr>
          <w:t>robust</w:t>
        </w:r>
        <w:r w:rsidR="00F55D27" w:rsidRPr="003F084D" w:rsidDel="00F55D27">
          <w:rPr>
            <w:rFonts w:ascii="Times New Roman" w:hAnsi="Times New Roman" w:cs="Times New Roman"/>
            <w:color w:val="000000" w:themeColor="text1"/>
            <w:sz w:val="22"/>
            <w:rPrChange w:id="71" w:author="Yuting Wang" w:date="2026-02-11T11:33:00Z" w16du:dateUtc="2026-02-11T03:33:00Z">
              <w:rPr>
                <w:rFonts w:ascii="Arial" w:hAnsi="Arial" w:cs="Arial"/>
                <w:color w:val="000000" w:themeColor="text1"/>
                <w:sz w:val="22"/>
              </w:rPr>
            </w:rPrChange>
          </w:rPr>
          <w:t xml:space="preserve"> </w:t>
        </w:r>
      </w:ins>
      <w:del w:id="72" w:author="Yuting Wang" w:date="2026-02-09T17:32:00Z" w16du:dateUtc="2026-02-09T09:32:00Z">
        <w:r w:rsidRPr="003F084D" w:rsidDel="00F55D27">
          <w:rPr>
            <w:rFonts w:ascii="Times New Roman" w:hAnsi="Times New Roman" w:cs="Times New Roman"/>
            <w:color w:val="000000" w:themeColor="text1"/>
            <w:sz w:val="22"/>
            <w:rPrChange w:id="73" w:author="Yuting Wang" w:date="2026-02-11T11:33:00Z" w16du:dateUtc="2026-02-11T03:33:00Z">
              <w:rPr>
                <w:rFonts w:ascii="Arial" w:hAnsi="Arial" w:cs="Arial"/>
                <w:color w:val="000000" w:themeColor="text1"/>
                <w:sz w:val="22"/>
              </w:rPr>
            </w:rPrChange>
          </w:rPr>
          <w:delText xml:space="preserve">competitive </w:delText>
        </w:r>
      </w:del>
      <w:r w:rsidRPr="003F084D">
        <w:rPr>
          <w:rFonts w:ascii="Times New Roman" w:hAnsi="Times New Roman" w:cs="Times New Roman"/>
          <w:color w:val="000000" w:themeColor="text1"/>
          <w:sz w:val="22"/>
          <w:rPrChange w:id="74" w:author="Yuting Wang" w:date="2026-02-11T11:33:00Z" w16du:dateUtc="2026-02-11T03:33:00Z">
            <w:rPr>
              <w:rFonts w:ascii="Arial" w:hAnsi="Arial" w:cs="Arial"/>
              <w:color w:val="000000" w:themeColor="text1"/>
              <w:sz w:val="22"/>
            </w:rPr>
          </w:rPrChange>
        </w:rPr>
        <w:t>performance. Models trained on eluted ligand datasets outperformed those relying on binding affinity data, underscoring the critical role of high-quality training data. Ensemble and multi-algorithm approaches further improved prediction reliability. These findings highlight the need for ongoing innovation in model architecture, integration of diverse and high-quality datasets, and incorporation of structural predictors to develop more accurate, interpretable, and clinically applicable HLA-I peptide binding prediction tools.</w:t>
      </w:r>
    </w:p>
    <w:p w14:paraId="5A2E9729" w14:textId="77777777" w:rsidR="00053C8C" w:rsidRPr="003F084D" w:rsidRDefault="00053C8C" w:rsidP="00AA6524">
      <w:pPr>
        <w:spacing w:line="360" w:lineRule="auto"/>
        <w:rPr>
          <w:rFonts w:ascii="Times New Roman" w:hAnsi="Times New Roman" w:cs="Times New Roman"/>
          <w:color w:val="000000" w:themeColor="text1"/>
          <w:sz w:val="22"/>
          <w:rPrChange w:id="75" w:author="Yuting Wang" w:date="2026-02-11T11:33:00Z" w16du:dateUtc="2026-02-11T03:33:00Z">
            <w:rPr>
              <w:rFonts w:ascii="Arial" w:hAnsi="Arial" w:cs="Arial"/>
              <w:color w:val="000000" w:themeColor="text1"/>
              <w:sz w:val="22"/>
            </w:rPr>
          </w:rPrChange>
        </w:rPr>
      </w:pPr>
    </w:p>
    <w:p w14:paraId="7E357327" w14:textId="77777777" w:rsidR="005C3BAE" w:rsidRPr="003F084D" w:rsidRDefault="005C3BAE" w:rsidP="00AA6524">
      <w:pPr>
        <w:spacing w:line="360" w:lineRule="auto"/>
        <w:rPr>
          <w:rFonts w:ascii="Times New Roman" w:hAnsi="Times New Roman" w:cs="Times New Roman"/>
          <w:color w:val="000000" w:themeColor="text1"/>
          <w:sz w:val="22"/>
          <w:rPrChange w:id="76" w:author="Yuting Wang" w:date="2026-02-11T11:33:00Z" w16du:dateUtc="2026-02-11T03:33:00Z">
            <w:rPr>
              <w:rFonts w:ascii="Arial" w:hAnsi="Arial" w:cs="Arial"/>
              <w:color w:val="000000" w:themeColor="text1"/>
              <w:sz w:val="22"/>
            </w:rPr>
          </w:rPrChange>
        </w:rPr>
      </w:pPr>
    </w:p>
    <w:p w14:paraId="1A0F782C" w14:textId="77777777" w:rsidR="005C3BAE" w:rsidRPr="003F084D" w:rsidRDefault="005C3BAE" w:rsidP="00AA6524">
      <w:pPr>
        <w:spacing w:line="360" w:lineRule="auto"/>
        <w:rPr>
          <w:rFonts w:ascii="Times New Roman" w:hAnsi="Times New Roman" w:cs="Times New Roman"/>
          <w:b/>
          <w:bCs/>
          <w:color w:val="000000" w:themeColor="text1"/>
          <w:sz w:val="24"/>
          <w:szCs w:val="24"/>
          <w:rPrChange w:id="77" w:author="Yuting Wang" w:date="2026-02-11T11:33:00Z" w16du:dateUtc="2026-02-11T03:33:00Z">
            <w:rPr>
              <w:rFonts w:ascii="Arial" w:hAnsi="Arial" w:cs="Arial"/>
              <w:b/>
              <w:bCs/>
              <w:color w:val="000000" w:themeColor="text1"/>
              <w:sz w:val="24"/>
              <w:szCs w:val="24"/>
            </w:rPr>
          </w:rPrChange>
        </w:rPr>
      </w:pPr>
    </w:p>
    <w:p w14:paraId="7C42DED1" w14:textId="779A398D" w:rsidR="00AA6524" w:rsidRPr="003F084D" w:rsidRDefault="00AA6524" w:rsidP="00AA6524">
      <w:pPr>
        <w:spacing w:line="360" w:lineRule="auto"/>
        <w:rPr>
          <w:rFonts w:ascii="Times New Roman" w:hAnsi="Times New Roman" w:cs="Times New Roman"/>
          <w:b/>
          <w:bCs/>
          <w:color w:val="000000" w:themeColor="text1"/>
          <w:sz w:val="24"/>
          <w:szCs w:val="24"/>
          <w:rPrChange w:id="78" w:author="Yuting Wang" w:date="2026-02-11T11:33:00Z" w16du:dateUtc="2026-02-11T03:33:00Z">
            <w:rPr>
              <w:rFonts w:ascii="Arial" w:hAnsi="Arial" w:cs="Arial"/>
              <w:b/>
              <w:bCs/>
              <w:color w:val="000000" w:themeColor="text1"/>
              <w:sz w:val="24"/>
              <w:szCs w:val="24"/>
            </w:rPr>
          </w:rPrChange>
        </w:rPr>
      </w:pPr>
      <w:r w:rsidRPr="003F084D">
        <w:rPr>
          <w:rFonts w:ascii="Times New Roman" w:hAnsi="Times New Roman" w:cs="Times New Roman"/>
          <w:b/>
          <w:bCs/>
          <w:color w:val="000000" w:themeColor="text1"/>
          <w:sz w:val="24"/>
          <w:szCs w:val="24"/>
          <w:rPrChange w:id="79" w:author="Yuting Wang" w:date="2026-02-11T11:33:00Z" w16du:dateUtc="2026-02-11T03:33:00Z">
            <w:rPr>
              <w:rFonts w:ascii="Arial" w:hAnsi="Arial" w:cs="Arial"/>
              <w:b/>
              <w:bCs/>
              <w:color w:val="000000" w:themeColor="text1"/>
              <w:sz w:val="24"/>
              <w:szCs w:val="24"/>
            </w:rPr>
          </w:rPrChange>
        </w:rPr>
        <w:t>Keywords</w:t>
      </w:r>
      <w:r w:rsidR="002C570D" w:rsidRPr="003F084D">
        <w:rPr>
          <w:rFonts w:ascii="Times New Roman" w:hAnsi="Times New Roman" w:cs="Times New Roman"/>
          <w:b/>
          <w:bCs/>
          <w:color w:val="000000" w:themeColor="text1"/>
          <w:sz w:val="24"/>
          <w:szCs w:val="24"/>
          <w:rPrChange w:id="80" w:author="Yuting Wang" w:date="2026-02-11T11:33:00Z" w16du:dateUtc="2026-02-11T03:33:00Z">
            <w:rPr>
              <w:rFonts w:ascii="Arial" w:hAnsi="Arial" w:cs="Arial"/>
              <w:b/>
              <w:bCs/>
              <w:color w:val="000000" w:themeColor="text1"/>
              <w:sz w:val="24"/>
              <w:szCs w:val="24"/>
            </w:rPr>
          </w:rPrChange>
        </w:rPr>
        <w:t>:</w:t>
      </w:r>
      <w:r w:rsidR="002C570D" w:rsidRPr="003F084D">
        <w:rPr>
          <w:rFonts w:ascii="Times New Roman" w:hAnsi="Times New Roman" w:cs="Times New Roman"/>
          <w:color w:val="000000" w:themeColor="text1"/>
          <w:sz w:val="22"/>
          <w:rPrChange w:id="81" w:author="Yuting Wang" w:date="2026-02-11T11:33:00Z" w16du:dateUtc="2026-02-11T03:33:00Z">
            <w:rPr>
              <w:rFonts w:ascii="Arial" w:hAnsi="Arial" w:cs="Arial"/>
              <w:color w:val="000000" w:themeColor="text1"/>
              <w:sz w:val="22"/>
            </w:rPr>
          </w:rPrChange>
        </w:rPr>
        <w:t xml:space="preserve"> </w:t>
      </w:r>
      <w:r w:rsidR="00D125B1" w:rsidRPr="003F084D">
        <w:rPr>
          <w:rFonts w:ascii="Times New Roman" w:hAnsi="Times New Roman" w:cs="Times New Roman"/>
          <w:color w:val="000000" w:themeColor="text1"/>
          <w:sz w:val="22"/>
          <w:rPrChange w:id="82" w:author="Yuting Wang" w:date="2026-02-11T11:33:00Z" w16du:dateUtc="2026-02-11T03:33:00Z">
            <w:rPr>
              <w:rFonts w:ascii="Arial" w:hAnsi="Arial" w:cs="Arial"/>
              <w:color w:val="000000" w:themeColor="text1"/>
              <w:sz w:val="22"/>
            </w:rPr>
          </w:rPrChange>
        </w:rPr>
        <w:t>HLA-I binding,</w:t>
      </w:r>
      <w:r w:rsidR="002C570D" w:rsidRPr="003F084D">
        <w:rPr>
          <w:rFonts w:ascii="Times New Roman" w:hAnsi="Times New Roman" w:cs="Times New Roman"/>
          <w:color w:val="000000" w:themeColor="text1"/>
          <w:sz w:val="22"/>
          <w:rPrChange w:id="83" w:author="Yuting Wang" w:date="2026-02-11T11:33:00Z" w16du:dateUtc="2026-02-11T03:33:00Z">
            <w:rPr>
              <w:rFonts w:ascii="Arial" w:hAnsi="Arial" w:cs="Arial"/>
              <w:color w:val="000000" w:themeColor="text1"/>
              <w:sz w:val="22"/>
            </w:rPr>
          </w:rPrChange>
        </w:rPr>
        <w:t xml:space="preserve"> </w:t>
      </w:r>
      <w:r w:rsidR="00D125B1" w:rsidRPr="003F084D">
        <w:rPr>
          <w:rFonts w:ascii="Times New Roman" w:hAnsi="Times New Roman" w:cs="Times New Roman"/>
          <w:color w:val="000000" w:themeColor="text1"/>
          <w:sz w:val="22"/>
          <w:rPrChange w:id="84" w:author="Yuting Wang" w:date="2026-02-11T11:33:00Z" w16du:dateUtc="2026-02-11T03:33:00Z">
            <w:rPr>
              <w:rFonts w:ascii="Arial" w:hAnsi="Arial" w:cs="Arial"/>
              <w:color w:val="000000" w:themeColor="text1"/>
              <w:sz w:val="22"/>
            </w:rPr>
          </w:rPrChange>
        </w:rPr>
        <w:t>N</w:t>
      </w:r>
      <w:r w:rsidR="002C570D" w:rsidRPr="003F084D">
        <w:rPr>
          <w:rFonts w:ascii="Times New Roman" w:hAnsi="Times New Roman" w:cs="Times New Roman"/>
          <w:color w:val="000000" w:themeColor="text1"/>
          <w:sz w:val="22"/>
          <w:rPrChange w:id="85" w:author="Yuting Wang" w:date="2026-02-11T11:33:00Z" w16du:dateUtc="2026-02-11T03:33:00Z">
            <w:rPr>
              <w:rFonts w:ascii="Arial" w:hAnsi="Arial" w:cs="Arial"/>
              <w:color w:val="000000" w:themeColor="text1"/>
              <w:sz w:val="22"/>
            </w:rPr>
          </w:rPrChange>
        </w:rPr>
        <w:t>eural network</w:t>
      </w:r>
      <w:r w:rsidR="00D125B1" w:rsidRPr="003F084D">
        <w:rPr>
          <w:rFonts w:ascii="Times New Roman" w:hAnsi="Times New Roman" w:cs="Times New Roman"/>
          <w:color w:val="000000" w:themeColor="text1"/>
          <w:sz w:val="22"/>
          <w:rPrChange w:id="86" w:author="Yuting Wang" w:date="2026-02-11T11:33:00Z" w16du:dateUtc="2026-02-11T03:33:00Z">
            <w:rPr>
              <w:rFonts w:ascii="Arial" w:hAnsi="Arial" w:cs="Arial"/>
              <w:color w:val="000000" w:themeColor="text1"/>
              <w:sz w:val="22"/>
            </w:rPr>
          </w:rPrChange>
        </w:rPr>
        <w:t>,</w:t>
      </w:r>
      <w:r w:rsidR="002C570D" w:rsidRPr="003F084D">
        <w:rPr>
          <w:rFonts w:ascii="Times New Roman" w:hAnsi="Times New Roman" w:cs="Times New Roman"/>
          <w:color w:val="000000" w:themeColor="text1"/>
          <w:sz w:val="22"/>
          <w:rPrChange w:id="87" w:author="Yuting Wang" w:date="2026-02-11T11:33:00Z" w16du:dateUtc="2026-02-11T03:33:00Z">
            <w:rPr>
              <w:rFonts w:ascii="Arial" w:hAnsi="Arial" w:cs="Arial"/>
              <w:color w:val="000000" w:themeColor="text1"/>
              <w:sz w:val="22"/>
            </w:rPr>
          </w:rPrChange>
        </w:rPr>
        <w:t xml:space="preserve"> </w:t>
      </w:r>
      <w:r w:rsidR="00D125B1" w:rsidRPr="003F084D">
        <w:rPr>
          <w:rFonts w:ascii="Times New Roman" w:hAnsi="Times New Roman" w:cs="Times New Roman"/>
          <w:color w:val="000000" w:themeColor="text1"/>
          <w:sz w:val="22"/>
          <w:rPrChange w:id="88" w:author="Yuting Wang" w:date="2026-02-11T11:33:00Z" w16du:dateUtc="2026-02-11T03:33:00Z">
            <w:rPr>
              <w:rFonts w:ascii="Arial" w:hAnsi="Arial" w:cs="Arial"/>
              <w:color w:val="000000" w:themeColor="text1"/>
              <w:sz w:val="22"/>
            </w:rPr>
          </w:rPrChange>
        </w:rPr>
        <w:t>P</w:t>
      </w:r>
      <w:r w:rsidR="002C570D" w:rsidRPr="003F084D">
        <w:rPr>
          <w:rFonts w:ascii="Times New Roman" w:hAnsi="Times New Roman" w:cs="Times New Roman"/>
          <w:color w:val="000000" w:themeColor="text1"/>
          <w:sz w:val="22"/>
          <w:rPrChange w:id="89" w:author="Yuting Wang" w:date="2026-02-11T11:33:00Z" w16du:dateUtc="2026-02-11T03:33:00Z">
            <w:rPr>
              <w:rFonts w:ascii="Arial" w:hAnsi="Arial" w:cs="Arial"/>
              <w:color w:val="000000" w:themeColor="text1"/>
              <w:sz w:val="22"/>
            </w:rPr>
          </w:rPrChange>
        </w:rPr>
        <w:t>erformance benchmarking</w:t>
      </w:r>
      <w:r w:rsidR="00D125B1" w:rsidRPr="003F084D">
        <w:rPr>
          <w:rFonts w:ascii="Times New Roman" w:hAnsi="Times New Roman" w:cs="Times New Roman"/>
          <w:color w:val="000000" w:themeColor="text1"/>
          <w:sz w:val="22"/>
          <w:rPrChange w:id="90" w:author="Yuting Wang" w:date="2026-02-11T11:33:00Z" w16du:dateUtc="2026-02-11T03:33:00Z">
            <w:rPr>
              <w:rFonts w:ascii="Arial" w:hAnsi="Arial" w:cs="Arial"/>
              <w:color w:val="000000" w:themeColor="text1"/>
              <w:sz w:val="22"/>
            </w:rPr>
          </w:rPrChange>
        </w:rPr>
        <w:t>,</w:t>
      </w:r>
      <w:r w:rsidR="002C570D" w:rsidRPr="003F084D">
        <w:rPr>
          <w:rFonts w:ascii="Times New Roman" w:hAnsi="Times New Roman" w:cs="Times New Roman"/>
          <w:color w:val="000000" w:themeColor="text1"/>
          <w:sz w:val="22"/>
          <w:rPrChange w:id="91" w:author="Yuting Wang" w:date="2026-02-11T11:33:00Z" w16du:dateUtc="2026-02-11T03:33:00Z">
            <w:rPr>
              <w:rFonts w:ascii="Arial" w:hAnsi="Arial" w:cs="Arial"/>
              <w:color w:val="000000" w:themeColor="text1"/>
              <w:sz w:val="22"/>
            </w:rPr>
          </w:rPrChange>
        </w:rPr>
        <w:t xml:space="preserve"> </w:t>
      </w:r>
      <w:r w:rsidR="00D125B1" w:rsidRPr="003F084D">
        <w:rPr>
          <w:rFonts w:ascii="Times New Roman" w:hAnsi="Times New Roman" w:cs="Times New Roman"/>
          <w:color w:val="000000" w:themeColor="text1"/>
          <w:sz w:val="22"/>
          <w:rPrChange w:id="92" w:author="Yuting Wang" w:date="2026-02-11T11:33:00Z" w16du:dateUtc="2026-02-11T03:33:00Z">
            <w:rPr>
              <w:rFonts w:ascii="Arial" w:hAnsi="Arial" w:cs="Arial"/>
              <w:color w:val="000000" w:themeColor="text1"/>
              <w:sz w:val="22"/>
            </w:rPr>
          </w:rPrChange>
        </w:rPr>
        <w:t>M</w:t>
      </w:r>
      <w:r w:rsidR="002C570D" w:rsidRPr="003F084D">
        <w:rPr>
          <w:rFonts w:ascii="Times New Roman" w:hAnsi="Times New Roman" w:cs="Times New Roman"/>
          <w:color w:val="000000" w:themeColor="text1"/>
          <w:sz w:val="22"/>
          <w:rPrChange w:id="93" w:author="Yuting Wang" w:date="2026-02-11T11:33:00Z" w16du:dateUtc="2026-02-11T03:33:00Z">
            <w:rPr>
              <w:rFonts w:ascii="Arial" w:hAnsi="Arial" w:cs="Arial"/>
              <w:color w:val="000000" w:themeColor="text1"/>
              <w:sz w:val="22"/>
            </w:rPr>
          </w:rPrChange>
        </w:rPr>
        <w:t>odel explainability</w:t>
      </w:r>
    </w:p>
    <w:p w14:paraId="1BF97DE3" w14:textId="77777777" w:rsidR="00AA6524" w:rsidRPr="003F084D" w:rsidRDefault="00AA6524" w:rsidP="00AA6524">
      <w:pPr>
        <w:spacing w:line="360" w:lineRule="auto"/>
        <w:rPr>
          <w:rFonts w:ascii="Times New Roman" w:hAnsi="Times New Roman" w:cs="Times New Roman"/>
          <w:b/>
          <w:bCs/>
          <w:color w:val="000000" w:themeColor="text1"/>
          <w:sz w:val="22"/>
          <w:rPrChange w:id="94" w:author="Yuting Wang" w:date="2026-02-11T11:33:00Z" w16du:dateUtc="2026-02-11T03:33:00Z">
            <w:rPr>
              <w:rFonts w:ascii="Arial" w:hAnsi="Arial" w:cs="Arial"/>
              <w:b/>
              <w:bCs/>
              <w:color w:val="000000" w:themeColor="text1"/>
              <w:sz w:val="22"/>
            </w:rPr>
          </w:rPrChange>
        </w:rPr>
      </w:pPr>
    </w:p>
    <w:p w14:paraId="2ADDF815" w14:textId="022368F4" w:rsidR="00AA6524" w:rsidRPr="003F084D" w:rsidRDefault="00AA6524" w:rsidP="006D38D8">
      <w:pPr>
        <w:widowControl/>
        <w:jc w:val="left"/>
        <w:rPr>
          <w:rFonts w:ascii="Times New Roman" w:hAnsi="Times New Roman" w:cs="Times New Roman"/>
          <w:b/>
          <w:bCs/>
          <w:color w:val="000000" w:themeColor="text1"/>
          <w:sz w:val="22"/>
          <w:rPrChange w:id="95" w:author="Yuting Wang" w:date="2026-02-11T11:33:00Z" w16du:dateUtc="2026-02-11T03:33:00Z">
            <w:rPr>
              <w:rFonts w:ascii="Arial" w:hAnsi="Arial" w:cs="Arial"/>
              <w:b/>
              <w:bCs/>
              <w:color w:val="000000" w:themeColor="text1"/>
              <w:sz w:val="22"/>
            </w:rPr>
          </w:rPrChange>
        </w:rPr>
      </w:pPr>
      <w:r w:rsidRPr="003F084D">
        <w:rPr>
          <w:rFonts w:ascii="Times New Roman" w:hAnsi="Times New Roman" w:cs="Times New Roman"/>
          <w:b/>
          <w:bCs/>
          <w:color w:val="000000" w:themeColor="text1"/>
          <w:sz w:val="22"/>
          <w:rPrChange w:id="96" w:author="Yuting Wang" w:date="2026-02-11T11:33:00Z" w16du:dateUtc="2026-02-11T03:33:00Z">
            <w:rPr>
              <w:rFonts w:ascii="Arial" w:hAnsi="Arial" w:cs="Arial"/>
              <w:b/>
              <w:bCs/>
              <w:color w:val="000000" w:themeColor="text1"/>
              <w:sz w:val="22"/>
            </w:rPr>
          </w:rPrChange>
        </w:rPr>
        <w:br w:type="page"/>
      </w:r>
      <w:r w:rsidRPr="003F084D">
        <w:rPr>
          <w:rFonts w:ascii="Times New Roman" w:hAnsi="Times New Roman" w:cs="Times New Roman"/>
          <w:b/>
          <w:bCs/>
          <w:color w:val="000000" w:themeColor="text1"/>
          <w:sz w:val="24"/>
          <w:szCs w:val="24"/>
          <w:rPrChange w:id="97" w:author="Yuting Wang" w:date="2026-02-11T11:33:00Z" w16du:dateUtc="2026-02-11T03:33:00Z">
            <w:rPr>
              <w:rFonts w:ascii="Arial" w:hAnsi="Arial" w:cs="Arial"/>
              <w:b/>
              <w:bCs/>
              <w:color w:val="000000" w:themeColor="text1"/>
              <w:sz w:val="24"/>
              <w:szCs w:val="24"/>
            </w:rPr>
          </w:rPrChange>
        </w:rPr>
        <w:lastRenderedPageBreak/>
        <w:t>Introduction</w:t>
      </w:r>
    </w:p>
    <w:p w14:paraId="7E0A0020" w14:textId="45AD66A1" w:rsidR="00520FFB" w:rsidRPr="008539BA" w:rsidRDefault="00D125B1" w:rsidP="006D38D8">
      <w:pPr>
        <w:spacing w:line="360" w:lineRule="auto"/>
        <w:rPr>
          <w:rFonts w:ascii="Times New Roman" w:hAnsi="Times New Roman" w:cs="Times New Roman"/>
          <w:color w:val="000000" w:themeColor="text1"/>
          <w:sz w:val="22"/>
          <w:rPrChange w:id="98" w:author="嘏 吴" w:date="2026-03-29T23:35:00Z" w16du:dateUtc="2026-03-29T15:35:00Z">
            <w:rPr>
              <w:rFonts w:ascii="Arial" w:hAnsi="Arial" w:cs="Arial"/>
              <w:color w:val="000000" w:themeColor="text1"/>
              <w:sz w:val="22"/>
            </w:rPr>
          </w:rPrChange>
        </w:rPr>
      </w:pPr>
      <w:r w:rsidRPr="008539BA">
        <w:rPr>
          <w:rFonts w:ascii="Times New Roman" w:hAnsi="Times New Roman" w:cs="Times New Roman"/>
          <w:color w:val="000000" w:themeColor="text1"/>
          <w:sz w:val="22"/>
          <w:rPrChange w:id="99" w:author="嘏 吴" w:date="2026-03-29T23:35:00Z" w16du:dateUtc="2026-03-29T15:35:00Z">
            <w:rPr>
              <w:rFonts w:ascii="Arial" w:hAnsi="Arial" w:cs="Arial"/>
              <w:color w:val="000000" w:themeColor="text1"/>
              <w:sz w:val="22"/>
            </w:rPr>
          </w:rPrChange>
        </w:rPr>
        <w:t xml:space="preserve">Human leukocyte antigens (HLAs) </w:t>
      </w:r>
      <w:r w:rsidR="00520FFB" w:rsidRPr="008539BA">
        <w:rPr>
          <w:rFonts w:ascii="Times New Roman" w:hAnsi="Times New Roman" w:cs="Times New Roman"/>
          <w:color w:val="000000" w:themeColor="text1"/>
          <w:sz w:val="22"/>
          <w:rPrChange w:id="100" w:author="嘏 吴" w:date="2026-03-29T23:35:00Z" w16du:dateUtc="2026-03-29T15:35:00Z">
            <w:rPr>
              <w:rFonts w:ascii="Arial" w:hAnsi="Arial" w:cs="Arial"/>
              <w:color w:val="000000" w:themeColor="text1"/>
              <w:sz w:val="22"/>
            </w:rPr>
          </w:rPrChange>
        </w:rPr>
        <w:t xml:space="preserve">are critical </w:t>
      </w:r>
      <w:r w:rsidR="007721C9" w:rsidRPr="008539BA">
        <w:rPr>
          <w:rFonts w:ascii="Times New Roman" w:hAnsi="Times New Roman" w:cs="Times New Roman"/>
          <w:color w:val="000000" w:themeColor="text1"/>
          <w:sz w:val="22"/>
          <w:rPrChange w:id="101" w:author="嘏 吴" w:date="2026-03-29T23:35:00Z" w16du:dateUtc="2026-03-29T15:35:00Z">
            <w:rPr>
              <w:rFonts w:ascii="Arial" w:hAnsi="Arial" w:cs="Arial"/>
              <w:color w:val="000000" w:themeColor="text1"/>
              <w:sz w:val="22"/>
            </w:rPr>
          </w:rPrChange>
        </w:rPr>
        <w:t>for</w:t>
      </w:r>
      <w:r w:rsidR="00520FFB" w:rsidRPr="008539BA">
        <w:rPr>
          <w:rFonts w:ascii="Times New Roman" w:hAnsi="Times New Roman" w:cs="Times New Roman"/>
          <w:color w:val="000000" w:themeColor="text1"/>
          <w:sz w:val="22"/>
          <w:rPrChange w:id="102" w:author="嘏 吴" w:date="2026-03-29T23:35:00Z" w16du:dateUtc="2026-03-29T15:35:00Z">
            <w:rPr>
              <w:rFonts w:ascii="Arial" w:hAnsi="Arial" w:cs="Arial"/>
              <w:color w:val="000000" w:themeColor="text1"/>
              <w:sz w:val="22"/>
            </w:rPr>
          </w:rPrChange>
        </w:rPr>
        <w:t xml:space="preserve"> immune system function, </w:t>
      </w:r>
      <w:r w:rsidR="007721C9" w:rsidRPr="008539BA">
        <w:rPr>
          <w:rFonts w:ascii="Times New Roman" w:hAnsi="Times New Roman" w:cs="Times New Roman"/>
          <w:color w:val="000000" w:themeColor="text1"/>
          <w:sz w:val="22"/>
          <w:rPrChange w:id="103" w:author="嘏 吴" w:date="2026-03-29T23:35:00Z" w16du:dateUtc="2026-03-29T15:35:00Z">
            <w:rPr>
              <w:rFonts w:ascii="Arial" w:hAnsi="Arial" w:cs="Arial"/>
              <w:color w:val="000000" w:themeColor="text1"/>
              <w:sz w:val="22"/>
            </w:rPr>
          </w:rPrChange>
        </w:rPr>
        <w:t xml:space="preserve">facilitating the presentation of peptide fragments to T cells. </w:t>
      </w:r>
      <w:r w:rsidRPr="008539BA">
        <w:rPr>
          <w:rFonts w:ascii="Times New Roman" w:hAnsi="Times New Roman" w:cs="Times New Roman"/>
          <w:color w:val="000000" w:themeColor="text1"/>
          <w:sz w:val="22"/>
          <w:rPrChange w:id="104" w:author="嘏 吴" w:date="2026-03-29T23:35:00Z" w16du:dateUtc="2026-03-29T15:35:00Z">
            <w:rPr>
              <w:rFonts w:ascii="Arial" w:hAnsi="Arial" w:cs="Arial"/>
              <w:color w:val="000000" w:themeColor="text1"/>
              <w:sz w:val="22"/>
            </w:rPr>
          </w:rPrChange>
        </w:rPr>
        <w:t>HLA</w:t>
      </w:r>
      <w:r w:rsidR="00520FFB" w:rsidRPr="008539BA">
        <w:rPr>
          <w:rFonts w:ascii="Times New Roman" w:hAnsi="Times New Roman" w:cs="Times New Roman"/>
          <w:color w:val="000000" w:themeColor="text1"/>
          <w:sz w:val="22"/>
          <w:rPrChange w:id="105" w:author="嘏 吴" w:date="2026-03-29T23:35:00Z" w16du:dateUtc="2026-03-29T15:35:00Z">
            <w:rPr>
              <w:rFonts w:ascii="Arial" w:hAnsi="Arial" w:cs="Arial"/>
              <w:color w:val="000000" w:themeColor="text1"/>
              <w:sz w:val="22"/>
            </w:rPr>
          </w:rPrChange>
        </w:rPr>
        <w:t>s are categorized into two major classes:</w:t>
      </w:r>
      <w:r w:rsidR="007721C9" w:rsidRPr="008539BA">
        <w:rPr>
          <w:rFonts w:ascii="Times New Roman" w:hAnsi="Times New Roman" w:cs="Times New Roman"/>
          <w:color w:val="000000" w:themeColor="text1"/>
          <w:sz w:val="22"/>
          <w:rPrChange w:id="106" w:author="嘏 吴" w:date="2026-03-29T23:35:00Z" w16du:dateUtc="2026-03-29T15:35:00Z">
            <w:rPr>
              <w:rFonts w:ascii="Arial" w:hAnsi="Arial" w:cs="Arial"/>
              <w:color w:val="000000" w:themeColor="text1"/>
              <w:sz w:val="22"/>
            </w:rPr>
          </w:rPrChange>
        </w:rPr>
        <w:t xml:space="preserve"> </w:t>
      </w:r>
      <w:r w:rsidR="00520FFB" w:rsidRPr="008539BA">
        <w:rPr>
          <w:rFonts w:ascii="Times New Roman" w:hAnsi="Times New Roman" w:cs="Times New Roman"/>
          <w:color w:val="000000" w:themeColor="text1"/>
          <w:sz w:val="22"/>
          <w:rPrChange w:id="107" w:author="嘏 吴" w:date="2026-03-29T23:35:00Z" w16du:dateUtc="2026-03-29T15:35:00Z">
            <w:rPr>
              <w:rFonts w:ascii="Arial" w:hAnsi="Arial" w:cs="Arial"/>
              <w:color w:val="000000" w:themeColor="text1"/>
              <w:sz w:val="22"/>
            </w:rPr>
          </w:rPrChange>
        </w:rPr>
        <w:t>class I (</w:t>
      </w:r>
      <w:r w:rsidRPr="008539BA">
        <w:rPr>
          <w:rFonts w:ascii="Times New Roman" w:hAnsi="Times New Roman" w:cs="Times New Roman"/>
          <w:color w:val="000000" w:themeColor="text1"/>
          <w:sz w:val="22"/>
          <w:rPrChange w:id="108" w:author="嘏 吴" w:date="2026-03-29T23:35:00Z" w16du:dateUtc="2026-03-29T15:35:00Z">
            <w:rPr>
              <w:rFonts w:ascii="Arial" w:hAnsi="Arial" w:cs="Arial"/>
              <w:color w:val="000000" w:themeColor="text1"/>
              <w:sz w:val="22"/>
            </w:rPr>
          </w:rPrChange>
        </w:rPr>
        <w:t>HLA</w:t>
      </w:r>
      <w:r w:rsidR="00520FFB" w:rsidRPr="008539BA">
        <w:rPr>
          <w:rFonts w:ascii="Times New Roman" w:hAnsi="Times New Roman" w:cs="Times New Roman"/>
          <w:color w:val="000000" w:themeColor="text1"/>
          <w:sz w:val="22"/>
          <w:rPrChange w:id="109" w:author="嘏 吴" w:date="2026-03-29T23:35:00Z" w16du:dateUtc="2026-03-29T15:35:00Z">
            <w:rPr>
              <w:rFonts w:ascii="Arial" w:hAnsi="Arial" w:cs="Arial"/>
              <w:color w:val="000000" w:themeColor="text1"/>
              <w:sz w:val="22"/>
            </w:rPr>
          </w:rPrChange>
        </w:rPr>
        <w:t>-I) and class II (</w:t>
      </w:r>
      <w:r w:rsidRPr="008539BA">
        <w:rPr>
          <w:rFonts w:ascii="Times New Roman" w:hAnsi="Times New Roman" w:cs="Times New Roman"/>
          <w:color w:val="000000" w:themeColor="text1"/>
          <w:sz w:val="22"/>
          <w:rPrChange w:id="110" w:author="嘏 吴" w:date="2026-03-29T23:35:00Z" w16du:dateUtc="2026-03-29T15:35:00Z">
            <w:rPr>
              <w:rFonts w:ascii="Arial" w:hAnsi="Arial" w:cs="Arial"/>
              <w:color w:val="000000" w:themeColor="text1"/>
              <w:sz w:val="22"/>
            </w:rPr>
          </w:rPrChange>
        </w:rPr>
        <w:t>HLA</w:t>
      </w:r>
      <w:r w:rsidR="00520FFB" w:rsidRPr="008539BA">
        <w:rPr>
          <w:rFonts w:ascii="Times New Roman" w:hAnsi="Times New Roman" w:cs="Times New Roman"/>
          <w:color w:val="000000" w:themeColor="text1"/>
          <w:sz w:val="22"/>
          <w:rPrChange w:id="111" w:author="嘏 吴" w:date="2026-03-29T23:35:00Z" w16du:dateUtc="2026-03-29T15:35:00Z">
            <w:rPr>
              <w:rFonts w:ascii="Arial" w:hAnsi="Arial" w:cs="Arial"/>
              <w:color w:val="000000" w:themeColor="text1"/>
              <w:sz w:val="22"/>
            </w:rPr>
          </w:rPrChange>
        </w:rPr>
        <w:t xml:space="preserve">-II). </w:t>
      </w:r>
      <w:r w:rsidRPr="008539BA">
        <w:rPr>
          <w:rFonts w:ascii="Times New Roman" w:hAnsi="Times New Roman" w:cs="Times New Roman"/>
          <w:color w:val="000000" w:themeColor="text1"/>
          <w:sz w:val="22"/>
          <w:rPrChange w:id="112" w:author="嘏 吴" w:date="2026-03-29T23:35:00Z" w16du:dateUtc="2026-03-29T15:35:00Z">
            <w:rPr>
              <w:rFonts w:ascii="Arial" w:hAnsi="Arial" w:cs="Arial"/>
              <w:color w:val="000000" w:themeColor="text1"/>
              <w:sz w:val="22"/>
            </w:rPr>
          </w:rPrChange>
        </w:rPr>
        <w:t>HLA</w:t>
      </w:r>
      <w:r w:rsidR="00520FFB" w:rsidRPr="008539BA">
        <w:rPr>
          <w:rFonts w:ascii="Times New Roman" w:hAnsi="Times New Roman" w:cs="Times New Roman"/>
          <w:color w:val="000000" w:themeColor="text1"/>
          <w:sz w:val="22"/>
          <w:rPrChange w:id="113" w:author="嘏 吴" w:date="2026-03-29T23:35:00Z" w16du:dateUtc="2026-03-29T15:35:00Z">
            <w:rPr>
              <w:rFonts w:ascii="Arial" w:hAnsi="Arial" w:cs="Arial"/>
              <w:color w:val="000000" w:themeColor="text1"/>
              <w:sz w:val="22"/>
            </w:rPr>
          </w:rPrChange>
        </w:rPr>
        <w:t xml:space="preserve">-I molecules, encoded by HLA-A, -B, and -C genes, are expressed on </w:t>
      </w:r>
      <w:r w:rsidR="007721C9" w:rsidRPr="008539BA">
        <w:rPr>
          <w:rFonts w:ascii="Times New Roman" w:hAnsi="Times New Roman" w:cs="Times New Roman"/>
          <w:color w:val="000000" w:themeColor="text1"/>
          <w:sz w:val="22"/>
          <w:rPrChange w:id="114" w:author="嘏 吴" w:date="2026-03-29T23:35:00Z" w16du:dateUtc="2026-03-29T15:35:00Z">
            <w:rPr>
              <w:rFonts w:ascii="Arial" w:hAnsi="Arial" w:cs="Arial"/>
              <w:color w:val="000000" w:themeColor="text1"/>
              <w:sz w:val="22"/>
            </w:rPr>
          </w:rPrChange>
        </w:rPr>
        <w:t xml:space="preserve">all </w:t>
      </w:r>
      <w:r w:rsidR="00520FFB" w:rsidRPr="008539BA">
        <w:rPr>
          <w:rFonts w:ascii="Times New Roman" w:hAnsi="Times New Roman" w:cs="Times New Roman"/>
          <w:color w:val="000000" w:themeColor="text1"/>
          <w:sz w:val="22"/>
          <w:rPrChange w:id="115" w:author="嘏 吴" w:date="2026-03-29T23:35:00Z" w16du:dateUtc="2026-03-29T15:35:00Z">
            <w:rPr>
              <w:rFonts w:ascii="Arial" w:hAnsi="Arial" w:cs="Arial"/>
              <w:color w:val="000000" w:themeColor="text1"/>
              <w:sz w:val="22"/>
            </w:rPr>
          </w:rPrChange>
        </w:rPr>
        <w:t xml:space="preserve">nucleated cells and present peptides </w:t>
      </w:r>
      <w:r w:rsidR="007721C9" w:rsidRPr="008539BA">
        <w:rPr>
          <w:rFonts w:ascii="Times New Roman" w:hAnsi="Times New Roman" w:cs="Times New Roman"/>
          <w:color w:val="000000" w:themeColor="text1"/>
          <w:sz w:val="22"/>
          <w:rPrChange w:id="116" w:author="嘏 吴" w:date="2026-03-29T23:35:00Z" w16du:dateUtc="2026-03-29T15:35:00Z">
            <w:rPr>
              <w:rFonts w:ascii="Arial" w:hAnsi="Arial" w:cs="Arial"/>
              <w:color w:val="000000" w:themeColor="text1"/>
              <w:sz w:val="22"/>
            </w:rPr>
          </w:rPrChange>
        </w:rPr>
        <w:t xml:space="preserve">derived from the proteasomal degradation of intracellular proteins. </w:t>
      </w:r>
      <w:r w:rsidR="00520FFB" w:rsidRPr="008539BA">
        <w:rPr>
          <w:rFonts w:ascii="Times New Roman" w:hAnsi="Times New Roman" w:cs="Times New Roman"/>
          <w:color w:val="000000" w:themeColor="text1"/>
          <w:sz w:val="22"/>
          <w:rPrChange w:id="117" w:author="嘏 吴" w:date="2026-03-29T23:35:00Z" w16du:dateUtc="2026-03-29T15:35:00Z">
            <w:rPr>
              <w:rFonts w:ascii="Arial" w:hAnsi="Arial" w:cs="Arial"/>
              <w:color w:val="000000" w:themeColor="text1"/>
              <w:sz w:val="22"/>
            </w:rPr>
          </w:rPrChange>
        </w:rPr>
        <w:t xml:space="preserve">These peptides, </w:t>
      </w:r>
      <w:r w:rsidR="007721C9" w:rsidRPr="008539BA">
        <w:rPr>
          <w:rFonts w:ascii="Times New Roman" w:hAnsi="Times New Roman" w:cs="Times New Roman"/>
          <w:color w:val="000000" w:themeColor="text1"/>
          <w:sz w:val="22"/>
          <w:rPrChange w:id="118" w:author="嘏 吴" w:date="2026-03-29T23:35:00Z" w16du:dateUtc="2026-03-29T15:35:00Z">
            <w:rPr>
              <w:rFonts w:ascii="Arial" w:hAnsi="Arial" w:cs="Arial"/>
              <w:color w:val="000000" w:themeColor="text1"/>
              <w:sz w:val="22"/>
            </w:rPr>
          </w:rPrChange>
        </w:rPr>
        <w:t>typically</w:t>
      </w:r>
      <w:r w:rsidR="00520FFB" w:rsidRPr="008539BA">
        <w:rPr>
          <w:rFonts w:ascii="Times New Roman" w:hAnsi="Times New Roman" w:cs="Times New Roman"/>
          <w:color w:val="000000" w:themeColor="text1"/>
          <w:sz w:val="22"/>
          <w:rPrChange w:id="119" w:author="嘏 吴" w:date="2026-03-29T23:35:00Z" w16du:dateUtc="2026-03-29T15:35:00Z">
            <w:rPr>
              <w:rFonts w:ascii="Arial" w:hAnsi="Arial" w:cs="Arial"/>
              <w:color w:val="000000" w:themeColor="text1"/>
              <w:sz w:val="22"/>
            </w:rPr>
          </w:rPrChange>
        </w:rPr>
        <w:t xml:space="preserve"> 8–12 amino acids </w:t>
      </w:r>
      <w:r w:rsidR="007721C9" w:rsidRPr="008539BA">
        <w:rPr>
          <w:rFonts w:ascii="Times New Roman" w:hAnsi="Times New Roman" w:cs="Times New Roman"/>
          <w:color w:val="000000" w:themeColor="text1"/>
          <w:sz w:val="22"/>
          <w:rPrChange w:id="120" w:author="嘏 吴" w:date="2026-03-29T23:35:00Z" w16du:dateUtc="2026-03-29T15:35:00Z">
            <w:rPr>
              <w:rFonts w:ascii="Arial" w:hAnsi="Arial" w:cs="Arial"/>
              <w:color w:val="000000" w:themeColor="text1"/>
              <w:sz w:val="22"/>
            </w:rPr>
          </w:rPrChange>
        </w:rPr>
        <w:t>in length</w:t>
      </w:r>
      <w:r w:rsidR="00520FFB" w:rsidRPr="008539BA">
        <w:rPr>
          <w:rFonts w:ascii="Times New Roman" w:hAnsi="Times New Roman" w:cs="Times New Roman"/>
          <w:color w:val="000000" w:themeColor="text1"/>
          <w:sz w:val="22"/>
          <w:rPrChange w:id="121" w:author="嘏 吴" w:date="2026-03-29T23:35:00Z" w16du:dateUtc="2026-03-29T15:35:00Z">
            <w:rPr>
              <w:rFonts w:ascii="Arial" w:hAnsi="Arial" w:cs="Arial"/>
              <w:color w:val="000000" w:themeColor="text1"/>
              <w:sz w:val="22"/>
            </w:rPr>
          </w:rPrChange>
        </w:rPr>
        <w:t>, are loaded onto HLA-I molecules in the endoplasmic reticulum and displayed on the cell surface</w:t>
      </w:r>
      <w:r w:rsidR="007721C9" w:rsidRPr="008539BA">
        <w:rPr>
          <w:rFonts w:ascii="Times New Roman" w:hAnsi="Times New Roman" w:cs="Times New Roman"/>
          <w:color w:val="000000" w:themeColor="text1"/>
          <w:sz w:val="22"/>
          <w:rPrChange w:id="122" w:author="嘏 吴" w:date="2026-03-29T23:35:00Z" w16du:dateUtc="2026-03-29T15:35:00Z">
            <w:rPr>
              <w:rFonts w:ascii="Arial" w:hAnsi="Arial" w:cs="Arial"/>
              <w:color w:val="000000" w:themeColor="text1"/>
              <w:sz w:val="22"/>
            </w:rPr>
          </w:rPrChange>
        </w:rPr>
        <w:t xml:space="preserve">, where they are recognized by </w:t>
      </w:r>
      <w:r w:rsidR="00520FFB" w:rsidRPr="008539BA">
        <w:rPr>
          <w:rFonts w:ascii="Times New Roman" w:hAnsi="Times New Roman" w:cs="Times New Roman"/>
          <w:color w:val="000000" w:themeColor="text1"/>
          <w:sz w:val="22"/>
          <w:rPrChange w:id="123" w:author="嘏 吴" w:date="2026-03-29T23:35:00Z" w16du:dateUtc="2026-03-29T15:35:00Z">
            <w:rPr>
              <w:rFonts w:ascii="Arial" w:hAnsi="Arial" w:cs="Arial"/>
              <w:color w:val="000000" w:themeColor="text1"/>
              <w:sz w:val="22"/>
            </w:rPr>
          </w:rPrChange>
        </w:rPr>
        <w:t>CD8</w:t>
      </w:r>
      <w:r w:rsidR="00520FFB" w:rsidRPr="008539BA">
        <w:rPr>
          <w:rFonts w:ascii="Times New Roman" w:hAnsi="Times New Roman" w:cs="Times New Roman"/>
          <w:color w:val="000000" w:themeColor="text1"/>
          <w:sz w:val="22"/>
          <w:vertAlign w:val="superscript"/>
          <w:rPrChange w:id="124" w:author="嘏 吴" w:date="2026-03-29T23:35:00Z" w16du:dateUtc="2026-03-29T15:35:00Z">
            <w:rPr>
              <w:rFonts w:ascii="Arial" w:hAnsi="Arial" w:cs="Arial"/>
              <w:color w:val="000000" w:themeColor="text1"/>
              <w:sz w:val="22"/>
              <w:vertAlign w:val="superscript"/>
            </w:rPr>
          </w:rPrChange>
        </w:rPr>
        <w:t>+</w:t>
      </w:r>
      <w:r w:rsidR="00520FFB" w:rsidRPr="008539BA">
        <w:rPr>
          <w:rFonts w:ascii="Times New Roman" w:hAnsi="Times New Roman" w:cs="Times New Roman"/>
          <w:color w:val="000000" w:themeColor="text1"/>
          <w:sz w:val="22"/>
          <w:rPrChange w:id="125" w:author="嘏 吴" w:date="2026-03-29T23:35:00Z" w16du:dateUtc="2026-03-29T15:35:00Z">
            <w:rPr>
              <w:rFonts w:ascii="Arial" w:hAnsi="Arial" w:cs="Arial"/>
              <w:color w:val="000000" w:themeColor="text1"/>
              <w:sz w:val="22"/>
            </w:rPr>
          </w:rPrChange>
        </w:rPr>
        <w:t xml:space="preserve"> cytotoxic T lymphocytes</w:t>
      </w:r>
      <w:r w:rsidR="007721C9" w:rsidRPr="008539BA">
        <w:rPr>
          <w:rFonts w:ascii="Times New Roman" w:hAnsi="Times New Roman" w:cs="Times New Roman"/>
          <w:color w:val="000000" w:themeColor="text1"/>
          <w:sz w:val="22"/>
          <w:rPrChange w:id="126" w:author="嘏 吴" w:date="2026-03-29T23:35:00Z" w16du:dateUtc="2026-03-29T15:35:00Z">
            <w:rPr>
              <w:rFonts w:ascii="Arial" w:hAnsi="Arial" w:cs="Arial"/>
              <w:color w:val="000000" w:themeColor="text1"/>
              <w:sz w:val="22"/>
            </w:rPr>
          </w:rPrChange>
        </w:rPr>
        <w:t xml:space="preserve">, triggering immune responses against infected or malignant cells </w:t>
      </w:r>
      <w:r w:rsidR="00FE2274" w:rsidRPr="008539BA">
        <w:rPr>
          <w:rFonts w:ascii="Times New Roman" w:hAnsi="Times New Roman" w:cs="Times New Roman"/>
          <w:color w:val="000000" w:themeColor="text1"/>
          <w:sz w:val="22"/>
          <w:rPrChange w:id="127" w:author="嘏 吴" w:date="2026-03-29T23:35:00Z" w16du:dateUtc="2026-03-29T15:35:00Z">
            <w:rPr>
              <w:rFonts w:ascii="Arial" w:hAnsi="Arial" w:cs="Arial"/>
              <w:color w:val="000000" w:themeColor="text1"/>
              <w:sz w:val="22"/>
            </w:rPr>
          </w:rPrChange>
        </w:rPr>
        <w:fldChar w:fldCharType="begin"/>
      </w:r>
      <w:r w:rsidR="00F248C2" w:rsidRPr="008539BA">
        <w:rPr>
          <w:rFonts w:ascii="Times New Roman" w:hAnsi="Times New Roman" w:cs="Times New Roman"/>
          <w:color w:val="000000" w:themeColor="text1"/>
          <w:sz w:val="22"/>
          <w:rPrChange w:id="128" w:author="嘏 吴" w:date="2026-03-29T23:35:00Z" w16du:dateUtc="2026-03-29T15:35:00Z">
            <w:rPr>
              <w:rFonts w:ascii="Arial" w:hAnsi="Arial" w:cs="Arial"/>
              <w:color w:val="000000" w:themeColor="text1"/>
              <w:sz w:val="22"/>
            </w:rPr>
          </w:rPrChange>
        </w:rPr>
        <w:instrText xml:space="preserve"> ADDIN EN.CITE &lt;EndNote&gt;&lt;Cite&gt;&lt;Author&gt;Vyas&lt;/Author&gt;&lt;Year&gt;2008&lt;/Year&gt;&lt;RecNum&gt;1&lt;/RecNum&gt;&lt;DisplayText&gt;[1]&lt;/DisplayText&gt;&lt;record&gt;&lt;rec-number&gt;1&lt;/rec-number&gt;&lt;foreign-keys&gt;&lt;key app="EN" db-id="ez9xpa92xrtvp3e9faaxx0xffrrvve5a9sf9" timestamp="1733562817"&gt;1&lt;/key&gt;&lt;/foreign-keys&gt;&lt;ref-type name="Journal Article"&gt;17&lt;/ref-type&gt;&lt;contributors&gt;&lt;authors&gt;&lt;author&gt;Vyas, J. M.&lt;/author&gt;&lt;author&gt;Van der Veen, A. G.&lt;/author&gt;&lt;author&gt;Ploegh, H. L.&lt;/author&gt;&lt;/authors&gt;&lt;/contributors&gt;&lt;auth-address&gt;Whitehead Institute for Biomedical Research, Cambridge, Massachusetts 02142, USA.&lt;/auth-address&gt;&lt;titles&gt;&lt;title&gt;The known unknowns of antigen processing and presentation&lt;/title&gt;&lt;secondary-title&gt;Nat Rev Immunol&lt;/secondary-title&gt;&lt;alt-title&gt;Nature reviews. Immunology&lt;/alt-title&gt;&lt;/titles&gt;&lt;periodical&gt;&lt;full-title&gt;Nat Rev Immunol&lt;/full-title&gt;&lt;abbr-1&gt;Nature reviews. Immunology&lt;/abbr-1&gt;&lt;/periodical&gt;&lt;alt-periodical&gt;&lt;full-title&gt;Nat Rev Immunol&lt;/full-title&gt;&lt;abbr-1&gt;Nature reviews. Immunology&lt;/abbr-1&gt;&lt;/alt-periodical&gt;&lt;pages&gt;607-18&lt;/pages&gt;&lt;volume&gt;8&lt;/volume&gt;&lt;number&gt;8&lt;/number&gt;&lt;edition&gt;2008/07/22&lt;/edition&gt;&lt;keywords&gt;&lt;keyword&gt;Animals&lt;/keyword&gt;&lt;keyword&gt;Antigen Presentation/*immunology&lt;/keyword&gt;&lt;keyword&gt;Dendritic Cells/immunology&lt;/keyword&gt;&lt;keyword&gt;Histocompatibility Antigens Class I/*immunology&lt;/keyword&gt;&lt;keyword&gt;Histocompatibility Antigens Class II/*immunology&lt;/keyword&gt;&lt;keyword&gt;Humans&lt;/keyword&gt;&lt;/keywords&gt;&lt;dates&gt;&lt;year&gt;2008&lt;/year&gt;&lt;pub-dates&gt;&lt;date&gt;Aug&lt;/date&gt;&lt;/pub-dates&gt;&lt;/dates&gt;&lt;isbn&gt;1474-1733 (Print)&amp;#xD;1474-1733&lt;/isbn&gt;&lt;accession-num&gt;18641646&lt;/accession-num&gt;&lt;urls&gt;&lt;/urls&gt;&lt;custom2&gt;PMC2735460&lt;/custom2&gt;&lt;custom6&gt;NIHMS112414&lt;/custom6&gt;&lt;electronic-resource-num&gt;10.1038/nri2368&lt;/electronic-resource-num&gt;&lt;remote-database-provider&gt;NLM&lt;/remote-database-provider&gt;&lt;language&gt;eng&lt;/language&gt;&lt;/record&gt;&lt;/Cite&gt;&lt;/EndNote&gt;</w:instrText>
      </w:r>
      <w:r w:rsidR="00FE2274" w:rsidRPr="008539BA">
        <w:rPr>
          <w:rFonts w:ascii="Times New Roman" w:hAnsi="Times New Roman" w:cs="Times New Roman"/>
          <w:color w:val="000000" w:themeColor="text1"/>
          <w:sz w:val="22"/>
          <w:rPrChange w:id="129" w:author="嘏 吴" w:date="2026-03-29T23:35:00Z" w16du:dateUtc="2026-03-29T15:35:00Z">
            <w:rPr>
              <w:rFonts w:ascii="Arial" w:hAnsi="Arial" w:cs="Arial"/>
              <w:color w:val="000000" w:themeColor="text1"/>
              <w:sz w:val="22"/>
            </w:rPr>
          </w:rPrChange>
        </w:rPr>
        <w:fldChar w:fldCharType="separate"/>
      </w:r>
      <w:r w:rsidR="00F248C2" w:rsidRPr="008539BA">
        <w:rPr>
          <w:rFonts w:ascii="Times New Roman" w:hAnsi="Times New Roman" w:cs="Times New Roman"/>
          <w:noProof/>
          <w:color w:val="000000" w:themeColor="text1"/>
          <w:sz w:val="22"/>
          <w:rPrChange w:id="130" w:author="嘏 吴" w:date="2026-03-29T23:35:00Z" w16du:dateUtc="2026-03-29T15:35:00Z">
            <w:rPr>
              <w:rFonts w:ascii="Arial" w:hAnsi="Arial" w:cs="Arial"/>
              <w:noProof/>
              <w:color w:val="000000" w:themeColor="text1"/>
              <w:sz w:val="22"/>
            </w:rPr>
          </w:rPrChange>
        </w:rPr>
        <w:t>[1]</w:t>
      </w:r>
      <w:r w:rsidR="00FE2274" w:rsidRPr="008539BA">
        <w:rPr>
          <w:rFonts w:ascii="Times New Roman" w:hAnsi="Times New Roman" w:cs="Times New Roman"/>
          <w:color w:val="000000" w:themeColor="text1"/>
          <w:sz w:val="22"/>
          <w:rPrChange w:id="131" w:author="嘏 吴" w:date="2026-03-29T23:35:00Z" w16du:dateUtc="2026-03-29T15:35:00Z">
            <w:rPr>
              <w:rFonts w:ascii="Arial" w:hAnsi="Arial" w:cs="Arial"/>
              <w:color w:val="000000" w:themeColor="text1"/>
              <w:sz w:val="22"/>
            </w:rPr>
          </w:rPrChange>
        </w:rPr>
        <w:fldChar w:fldCharType="end"/>
      </w:r>
      <w:r w:rsidR="00520FFB" w:rsidRPr="008539BA">
        <w:rPr>
          <w:rFonts w:ascii="Times New Roman" w:hAnsi="Times New Roman" w:cs="Times New Roman"/>
          <w:color w:val="000000" w:themeColor="text1"/>
          <w:sz w:val="22"/>
          <w:rPrChange w:id="132" w:author="嘏 吴" w:date="2026-03-29T23:35:00Z" w16du:dateUtc="2026-03-29T15:35:00Z">
            <w:rPr>
              <w:rFonts w:ascii="Arial" w:hAnsi="Arial" w:cs="Arial"/>
              <w:color w:val="000000" w:themeColor="text1"/>
              <w:sz w:val="22"/>
            </w:rPr>
          </w:rPrChange>
        </w:rPr>
        <w:t xml:space="preserve">. </w:t>
      </w:r>
      <w:r w:rsidR="007721C9" w:rsidRPr="008539BA">
        <w:rPr>
          <w:rFonts w:ascii="Times New Roman" w:hAnsi="Times New Roman" w:cs="Times New Roman"/>
          <w:color w:val="000000" w:themeColor="text1"/>
          <w:sz w:val="22"/>
          <w:rPrChange w:id="133" w:author="嘏 吴" w:date="2026-03-29T23:35:00Z" w16du:dateUtc="2026-03-29T15:35:00Z">
            <w:rPr>
              <w:rFonts w:ascii="Arial" w:hAnsi="Arial" w:cs="Arial"/>
              <w:color w:val="000000" w:themeColor="text1"/>
              <w:sz w:val="22"/>
            </w:rPr>
          </w:rPrChange>
        </w:rPr>
        <w:t>Accurate identification of peptides that bind to specific HLA alleles is critical for advancing immunotherapy and vaccine development. Experimental approach</w:t>
      </w:r>
      <w:r w:rsidR="002074CB" w:rsidRPr="008539BA">
        <w:rPr>
          <w:rFonts w:ascii="Times New Roman" w:hAnsi="Times New Roman" w:cs="Times New Roman"/>
          <w:color w:val="000000" w:themeColor="text1"/>
          <w:sz w:val="22"/>
          <w:rPrChange w:id="134" w:author="嘏 吴" w:date="2026-03-29T23:35:00Z" w16du:dateUtc="2026-03-29T15:35:00Z">
            <w:rPr>
              <w:rFonts w:ascii="Arial" w:hAnsi="Arial" w:cs="Arial"/>
              <w:color w:val="000000" w:themeColor="text1"/>
              <w:sz w:val="22"/>
            </w:rPr>
          </w:rPrChange>
        </w:rPr>
        <w:t>es</w:t>
      </w:r>
      <w:r w:rsidR="007721C9" w:rsidRPr="008539BA">
        <w:rPr>
          <w:rFonts w:ascii="Times New Roman" w:hAnsi="Times New Roman" w:cs="Times New Roman"/>
          <w:color w:val="000000" w:themeColor="text1"/>
          <w:sz w:val="22"/>
          <w:rPrChange w:id="135" w:author="嘏 吴" w:date="2026-03-29T23:35:00Z" w16du:dateUtc="2026-03-29T15:35:00Z">
            <w:rPr>
              <w:rFonts w:ascii="Arial" w:hAnsi="Arial" w:cs="Arial"/>
              <w:color w:val="000000" w:themeColor="text1"/>
              <w:sz w:val="22"/>
            </w:rPr>
          </w:rPrChange>
        </w:rPr>
        <w:t>, such as biochemical binding assays and mass spectrometry (MS)-based immunopeptidomics</w:t>
      </w:r>
      <w:r w:rsidR="002074CB" w:rsidRPr="008539BA">
        <w:rPr>
          <w:rFonts w:ascii="Times New Roman" w:hAnsi="Times New Roman" w:cs="Times New Roman"/>
          <w:color w:val="000000" w:themeColor="text1"/>
          <w:sz w:val="22"/>
          <w:rPrChange w:id="136" w:author="嘏 吴" w:date="2026-03-29T23:35:00Z" w16du:dateUtc="2026-03-29T15:35:00Z">
            <w:rPr>
              <w:rFonts w:ascii="Arial" w:hAnsi="Arial" w:cs="Arial"/>
              <w:color w:val="000000" w:themeColor="text1"/>
              <w:sz w:val="22"/>
            </w:rPr>
          </w:rPrChange>
        </w:rPr>
        <w:t xml:space="preserve">, have been pivotal in profiling naturally presented peptides, with MS offering high throughput and broader HLA allele coverage </w:t>
      </w:r>
      <w:r w:rsidR="002074CB" w:rsidRPr="008539BA">
        <w:rPr>
          <w:rFonts w:ascii="Times New Roman" w:hAnsi="Times New Roman" w:cs="Times New Roman"/>
          <w:color w:val="000000" w:themeColor="text1"/>
          <w:sz w:val="22"/>
          <w:rPrChange w:id="137" w:author="嘏 吴" w:date="2026-03-29T23:35:00Z" w16du:dateUtc="2026-03-29T15:35:00Z">
            <w:rPr>
              <w:rFonts w:ascii="Arial" w:hAnsi="Arial" w:cs="Arial"/>
              <w:color w:val="000000" w:themeColor="text1"/>
              <w:sz w:val="22"/>
            </w:rPr>
          </w:rPrChange>
        </w:rPr>
        <w:fldChar w:fldCharType="begin">
          <w:fldData xml:space="preserve">PEVuZE5vdGU+PENpdGU+PEF1dGhvcj5Ib2VuaXNjaCBHcmF2ZWw8L0F1dGhvcj48WWVhcj4yMDIz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</w:fldData>
        </w:fldChar>
      </w:r>
      <w:r w:rsidR="00F248C2" w:rsidRPr="008539BA">
        <w:rPr>
          <w:rFonts w:ascii="Times New Roman" w:hAnsi="Times New Roman" w:cs="Times New Roman"/>
          <w:color w:val="000000" w:themeColor="text1"/>
          <w:sz w:val="22"/>
          <w:rPrChange w:id="138" w:author="嘏 吴" w:date="2026-03-29T23:35:00Z" w16du:dateUtc="2026-03-29T15:35:00Z">
            <w:rPr>
              <w:rFonts w:ascii="Arial" w:hAnsi="Arial" w:cs="Arial"/>
              <w:color w:val="000000" w:themeColor="text1"/>
              <w:sz w:val="22"/>
            </w:rPr>
          </w:rPrChange>
        </w:rPr>
        <w:instrText xml:space="preserve"> ADDIN EN.CITE </w:instrText>
      </w:r>
      <w:r w:rsidR="00F248C2" w:rsidRPr="008539BA">
        <w:rPr>
          <w:rFonts w:ascii="Times New Roman" w:hAnsi="Times New Roman" w:cs="Times New Roman"/>
          <w:color w:val="000000" w:themeColor="text1"/>
          <w:sz w:val="22"/>
          <w:rPrChange w:id="139" w:author="嘏 吴" w:date="2026-03-29T23:35:00Z" w16du:dateUtc="2026-03-29T15:35:00Z">
            <w:rPr>
              <w:rFonts w:ascii="Arial" w:hAnsi="Arial" w:cs="Arial"/>
              <w:color w:val="000000" w:themeColor="text1"/>
              <w:sz w:val="22"/>
            </w:rPr>
          </w:rPrChange>
        </w:rPr>
        <w:fldChar w:fldCharType="begin">
          <w:fldData xml:space="preserve">PEVuZE5vdGU+PENpdGU+PEF1dGhvcj5Ib2VuaXNjaCBHcmF2ZWw8L0F1dGhvcj48WWVhcj4yMDIz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</w:fldData>
        </w:fldChar>
      </w:r>
      <w:r w:rsidR="00F248C2" w:rsidRPr="008539BA">
        <w:rPr>
          <w:rFonts w:ascii="Times New Roman" w:hAnsi="Times New Roman" w:cs="Times New Roman"/>
          <w:color w:val="000000" w:themeColor="text1"/>
          <w:sz w:val="22"/>
          <w:rPrChange w:id="140" w:author="嘏 吴" w:date="2026-03-29T23:35:00Z" w16du:dateUtc="2026-03-29T15:35:00Z">
            <w:rPr>
              <w:rFonts w:ascii="Arial" w:hAnsi="Arial" w:cs="Arial"/>
              <w:color w:val="000000" w:themeColor="text1"/>
              <w:sz w:val="22"/>
            </w:rPr>
          </w:rPrChange>
        </w:rPr>
        <w:instrText xml:space="preserve"> ADDIN EN.CITE.DATA </w:instrText>
      </w:r>
      <w:r w:rsidR="00F248C2" w:rsidRPr="004A5A2D">
        <w:rPr>
          <w:rFonts w:ascii="Times New Roman" w:hAnsi="Times New Roman" w:cs="Times New Roman"/>
          <w:color w:val="000000" w:themeColor="text1"/>
          <w:sz w:val="22"/>
        </w:rPr>
      </w:r>
      <w:r w:rsidR="00F248C2" w:rsidRPr="008539BA">
        <w:rPr>
          <w:rFonts w:ascii="Times New Roman" w:hAnsi="Times New Roman" w:cs="Times New Roman"/>
          <w:color w:val="000000" w:themeColor="text1"/>
          <w:sz w:val="22"/>
          <w:rPrChange w:id="141" w:author="嘏 吴" w:date="2026-03-29T23:35:00Z" w16du:dateUtc="2026-03-29T15:35:00Z">
            <w:rPr>
              <w:rFonts w:ascii="Arial" w:hAnsi="Arial" w:cs="Arial"/>
              <w:color w:val="000000" w:themeColor="text1"/>
              <w:sz w:val="22"/>
            </w:rPr>
          </w:rPrChange>
        </w:rPr>
        <w:fldChar w:fldCharType="end"/>
      </w:r>
      <w:r w:rsidR="002074CB" w:rsidRPr="004A5A2D">
        <w:rPr>
          <w:rFonts w:ascii="Times New Roman" w:hAnsi="Times New Roman" w:cs="Times New Roman"/>
          <w:color w:val="000000" w:themeColor="text1"/>
          <w:sz w:val="22"/>
        </w:rPr>
      </w:r>
      <w:r w:rsidR="002074CB" w:rsidRPr="008539BA">
        <w:rPr>
          <w:rFonts w:ascii="Times New Roman" w:hAnsi="Times New Roman" w:cs="Times New Roman"/>
          <w:color w:val="000000" w:themeColor="text1"/>
          <w:sz w:val="22"/>
          <w:rPrChange w:id="142" w:author="嘏 吴" w:date="2026-03-29T23:35:00Z" w16du:dateUtc="2026-03-29T15:35:00Z">
            <w:rPr>
              <w:rFonts w:ascii="Arial" w:hAnsi="Arial" w:cs="Arial"/>
              <w:color w:val="000000" w:themeColor="text1"/>
              <w:sz w:val="22"/>
            </w:rPr>
          </w:rPrChange>
        </w:rPr>
        <w:fldChar w:fldCharType="separate"/>
      </w:r>
      <w:r w:rsidR="00F248C2" w:rsidRPr="008539BA">
        <w:rPr>
          <w:rFonts w:ascii="Times New Roman" w:hAnsi="Times New Roman" w:cs="Times New Roman"/>
          <w:noProof/>
          <w:color w:val="000000" w:themeColor="text1"/>
          <w:sz w:val="22"/>
          <w:rPrChange w:id="143" w:author="嘏 吴" w:date="2026-03-29T23:35:00Z" w16du:dateUtc="2026-03-29T15:35:00Z">
            <w:rPr>
              <w:rFonts w:ascii="Arial" w:hAnsi="Arial" w:cs="Arial"/>
              <w:noProof/>
              <w:color w:val="000000" w:themeColor="text1"/>
              <w:sz w:val="22"/>
            </w:rPr>
          </w:rPrChange>
        </w:rPr>
        <w:t>[2]</w:t>
      </w:r>
      <w:r w:rsidR="002074CB" w:rsidRPr="008539BA">
        <w:rPr>
          <w:rFonts w:ascii="Times New Roman" w:hAnsi="Times New Roman" w:cs="Times New Roman"/>
          <w:color w:val="000000" w:themeColor="text1"/>
          <w:sz w:val="22"/>
          <w:rPrChange w:id="144" w:author="嘏 吴" w:date="2026-03-29T23:35:00Z" w16du:dateUtc="2026-03-29T15:35:00Z">
            <w:rPr>
              <w:rFonts w:ascii="Arial" w:hAnsi="Arial" w:cs="Arial"/>
              <w:color w:val="000000" w:themeColor="text1"/>
              <w:sz w:val="22"/>
            </w:rPr>
          </w:rPrChange>
        </w:rPr>
        <w:fldChar w:fldCharType="end"/>
      </w:r>
      <w:r w:rsidR="002074CB" w:rsidRPr="008539BA">
        <w:rPr>
          <w:rFonts w:ascii="Times New Roman" w:hAnsi="Times New Roman" w:cs="Times New Roman"/>
          <w:color w:val="000000" w:themeColor="text1"/>
          <w:sz w:val="22"/>
          <w:rPrChange w:id="145" w:author="嘏 吴" w:date="2026-03-29T23:35:00Z" w16du:dateUtc="2026-03-29T15:35:00Z">
            <w:rPr>
              <w:rFonts w:ascii="Arial" w:hAnsi="Arial" w:cs="Arial"/>
              <w:color w:val="000000" w:themeColor="text1"/>
              <w:sz w:val="22"/>
            </w:rPr>
          </w:rPrChange>
        </w:rPr>
        <w:t>.</w:t>
      </w:r>
      <w:r w:rsidR="002C74FB" w:rsidRPr="008539BA">
        <w:rPr>
          <w:rFonts w:ascii="Times New Roman" w:hAnsi="Times New Roman" w:cs="Times New Roman"/>
          <w:color w:val="000000" w:themeColor="text1"/>
          <w:sz w:val="22"/>
          <w:rPrChange w:id="146" w:author="嘏 吴" w:date="2026-03-29T23:35:00Z" w16du:dateUtc="2026-03-29T15:35:00Z">
            <w:rPr>
              <w:rFonts w:ascii="Arial" w:hAnsi="Arial" w:cs="Arial"/>
              <w:color w:val="000000" w:themeColor="text1"/>
              <w:sz w:val="22"/>
            </w:rPr>
          </w:rPrChange>
        </w:rPr>
        <w:t xml:space="preserve"> </w:t>
      </w:r>
      <w:r w:rsidR="002074CB" w:rsidRPr="008539BA">
        <w:rPr>
          <w:rFonts w:ascii="Times New Roman" w:hAnsi="Times New Roman" w:cs="Times New Roman"/>
          <w:color w:val="000000" w:themeColor="text1"/>
          <w:sz w:val="22"/>
          <w:rPrChange w:id="147" w:author="嘏 吴" w:date="2026-03-29T23:35:00Z" w16du:dateUtc="2026-03-29T15:35:00Z">
            <w:rPr>
              <w:rFonts w:ascii="Arial" w:hAnsi="Arial" w:cs="Arial"/>
              <w:color w:val="000000" w:themeColor="text1"/>
              <w:sz w:val="22"/>
            </w:rPr>
          </w:rPrChange>
        </w:rPr>
        <w:t>The resulting data, curated in databases such as the Immune Epitope Database (IEDB), provide essential resources for understanding peptide-HLA interactions, driving the need for computational tools to predict peptide-HLA binding</w:t>
      </w:r>
      <w:r w:rsidR="002C74FB" w:rsidRPr="008539BA">
        <w:rPr>
          <w:rFonts w:ascii="Times New Roman" w:hAnsi="Times New Roman" w:cs="Times New Roman"/>
          <w:color w:val="000000" w:themeColor="text1"/>
          <w:sz w:val="22"/>
          <w:rPrChange w:id="148" w:author="嘏 吴" w:date="2026-03-29T23:35:00Z" w16du:dateUtc="2026-03-29T15:35:00Z">
            <w:rPr>
              <w:rFonts w:ascii="Arial" w:hAnsi="Arial" w:cs="Arial"/>
              <w:color w:val="000000" w:themeColor="text1"/>
              <w:sz w:val="22"/>
            </w:rPr>
          </w:rPrChange>
        </w:rPr>
        <w:t xml:space="preserve"> </w:t>
      </w:r>
      <w:r w:rsidR="00F718F4" w:rsidRPr="008539BA">
        <w:rPr>
          <w:rFonts w:ascii="Times New Roman" w:hAnsi="Times New Roman" w:cs="Times New Roman"/>
          <w:color w:val="000000" w:themeColor="text1"/>
          <w:sz w:val="22"/>
          <w:rPrChange w:id="149" w:author="嘏 吴" w:date="2026-03-29T23:35:00Z" w16du:dateUtc="2026-03-29T15:35:00Z">
            <w:rPr>
              <w:rFonts w:ascii="Arial" w:hAnsi="Arial" w:cs="Arial"/>
              <w:color w:val="000000" w:themeColor="text1"/>
              <w:sz w:val="22"/>
            </w:rPr>
          </w:rPrChange>
        </w:rPr>
        <w:fldChar w:fldCharType="begin">
          <w:fldData xml:space="preserve">PEVuZE5vdGU+PENpdGU+PEF1dGhvcj5WaXRhPC9BdXRob3I+PFllYXI+MjAxOTwvWWVhcj48UmVj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</w:fldData>
        </w:fldChar>
      </w:r>
      <w:r w:rsidR="00F248C2" w:rsidRPr="008539BA">
        <w:rPr>
          <w:rFonts w:ascii="Times New Roman" w:hAnsi="Times New Roman" w:cs="Times New Roman"/>
          <w:color w:val="000000" w:themeColor="text1"/>
          <w:sz w:val="22"/>
          <w:rPrChange w:id="150" w:author="嘏 吴" w:date="2026-03-29T23:35:00Z" w16du:dateUtc="2026-03-29T15:35:00Z">
            <w:rPr>
              <w:rFonts w:ascii="Arial" w:hAnsi="Arial" w:cs="Arial"/>
              <w:color w:val="000000" w:themeColor="text1"/>
              <w:sz w:val="22"/>
            </w:rPr>
          </w:rPrChange>
        </w:rPr>
        <w:instrText xml:space="preserve"> ADDIN EN.CITE </w:instrText>
      </w:r>
      <w:r w:rsidR="00F248C2" w:rsidRPr="008539BA">
        <w:rPr>
          <w:rFonts w:ascii="Times New Roman" w:hAnsi="Times New Roman" w:cs="Times New Roman"/>
          <w:color w:val="000000" w:themeColor="text1"/>
          <w:sz w:val="22"/>
          <w:rPrChange w:id="151" w:author="嘏 吴" w:date="2026-03-29T23:35:00Z" w16du:dateUtc="2026-03-29T15:35:00Z">
            <w:rPr>
              <w:rFonts w:ascii="Arial" w:hAnsi="Arial" w:cs="Arial"/>
              <w:color w:val="000000" w:themeColor="text1"/>
              <w:sz w:val="22"/>
            </w:rPr>
          </w:rPrChange>
        </w:rPr>
        <w:fldChar w:fldCharType="begin">
          <w:fldData xml:space="preserve">PEVuZE5vdGU+PENpdGU+PEF1dGhvcj5WaXRhPC9BdXRob3I+PFllYXI+MjAxOTwvWWVhcj48UmVj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</w:fldData>
        </w:fldChar>
      </w:r>
      <w:r w:rsidR="00F248C2" w:rsidRPr="008539BA">
        <w:rPr>
          <w:rFonts w:ascii="Times New Roman" w:hAnsi="Times New Roman" w:cs="Times New Roman"/>
          <w:color w:val="000000" w:themeColor="text1"/>
          <w:sz w:val="22"/>
          <w:rPrChange w:id="152" w:author="嘏 吴" w:date="2026-03-29T23:35:00Z" w16du:dateUtc="2026-03-29T15:35:00Z">
            <w:rPr>
              <w:rFonts w:ascii="Arial" w:hAnsi="Arial" w:cs="Arial"/>
              <w:color w:val="000000" w:themeColor="text1"/>
              <w:sz w:val="22"/>
            </w:rPr>
          </w:rPrChange>
        </w:rPr>
        <w:instrText xml:space="preserve"> ADDIN EN.CITE.DATA </w:instrText>
      </w:r>
      <w:r w:rsidR="00F248C2" w:rsidRPr="004A5A2D">
        <w:rPr>
          <w:rFonts w:ascii="Times New Roman" w:hAnsi="Times New Roman" w:cs="Times New Roman"/>
          <w:color w:val="000000" w:themeColor="text1"/>
          <w:sz w:val="22"/>
        </w:rPr>
      </w:r>
      <w:r w:rsidR="00F248C2" w:rsidRPr="008539BA">
        <w:rPr>
          <w:rFonts w:ascii="Times New Roman" w:hAnsi="Times New Roman" w:cs="Times New Roman"/>
          <w:color w:val="000000" w:themeColor="text1"/>
          <w:sz w:val="22"/>
          <w:rPrChange w:id="153" w:author="嘏 吴" w:date="2026-03-29T23:35:00Z" w16du:dateUtc="2026-03-29T15:35:00Z">
            <w:rPr>
              <w:rFonts w:ascii="Arial" w:hAnsi="Arial" w:cs="Arial"/>
              <w:color w:val="000000" w:themeColor="text1"/>
              <w:sz w:val="22"/>
            </w:rPr>
          </w:rPrChange>
        </w:rPr>
        <w:fldChar w:fldCharType="end"/>
      </w:r>
      <w:r w:rsidR="00F718F4" w:rsidRPr="004A5A2D">
        <w:rPr>
          <w:rFonts w:ascii="Times New Roman" w:hAnsi="Times New Roman" w:cs="Times New Roman"/>
          <w:color w:val="000000" w:themeColor="text1"/>
          <w:sz w:val="22"/>
        </w:rPr>
      </w:r>
      <w:r w:rsidR="00F718F4" w:rsidRPr="008539BA">
        <w:rPr>
          <w:rFonts w:ascii="Times New Roman" w:hAnsi="Times New Roman" w:cs="Times New Roman"/>
          <w:color w:val="000000" w:themeColor="text1"/>
          <w:sz w:val="22"/>
          <w:rPrChange w:id="154" w:author="嘏 吴" w:date="2026-03-29T23:35:00Z" w16du:dateUtc="2026-03-29T15:35:00Z">
            <w:rPr>
              <w:rFonts w:ascii="Arial" w:hAnsi="Arial" w:cs="Arial"/>
              <w:color w:val="000000" w:themeColor="text1"/>
              <w:sz w:val="22"/>
            </w:rPr>
          </w:rPrChange>
        </w:rPr>
        <w:fldChar w:fldCharType="separate"/>
      </w:r>
      <w:r w:rsidR="00F248C2" w:rsidRPr="008539BA">
        <w:rPr>
          <w:rFonts w:ascii="Times New Roman" w:hAnsi="Times New Roman" w:cs="Times New Roman"/>
          <w:noProof/>
          <w:color w:val="000000" w:themeColor="text1"/>
          <w:sz w:val="22"/>
          <w:rPrChange w:id="155" w:author="嘏 吴" w:date="2026-03-29T23:35:00Z" w16du:dateUtc="2026-03-29T15:35:00Z">
            <w:rPr>
              <w:rFonts w:ascii="Arial" w:hAnsi="Arial" w:cs="Arial"/>
              <w:noProof/>
              <w:color w:val="000000" w:themeColor="text1"/>
              <w:sz w:val="22"/>
            </w:rPr>
          </w:rPrChange>
        </w:rPr>
        <w:t>[3]</w:t>
      </w:r>
      <w:r w:rsidR="00F718F4" w:rsidRPr="008539BA">
        <w:rPr>
          <w:rFonts w:ascii="Times New Roman" w:hAnsi="Times New Roman" w:cs="Times New Roman"/>
          <w:color w:val="000000" w:themeColor="text1"/>
          <w:sz w:val="22"/>
          <w:rPrChange w:id="156" w:author="嘏 吴" w:date="2026-03-29T23:35:00Z" w16du:dateUtc="2026-03-29T15:35:00Z">
            <w:rPr>
              <w:rFonts w:ascii="Arial" w:hAnsi="Arial" w:cs="Arial"/>
              <w:color w:val="000000" w:themeColor="text1"/>
              <w:sz w:val="22"/>
            </w:rPr>
          </w:rPrChange>
        </w:rPr>
        <w:fldChar w:fldCharType="end"/>
      </w:r>
      <w:r w:rsidR="00520FFB" w:rsidRPr="008539BA">
        <w:rPr>
          <w:rFonts w:ascii="Times New Roman" w:hAnsi="Times New Roman" w:cs="Times New Roman"/>
          <w:color w:val="000000" w:themeColor="text1"/>
          <w:sz w:val="22"/>
          <w:rPrChange w:id="157" w:author="嘏 吴" w:date="2026-03-29T23:35:00Z" w16du:dateUtc="2026-03-29T15:35:00Z">
            <w:rPr>
              <w:rFonts w:ascii="Arial" w:hAnsi="Arial" w:cs="Arial"/>
              <w:color w:val="000000" w:themeColor="text1"/>
              <w:sz w:val="22"/>
            </w:rPr>
          </w:rPrChange>
        </w:rPr>
        <w:t xml:space="preserve">. </w:t>
      </w:r>
      <w:r w:rsidR="002C74FB" w:rsidRPr="008539BA">
        <w:rPr>
          <w:rFonts w:ascii="Times New Roman" w:hAnsi="Times New Roman" w:cs="Times New Roman"/>
          <w:color w:val="000000" w:themeColor="text1"/>
          <w:sz w:val="22"/>
          <w:rPrChange w:id="158" w:author="嘏 吴" w:date="2026-03-29T23:35:00Z" w16du:dateUtc="2026-03-29T15:35:00Z">
            <w:rPr>
              <w:rFonts w:ascii="Arial" w:hAnsi="Arial" w:cs="Arial"/>
              <w:color w:val="000000" w:themeColor="text1"/>
              <w:sz w:val="22"/>
            </w:rPr>
          </w:rPrChange>
        </w:rPr>
        <w:t xml:space="preserve">Such tools, particularly for identifying neoantigens derived from somatic mutations in cancer, are central to personalized cancer immunotherapy, facilitating the identification of tumor-specific epitopes with therapeutic potential </w:t>
      </w:r>
      <w:r w:rsidR="00803663" w:rsidRPr="008539BA">
        <w:rPr>
          <w:rFonts w:ascii="Times New Roman" w:hAnsi="Times New Roman" w:cs="Times New Roman"/>
          <w:color w:val="000000" w:themeColor="text1"/>
          <w:sz w:val="22"/>
          <w:rPrChange w:id="159" w:author="嘏 吴" w:date="2026-03-29T23:35:00Z" w16du:dateUtc="2026-03-29T15:35:00Z">
            <w:rPr>
              <w:rFonts w:ascii="Arial" w:hAnsi="Arial" w:cs="Arial"/>
              <w:color w:val="000000" w:themeColor="text1"/>
              <w:sz w:val="22"/>
            </w:rPr>
          </w:rPrChange>
        </w:rPr>
        <w:fldChar w:fldCharType="begin">
          <w:fldData xml:space="preserve">PEVuZE5vdGU+PENpdGU+PEF1dGhvcj5YaWU8L0F1dGhvcj48WWVhcj4yMDIzPC9ZZWFyPjxSZWNO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</w:fldData>
        </w:fldChar>
      </w:r>
      <w:r w:rsidR="00F248C2" w:rsidRPr="008539BA">
        <w:rPr>
          <w:rFonts w:ascii="Times New Roman" w:hAnsi="Times New Roman" w:cs="Times New Roman"/>
          <w:color w:val="000000" w:themeColor="text1"/>
          <w:sz w:val="22"/>
          <w:rPrChange w:id="160" w:author="嘏 吴" w:date="2026-03-29T23:35:00Z" w16du:dateUtc="2026-03-29T15:35:00Z">
            <w:rPr>
              <w:rFonts w:ascii="Arial" w:hAnsi="Arial" w:cs="Arial"/>
              <w:color w:val="000000" w:themeColor="text1"/>
              <w:sz w:val="22"/>
            </w:rPr>
          </w:rPrChange>
        </w:rPr>
        <w:instrText xml:space="preserve"> ADDIN EN.CITE </w:instrText>
      </w:r>
      <w:r w:rsidR="00F248C2" w:rsidRPr="008539BA">
        <w:rPr>
          <w:rFonts w:ascii="Times New Roman" w:hAnsi="Times New Roman" w:cs="Times New Roman"/>
          <w:color w:val="000000" w:themeColor="text1"/>
          <w:sz w:val="22"/>
          <w:rPrChange w:id="161" w:author="嘏 吴" w:date="2026-03-29T23:35:00Z" w16du:dateUtc="2026-03-29T15:35:00Z">
            <w:rPr>
              <w:rFonts w:ascii="Arial" w:hAnsi="Arial" w:cs="Arial"/>
              <w:color w:val="000000" w:themeColor="text1"/>
              <w:sz w:val="22"/>
            </w:rPr>
          </w:rPrChange>
        </w:rPr>
        <w:fldChar w:fldCharType="begin">
          <w:fldData xml:space="preserve">PEVuZE5vdGU+PENpdGU+PEF1dGhvcj5YaWU8L0F1dGhvcj48WWVhcj4yMDIzPC9ZZWFyPjxSZWNO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</w:fldData>
        </w:fldChar>
      </w:r>
      <w:r w:rsidR="00F248C2" w:rsidRPr="008539BA">
        <w:rPr>
          <w:rFonts w:ascii="Times New Roman" w:hAnsi="Times New Roman" w:cs="Times New Roman"/>
          <w:color w:val="000000" w:themeColor="text1"/>
          <w:sz w:val="22"/>
          <w:rPrChange w:id="162" w:author="嘏 吴" w:date="2026-03-29T23:35:00Z" w16du:dateUtc="2026-03-29T15:35:00Z">
            <w:rPr>
              <w:rFonts w:ascii="Arial" w:hAnsi="Arial" w:cs="Arial"/>
              <w:color w:val="000000" w:themeColor="text1"/>
              <w:sz w:val="22"/>
            </w:rPr>
          </w:rPrChange>
        </w:rPr>
        <w:instrText xml:space="preserve"> ADDIN EN.CITE.DATA </w:instrText>
      </w:r>
      <w:r w:rsidR="00F248C2" w:rsidRPr="004A5A2D">
        <w:rPr>
          <w:rFonts w:ascii="Times New Roman" w:hAnsi="Times New Roman" w:cs="Times New Roman"/>
          <w:color w:val="000000" w:themeColor="text1"/>
          <w:sz w:val="22"/>
        </w:rPr>
      </w:r>
      <w:r w:rsidR="00F248C2" w:rsidRPr="008539BA">
        <w:rPr>
          <w:rFonts w:ascii="Times New Roman" w:hAnsi="Times New Roman" w:cs="Times New Roman"/>
          <w:color w:val="000000" w:themeColor="text1"/>
          <w:sz w:val="22"/>
          <w:rPrChange w:id="163" w:author="嘏 吴" w:date="2026-03-29T23:35:00Z" w16du:dateUtc="2026-03-29T15:35:00Z">
            <w:rPr>
              <w:rFonts w:ascii="Arial" w:hAnsi="Arial" w:cs="Arial"/>
              <w:color w:val="000000" w:themeColor="text1"/>
              <w:sz w:val="22"/>
            </w:rPr>
          </w:rPrChange>
        </w:rPr>
        <w:fldChar w:fldCharType="end"/>
      </w:r>
      <w:r w:rsidR="00803663" w:rsidRPr="004A5A2D">
        <w:rPr>
          <w:rFonts w:ascii="Times New Roman" w:hAnsi="Times New Roman" w:cs="Times New Roman"/>
          <w:color w:val="000000" w:themeColor="text1"/>
          <w:sz w:val="22"/>
        </w:rPr>
      </w:r>
      <w:r w:rsidR="00803663" w:rsidRPr="008539BA">
        <w:rPr>
          <w:rFonts w:ascii="Times New Roman" w:hAnsi="Times New Roman" w:cs="Times New Roman"/>
          <w:color w:val="000000" w:themeColor="text1"/>
          <w:sz w:val="22"/>
          <w:rPrChange w:id="164" w:author="嘏 吴" w:date="2026-03-29T23:35:00Z" w16du:dateUtc="2026-03-29T15:35:00Z">
            <w:rPr>
              <w:rFonts w:ascii="Arial" w:hAnsi="Arial" w:cs="Arial"/>
              <w:color w:val="000000" w:themeColor="text1"/>
              <w:sz w:val="22"/>
            </w:rPr>
          </w:rPrChange>
        </w:rPr>
        <w:fldChar w:fldCharType="separate"/>
      </w:r>
      <w:r w:rsidR="00F248C2" w:rsidRPr="008539BA">
        <w:rPr>
          <w:rFonts w:ascii="Times New Roman" w:hAnsi="Times New Roman" w:cs="Times New Roman"/>
          <w:noProof/>
          <w:color w:val="000000" w:themeColor="text1"/>
          <w:sz w:val="22"/>
          <w:rPrChange w:id="165" w:author="嘏 吴" w:date="2026-03-29T23:35:00Z" w16du:dateUtc="2026-03-29T15:35:00Z">
            <w:rPr>
              <w:rFonts w:ascii="Arial" w:hAnsi="Arial" w:cs="Arial"/>
              <w:noProof/>
              <w:color w:val="000000" w:themeColor="text1"/>
              <w:sz w:val="22"/>
            </w:rPr>
          </w:rPrChange>
        </w:rPr>
        <w:t>[4]</w:t>
      </w:r>
      <w:r w:rsidR="00803663" w:rsidRPr="008539BA">
        <w:rPr>
          <w:rFonts w:ascii="Times New Roman" w:hAnsi="Times New Roman" w:cs="Times New Roman"/>
          <w:color w:val="000000" w:themeColor="text1"/>
          <w:sz w:val="22"/>
          <w:rPrChange w:id="166" w:author="嘏 吴" w:date="2026-03-29T23:35:00Z" w16du:dateUtc="2026-03-29T15:35:00Z">
            <w:rPr>
              <w:rFonts w:ascii="Arial" w:hAnsi="Arial" w:cs="Arial"/>
              <w:color w:val="000000" w:themeColor="text1"/>
              <w:sz w:val="22"/>
            </w:rPr>
          </w:rPrChange>
        </w:rPr>
        <w:fldChar w:fldCharType="end"/>
      </w:r>
      <w:r w:rsidR="00520FFB" w:rsidRPr="008539BA">
        <w:rPr>
          <w:rFonts w:ascii="Times New Roman" w:hAnsi="Times New Roman" w:cs="Times New Roman"/>
          <w:color w:val="000000" w:themeColor="text1"/>
          <w:sz w:val="22"/>
          <w:rPrChange w:id="167" w:author="嘏 吴" w:date="2026-03-29T23:35:00Z" w16du:dateUtc="2026-03-29T15:35:00Z">
            <w:rPr>
              <w:rFonts w:ascii="Arial" w:hAnsi="Arial" w:cs="Arial"/>
              <w:color w:val="000000" w:themeColor="text1"/>
              <w:sz w:val="22"/>
            </w:rPr>
          </w:rPrChange>
        </w:rPr>
        <w:t>.</w:t>
      </w:r>
      <w:r w:rsidR="00355E1E" w:rsidRPr="008539BA">
        <w:rPr>
          <w:rFonts w:ascii="Times New Roman" w:hAnsi="Times New Roman" w:cs="Times New Roman"/>
          <w:color w:val="000000" w:themeColor="text1"/>
          <w:sz w:val="22"/>
          <w:rPrChange w:id="168" w:author="嘏 吴" w:date="2026-03-29T23:35:00Z" w16du:dateUtc="2026-03-29T15:35:00Z">
            <w:rPr>
              <w:rFonts w:ascii="Arial" w:hAnsi="Arial" w:cs="Arial"/>
              <w:color w:val="000000" w:themeColor="text1"/>
            </w:rPr>
          </w:rPrChange>
        </w:rPr>
        <w:t xml:space="preserve"> </w:t>
      </w:r>
    </w:p>
    <w:p w14:paraId="58398A5D" w14:textId="0AC652F6" w:rsidR="001573AC" w:rsidRPr="008539BA" w:rsidRDefault="00520FFB" w:rsidP="00785527">
      <w:pPr>
        <w:spacing w:line="360" w:lineRule="auto"/>
        <w:ind w:firstLineChars="200" w:firstLine="440"/>
        <w:rPr>
          <w:rFonts w:ascii="Times New Roman" w:hAnsi="Times New Roman" w:cs="Times New Roman"/>
          <w:color w:val="000000" w:themeColor="text1"/>
          <w:sz w:val="22"/>
          <w:rPrChange w:id="169" w:author="嘏 吴" w:date="2026-03-29T23:35:00Z" w16du:dateUtc="2026-03-29T15:35:00Z">
            <w:rPr>
              <w:rFonts w:ascii="Arial" w:hAnsi="Arial" w:cs="Arial"/>
              <w:color w:val="000000" w:themeColor="text1"/>
              <w:sz w:val="22"/>
            </w:rPr>
          </w:rPrChange>
        </w:rPr>
      </w:pPr>
      <w:r w:rsidRPr="008539BA">
        <w:rPr>
          <w:rFonts w:ascii="Times New Roman" w:hAnsi="Times New Roman" w:cs="Times New Roman"/>
          <w:color w:val="000000" w:themeColor="text1"/>
          <w:sz w:val="22"/>
          <w:rPrChange w:id="170" w:author="嘏 吴" w:date="2026-03-29T23:35:00Z" w16du:dateUtc="2026-03-29T15:35:00Z">
            <w:rPr>
              <w:rFonts w:ascii="Arial" w:hAnsi="Arial" w:cs="Arial"/>
              <w:color w:val="000000" w:themeColor="text1"/>
              <w:sz w:val="22"/>
            </w:rPr>
          </w:rPrChange>
        </w:rPr>
        <w:t xml:space="preserve">The complexity of peptide-HLA binding prediction has driven the adoption of advanced computational approaches, with neural networks emerging as a transformative tool. </w:t>
      </w:r>
      <w:r w:rsidR="0089108B" w:rsidRPr="008539BA">
        <w:rPr>
          <w:rFonts w:ascii="Times New Roman" w:hAnsi="Times New Roman" w:cs="Times New Roman"/>
          <w:color w:val="000000" w:themeColor="text1"/>
          <w:sz w:val="22"/>
          <w:rPrChange w:id="171" w:author="嘏 吴" w:date="2026-03-29T23:35:00Z" w16du:dateUtc="2026-03-29T15:35:00Z">
            <w:rPr>
              <w:rFonts w:ascii="Arial" w:hAnsi="Arial" w:cs="Arial"/>
              <w:color w:val="000000" w:themeColor="text1"/>
              <w:sz w:val="22"/>
            </w:rPr>
          </w:rPrChange>
        </w:rPr>
        <w:t>Neural networks</w:t>
      </w:r>
      <w:r w:rsidR="00C0626D" w:rsidRPr="008539BA">
        <w:rPr>
          <w:rFonts w:ascii="Times New Roman" w:hAnsi="Times New Roman" w:cs="Times New Roman"/>
          <w:color w:val="000000" w:themeColor="text1"/>
          <w:sz w:val="22"/>
          <w:rPrChange w:id="172" w:author="嘏 吴" w:date="2026-03-29T23:35:00Z" w16du:dateUtc="2026-03-29T15:35:00Z">
            <w:rPr>
              <w:rFonts w:ascii="Arial" w:hAnsi="Arial" w:cs="Arial"/>
              <w:color w:val="000000" w:themeColor="text1"/>
              <w:sz w:val="22"/>
            </w:rPr>
          </w:rPrChange>
        </w:rPr>
        <w:t xml:space="preserve"> generally outperform other methods, demonstrating superior predictive accuracy </w:t>
      </w:r>
      <w:r w:rsidR="00B330D4" w:rsidRPr="008539BA">
        <w:rPr>
          <w:rFonts w:ascii="Times New Roman" w:hAnsi="Times New Roman" w:cs="Times New Roman"/>
          <w:color w:val="000000" w:themeColor="text1"/>
          <w:sz w:val="22"/>
          <w:rPrChange w:id="173" w:author="嘏 吴" w:date="2026-03-29T23:35:00Z" w16du:dateUtc="2026-03-29T15:35:00Z">
            <w:rPr>
              <w:rFonts w:ascii="Arial" w:hAnsi="Arial" w:cs="Arial"/>
              <w:color w:val="000000" w:themeColor="text1"/>
              <w:sz w:val="22"/>
            </w:rPr>
          </w:rPrChange>
        </w:rPr>
        <w:fldChar w:fldCharType="begin">
          <w:fldData xml:space="preserve">PEVuZE5vdGU+PENpdGU+PEF1dGhvcj5aaGFvPC9BdXRob3I+PFllYXI+MjAxODwvWWVhcj48UmVj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</w:fldData>
        </w:fldChar>
      </w:r>
      <w:r w:rsidR="00F248C2" w:rsidRPr="008539BA">
        <w:rPr>
          <w:rFonts w:ascii="Times New Roman" w:hAnsi="Times New Roman" w:cs="Times New Roman"/>
          <w:color w:val="000000" w:themeColor="text1"/>
          <w:sz w:val="22"/>
          <w:rPrChange w:id="174" w:author="嘏 吴" w:date="2026-03-29T23:35:00Z" w16du:dateUtc="2026-03-29T15:35:00Z">
            <w:rPr>
              <w:rFonts w:ascii="Arial" w:hAnsi="Arial" w:cs="Arial"/>
              <w:color w:val="000000" w:themeColor="text1"/>
              <w:sz w:val="22"/>
            </w:rPr>
          </w:rPrChange>
        </w:rPr>
        <w:instrText xml:space="preserve"> ADDIN EN.CITE </w:instrText>
      </w:r>
      <w:r w:rsidR="00F248C2" w:rsidRPr="008539BA">
        <w:rPr>
          <w:rFonts w:ascii="Times New Roman" w:hAnsi="Times New Roman" w:cs="Times New Roman"/>
          <w:color w:val="000000" w:themeColor="text1"/>
          <w:sz w:val="22"/>
          <w:rPrChange w:id="175" w:author="嘏 吴" w:date="2026-03-29T23:35:00Z" w16du:dateUtc="2026-03-29T15:35:00Z">
            <w:rPr>
              <w:rFonts w:ascii="Arial" w:hAnsi="Arial" w:cs="Arial"/>
              <w:color w:val="000000" w:themeColor="text1"/>
              <w:sz w:val="22"/>
            </w:rPr>
          </w:rPrChange>
        </w:rPr>
        <w:fldChar w:fldCharType="begin">
          <w:fldData xml:space="preserve">PEVuZE5vdGU+PENpdGU+PEF1dGhvcj5aaGFvPC9BdXRob3I+PFllYXI+MjAxODwvWWVhcj48UmVj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</w:fldData>
        </w:fldChar>
      </w:r>
      <w:r w:rsidR="00F248C2" w:rsidRPr="008539BA">
        <w:rPr>
          <w:rFonts w:ascii="Times New Roman" w:hAnsi="Times New Roman" w:cs="Times New Roman"/>
          <w:color w:val="000000" w:themeColor="text1"/>
          <w:sz w:val="22"/>
          <w:rPrChange w:id="176" w:author="嘏 吴" w:date="2026-03-29T23:35:00Z" w16du:dateUtc="2026-03-29T15:35:00Z">
            <w:rPr>
              <w:rFonts w:ascii="Arial" w:hAnsi="Arial" w:cs="Arial"/>
              <w:color w:val="000000" w:themeColor="text1"/>
              <w:sz w:val="22"/>
            </w:rPr>
          </w:rPrChange>
        </w:rPr>
        <w:instrText xml:space="preserve"> ADDIN EN.CITE.DATA </w:instrText>
      </w:r>
      <w:r w:rsidR="00F248C2" w:rsidRPr="004A5A2D">
        <w:rPr>
          <w:rFonts w:ascii="Times New Roman" w:hAnsi="Times New Roman" w:cs="Times New Roman"/>
          <w:color w:val="000000" w:themeColor="text1"/>
          <w:sz w:val="22"/>
        </w:rPr>
      </w:r>
      <w:r w:rsidR="00F248C2" w:rsidRPr="008539BA">
        <w:rPr>
          <w:rFonts w:ascii="Times New Roman" w:hAnsi="Times New Roman" w:cs="Times New Roman"/>
          <w:color w:val="000000" w:themeColor="text1"/>
          <w:sz w:val="22"/>
          <w:rPrChange w:id="177" w:author="嘏 吴" w:date="2026-03-29T23:35:00Z" w16du:dateUtc="2026-03-29T15:35:00Z">
            <w:rPr>
              <w:rFonts w:ascii="Arial" w:hAnsi="Arial" w:cs="Arial"/>
              <w:color w:val="000000" w:themeColor="text1"/>
              <w:sz w:val="22"/>
            </w:rPr>
          </w:rPrChange>
        </w:rPr>
        <w:fldChar w:fldCharType="end"/>
      </w:r>
      <w:r w:rsidR="00B330D4" w:rsidRPr="004A5A2D">
        <w:rPr>
          <w:rFonts w:ascii="Times New Roman" w:hAnsi="Times New Roman" w:cs="Times New Roman"/>
          <w:color w:val="000000" w:themeColor="text1"/>
          <w:sz w:val="22"/>
        </w:rPr>
      </w:r>
      <w:r w:rsidR="00B330D4" w:rsidRPr="008539BA">
        <w:rPr>
          <w:rFonts w:ascii="Times New Roman" w:hAnsi="Times New Roman" w:cs="Times New Roman"/>
          <w:color w:val="000000" w:themeColor="text1"/>
          <w:sz w:val="22"/>
          <w:rPrChange w:id="178" w:author="嘏 吴" w:date="2026-03-29T23:35:00Z" w16du:dateUtc="2026-03-29T15:35:00Z">
            <w:rPr>
              <w:rFonts w:ascii="Arial" w:hAnsi="Arial" w:cs="Arial"/>
              <w:color w:val="000000" w:themeColor="text1"/>
              <w:sz w:val="22"/>
            </w:rPr>
          </w:rPrChange>
        </w:rPr>
        <w:fldChar w:fldCharType="separate"/>
      </w:r>
      <w:r w:rsidR="00F248C2" w:rsidRPr="008539BA">
        <w:rPr>
          <w:rFonts w:ascii="Times New Roman" w:hAnsi="Times New Roman" w:cs="Times New Roman"/>
          <w:noProof/>
          <w:color w:val="000000" w:themeColor="text1"/>
          <w:sz w:val="22"/>
          <w:rPrChange w:id="179" w:author="嘏 吴" w:date="2026-03-29T23:35:00Z" w16du:dateUtc="2026-03-29T15:35:00Z">
            <w:rPr>
              <w:rFonts w:ascii="Arial" w:hAnsi="Arial" w:cs="Arial"/>
              <w:noProof/>
              <w:color w:val="000000" w:themeColor="text1"/>
              <w:sz w:val="22"/>
            </w:rPr>
          </w:rPrChange>
        </w:rPr>
        <w:t>[5-7]</w:t>
      </w:r>
      <w:r w:rsidR="00B330D4" w:rsidRPr="008539BA">
        <w:rPr>
          <w:rFonts w:ascii="Times New Roman" w:hAnsi="Times New Roman" w:cs="Times New Roman"/>
          <w:color w:val="000000" w:themeColor="text1"/>
          <w:sz w:val="22"/>
          <w:rPrChange w:id="180" w:author="嘏 吴" w:date="2026-03-29T23:35:00Z" w16du:dateUtc="2026-03-29T15:35:00Z">
            <w:rPr>
              <w:rFonts w:ascii="Arial" w:hAnsi="Arial" w:cs="Arial"/>
              <w:color w:val="000000" w:themeColor="text1"/>
              <w:sz w:val="22"/>
            </w:rPr>
          </w:rPrChange>
        </w:rPr>
        <w:fldChar w:fldCharType="end"/>
      </w:r>
      <w:r w:rsidR="00026692" w:rsidRPr="008539BA">
        <w:rPr>
          <w:rFonts w:ascii="Times New Roman" w:hAnsi="Times New Roman" w:cs="Times New Roman"/>
          <w:color w:val="000000" w:themeColor="text1"/>
          <w:sz w:val="22"/>
          <w:rPrChange w:id="181" w:author="嘏 吴" w:date="2026-03-29T23:35:00Z" w16du:dateUtc="2026-03-29T15:35:00Z">
            <w:rPr>
              <w:rFonts w:ascii="Arial" w:hAnsi="Arial" w:cs="Arial"/>
              <w:color w:val="000000" w:themeColor="text1"/>
              <w:sz w:val="22"/>
            </w:rPr>
          </w:rPrChange>
        </w:rPr>
        <w:t xml:space="preserve">. </w:t>
      </w:r>
      <w:r w:rsidR="001573AC" w:rsidRPr="008539BA">
        <w:rPr>
          <w:rFonts w:ascii="Times New Roman" w:hAnsi="Times New Roman" w:cs="Times New Roman"/>
          <w:color w:val="000000" w:themeColor="text1"/>
          <w:sz w:val="22"/>
          <w:rPrChange w:id="182" w:author="嘏 吴" w:date="2026-03-29T23:35:00Z" w16du:dateUtc="2026-03-29T15:35:00Z">
            <w:rPr>
              <w:rFonts w:ascii="Arial" w:hAnsi="Arial" w:cs="Arial"/>
              <w:color w:val="000000" w:themeColor="text1"/>
              <w:sz w:val="22"/>
            </w:rPr>
          </w:rPrChange>
        </w:rPr>
        <w:t xml:space="preserve">Deep neural networks (DNNs), with their multiple layers, effectively capture complex relationships in data and are well-suited for peptide-HLA binding prediction </w:t>
      </w:r>
      <w:r w:rsidR="00B45414" w:rsidRPr="008539BA">
        <w:rPr>
          <w:rFonts w:ascii="Times New Roman" w:hAnsi="Times New Roman" w:cs="Times New Roman"/>
          <w:color w:val="000000" w:themeColor="text1"/>
          <w:sz w:val="22"/>
          <w:rPrChange w:id="183" w:author="嘏 吴" w:date="2026-03-29T23:35:00Z" w16du:dateUtc="2026-03-29T15:35:00Z">
            <w:rPr>
              <w:rFonts w:ascii="Arial" w:hAnsi="Arial" w:cs="Arial"/>
              <w:color w:val="000000" w:themeColor="text1"/>
              <w:sz w:val="22"/>
            </w:rPr>
          </w:rPrChange>
        </w:rPr>
        <w:fldChar w:fldCharType="begin"/>
      </w:r>
      <w:r w:rsidR="00F248C2" w:rsidRPr="008539BA">
        <w:rPr>
          <w:rFonts w:ascii="Times New Roman" w:hAnsi="Times New Roman" w:cs="Times New Roman"/>
          <w:color w:val="000000" w:themeColor="text1"/>
          <w:sz w:val="22"/>
          <w:rPrChange w:id="184" w:author="嘏 吴" w:date="2026-03-29T23:35:00Z" w16du:dateUtc="2026-03-29T15:35:00Z">
            <w:rPr>
              <w:rFonts w:ascii="Arial" w:hAnsi="Arial" w:cs="Arial"/>
              <w:color w:val="000000" w:themeColor="text1"/>
              <w:sz w:val="22"/>
            </w:rPr>
          </w:rPrChange>
        </w:rPr>
        <w:instrText xml:space="preserve"> ADDIN EN.CITE &lt;EndNote&gt;&lt;Cite&gt;&lt;Author&gt;Kriegeskorte&lt;/Author&gt;&lt;Year&gt;2019&lt;/Year&gt;&lt;RecNum&gt;8&lt;/RecNum&gt;&lt;DisplayText&gt;[8]&lt;/DisplayText&gt;&lt;record&gt;&lt;rec-number&gt;8&lt;/rec-number&gt;&lt;foreign-keys&gt;&lt;key app="EN" db-id="ez9xpa92xrtvp3e9faaxx0xffrrvve5a9sf9" timestamp="1733573429"&gt;8&lt;/key&gt;&lt;/foreign-keys&gt;&lt;ref-type name="Journal Article"&gt;17&lt;/ref-type&gt;&lt;contributors&gt;&lt;authors&gt;&lt;author&gt;Kriegeskorte, N.&lt;/author&gt;&lt;author&gt;Golan, T.&lt;/author&gt;&lt;/authors&gt;&lt;/contributors&gt;&lt;auth-address&gt;Department of Psychology, Columbia University, New York, NY 10027, USA; Department of Neuroscience, Columbia University, New York, NY 10027, USA; Department of Electrical Engineering, Columbia University, New York, NY 10027, USA; Zuckerman Mind Brain Behavior Institute, Columbia University, New York, NY 10027, USA. Electronic address: n.kriegeskorte@columbia.edu.&amp;#xD;Zuckerman Mind Brain Behavior Institute, Columbia University, New York, NY 10027, USA. Electronic address: tal.golan@columbia.edu.&lt;/auth-address&gt;&lt;titles&gt;&lt;title&gt;Neural network models and deep learning&lt;/title&gt;&lt;secondary-title&gt;Curr Biol&lt;/secondary-title&gt;&lt;alt-title&gt;Current biology : CB&lt;/alt-title&gt;&lt;/titles&gt;&lt;periodical&gt;&lt;full-title&gt;Curr Biol&lt;/full-title&gt;&lt;abbr-1&gt;Current biology : CB&lt;/abbr-1&gt;&lt;/periodical&gt;&lt;alt-periodical&gt;&lt;full-title&gt;Curr Biol&lt;/full-title&gt;&lt;abbr-1&gt;Current biology : CB&lt;/abbr-1&gt;&lt;/alt-periodical&gt;&lt;pages&gt;R231-r236&lt;/pages&gt;&lt;volume&gt;29&lt;/volume&gt;&lt;number&gt;7&lt;/number&gt;&lt;edition&gt;2019/04/03&lt;/edition&gt;&lt;keywords&gt;&lt;keyword&gt;Animals&lt;/keyword&gt;&lt;keyword&gt;Brain/*physiology&lt;/keyword&gt;&lt;keyword&gt;*Deep Learning&lt;/keyword&gt;&lt;keyword&gt;Humans&lt;/keyword&gt;&lt;keyword&gt;*Neural Networks, Computer&lt;/keyword&gt;&lt;/keywords&gt;&lt;dates&gt;&lt;year&gt;2019&lt;/year&gt;&lt;pub-dates&gt;&lt;date&gt;Apr 1&lt;/date&gt;&lt;/pub-dates&gt;&lt;/dates&gt;&lt;isbn&gt;0960-9822&lt;/isbn&gt;&lt;accession-num&gt;30939301&lt;/accession-num&gt;&lt;urls&gt;&lt;/urls&gt;&lt;electronic-resource-num&gt;10.1016/j.cub.2019.02.034&lt;/electronic-resource-num&gt;&lt;remote-database-provider&gt;NLM&lt;/remote-database-provider&gt;&lt;language&gt;eng&lt;/language&gt;&lt;/record&gt;&lt;/Cite&gt;&lt;/EndNote&gt;</w:instrText>
      </w:r>
      <w:r w:rsidR="00B45414" w:rsidRPr="008539BA">
        <w:rPr>
          <w:rFonts w:ascii="Times New Roman" w:hAnsi="Times New Roman" w:cs="Times New Roman"/>
          <w:color w:val="000000" w:themeColor="text1"/>
          <w:sz w:val="22"/>
          <w:rPrChange w:id="185" w:author="嘏 吴" w:date="2026-03-29T23:35:00Z" w16du:dateUtc="2026-03-29T15:35:00Z">
            <w:rPr>
              <w:rFonts w:ascii="Arial" w:hAnsi="Arial" w:cs="Arial"/>
              <w:color w:val="000000" w:themeColor="text1"/>
              <w:sz w:val="22"/>
            </w:rPr>
          </w:rPrChange>
        </w:rPr>
        <w:fldChar w:fldCharType="separate"/>
      </w:r>
      <w:r w:rsidR="00F248C2" w:rsidRPr="008539BA">
        <w:rPr>
          <w:rFonts w:ascii="Times New Roman" w:hAnsi="Times New Roman" w:cs="Times New Roman"/>
          <w:noProof/>
          <w:color w:val="000000" w:themeColor="text1"/>
          <w:sz w:val="22"/>
          <w:rPrChange w:id="186" w:author="嘏 吴" w:date="2026-03-29T23:35:00Z" w16du:dateUtc="2026-03-29T15:35:00Z">
            <w:rPr>
              <w:rFonts w:ascii="Arial" w:hAnsi="Arial" w:cs="Arial"/>
              <w:noProof/>
              <w:color w:val="000000" w:themeColor="text1"/>
              <w:sz w:val="22"/>
            </w:rPr>
          </w:rPrChange>
        </w:rPr>
        <w:t>[8]</w:t>
      </w:r>
      <w:r w:rsidR="00B45414" w:rsidRPr="008539BA">
        <w:rPr>
          <w:rFonts w:ascii="Times New Roman" w:hAnsi="Times New Roman" w:cs="Times New Roman"/>
          <w:color w:val="000000" w:themeColor="text1"/>
          <w:sz w:val="22"/>
          <w:rPrChange w:id="187" w:author="嘏 吴" w:date="2026-03-29T23:35:00Z" w16du:dateUtc="2026-03-29T15:35:00Z">
            <w:rPr>
              <w:rFonts w:ascii="Arial" w:hAnsi="Arial" w:cs="Arial"/>
              <w:color w:val="000000" w:themeColor="text1"/>
              <w:sz w:val="22"/>
            </w:rPr>
          </w:rPrChange>
        </w:rPr>
        <w:fldChar w:fldCharType="end"/>
      </w:r>
      <w:r w:rsidRPr="008539BA">
        <w:rPr>
          <w:rFonts w:ascii="Times New Roman" w:hAnsi="Times New Roman" w:cs="Times New Roman"/>
          <w:color w:val="000000" w:themeColor="text1"/>
          <w:sz w:val="22"/>
          <w:rPrChange w:id="188" w:author="嘏 吴" w:date="2026-03-29T23:35:00Z" w16du:dateUtc="2026-03-29T15:35:00Z">
            <w:rPr>
              <w:rFonts w:ascii="Arial" w:hAnsi="Arial" w:cs="Arial"/>
              <w:color w:val="000000" w:themeColor="text1"/>
              <w:sz w:val="22"/>
            </w:rPr>
          </w:rPrChange>
        </w:rPr>
        <w:t xml:space="preserve">. </w:t>
      </w:r>
      <w:r w:rsidR="001573AC" w:rsidRPr="008539BA">
        <w:rPr>
          <w:rFonts w:ascii="Times New Roman" w:hAnsi="Times New Roman" w:cs="Times New Roman"/>
          <w:color w:val="000000" w:themeColor="text1"/>
          <w:sz w:val="22"/>
          <w:rPrChange w:id="189" w:author="嘏 吴" w:date="2026-03-29T23:35:00Z" w16du:dateUtc="2026-03-29T15:35:00Z">
            <w:rPr>
              <w:rFonts w:ascii="Arial" w:hAnsi="Arial" w:cs="Arial"/>
              <w:color w:val="000000" w:themeColor="text1"/>
              <w:sz w:val="22"/>
            </w:rPr>
          </w:rPrChange>
        </w:rPr>
        <w:t xml:space="preserve">Attention mechanisms, particularly self-attention, have further enhanced DNNs by allowing models to focus on important sequence elements, capturing long-range dependencies critical for accurate binding prediction. Transformers, based on self-attention, have revolutionized sequence modeling, demonstrating significant promise in immunoinformatic </w:t>
      </w:r>
      <w:r w:rsidR="0029048F" w:rsidRPr="008539BA">
        <w:rPr>
          <w:rFonts w:ascii="Times New Roman" w:hAnsi="Times New Roman" w:cs="Times New Roman"/>
          <w:color w:val="000000" w:themeColor="text1"/>
          <w:sz w:val="22"/>
          <w:rPrChange w:id="190" w:author="嘏 吴" w:date="2026-03-29T23:35:00Z" w16du:dateUtc="2026-03-29T15:35:00Z">
            <w:rPr>
              <w:rFonts w:ascii="Arial" w:hAnsi="Arial" w:cs="Arial"/>
              <w:color w:val="000000" w:themeColor="text1"/>
              <w:sz w:val="22"/>
            </w:rPr>
          </w:rPrChange>
        </w:rPr>
        <w:fldChar w:fldCharType="begin"/>
      </w:r>
      <w:r w:rsidR="00F248C2" w:rsidRPr="008539BA">
        <w:rPr>
          <w:rFonts w:ascii="Times New Roman" w:hAnsi="Times New Roman" w:cs="Times New Roman"/>
          <w:color w:val="000000" w:themeColor="text1"/>
          <w:sz w:val="22"/>
          <w:rPrChange w:id="191" w:author="嘏 吴" w:date="2026-03-29T23:35:00Z" w16du:dateUtc="2026-03-29T15:35:00Z">
            <w:rPr>
              <w:rFonts w:ascii="Arial" w:hAnsi="Arial" w:cs="Arial"/>
              <w:color w:val="000000" w:themeColor="text1"/>
              <w:sz w:val="22"/>
            </w:rPr>
          </w:rPrChange>
        </w:rPr>
        <w:instrText xml:space="preserve"> ADDIN EN.CITE &lt;EndNote&gt;&lt;Cite&gt;&lt;Author&gt;Vaswani&lt;/Author&gt;&lt;Year&gt;2017&lt;/Year&gt;&lt;RecNum&gt;9&lt;/RecNum&gt;&lt;DisplayText&gt;[9]&lt;/DisplayText&gt;&lt;record&gt;&lt;rec-number&gt;9&lt;/rec-number&gt;&lt;foreign-keys&gt;&lt;key app="EN" db-id="ez9xpa92xrtvp3e9faaxx0xffrrvve5a9sf9" timestamp="1733574632"&gt;9&lt;/key&gt;&lt;/foreign-keys&gt;&lt;ref-type name="Journal Article"&gt;17&lt;/ref-type&gt;&lt;contributors&gt;&lt;authors&gt;&lt;author&gt;Vaswani, A&lt;/author&gt;&lt;/authors&gt;&lt;/contributors&gt;&lt;titles&gt;&lt;title&gt;Attention is all you need&lt;/title&gt;&lt;secondary-title&gt;Advances in Neural Information Processing Systems&lt;/secondary-title&gt;&lt;/titles&gt;&lt;periodical&gt;&lt;full-title&gt;Advances in Neural Information Processing Systems&lt;/full-title&gt;&lt;/periodical&gt;&lt;dates&gt;&lt;year&gt;2017&lt;/year&gt;&lt;/dates&gt;&lt;urls&gt;&lt;/urls&gt;&lt;/record&gt;&lt;/Cite&gt;&lt;/EndNote&gt;</w:instrText>
      </w:r>
      <w:r w:rsidR="0029048F" w:rsidRPr="008539BA">
        <w:rPr>
          <w:rFonts w:ascii="Times New Roman" w:hAnsi="Times New Roman" w:cs="Times New Roman"/>
          <w:color w:val="000000" w:themeColor="text1"/>
          <w:sz w:val="22"/>
          <w:rPrChange w:id="192" w:author="嘏 吴" w:date="2026-03-29T23:35:00Z" w16du:dateUtc="2026-03-29T15:35:00Z">
            <w:rPr>
              <w:rFonts w:ascii="Arial" w:hAnsi="Arial" w:cs="Arial"/>
              <w:color w:val="000000" w:themeColor="text1"/>
              <w:sz w:val="22"/>
            </w:rPr>
          </w:rPrChange>
        </w:rPr>
        <w:fldChar w:fldCharType="separate"/>
      </w:r>
      <w:r w:rsidR="00F248C2" w:rsidRPr="008539BA">
        <w:rPr>
          <w:rFonts w:ascii="Times New Roman" w:hAnsi="Times New Roman" w:cs="Times New Roman"/>
          <w:noProof/>
          <w:color w:val="000000" w:themeColor="text1"/>
          <w:sz w:val="22"/>
          <w:rPrChange w:id="193" w:author="嘏 吴" w:date="2026-03-29T23:35:00Z" w16du:dateUtc="2026-03-29T15:35:00Z">
            <w:rPr>
              <w:rFonts w:ascii="Arial" w:hAnsi="Arial" w:cs="Arial"/>
              <w:noProof/>
              <w:color w:val="000000" w:themeColor="text1"/>
              <w:sz w:val="22"/>
            </w:rPr>
          </w:rPrChange>
        </w:rPr>
        <w:t>[9]</w:t>
      </w:r>
      <w:r w:rsidR="0029048F" w:rsidRPr="008539BA">
        <w:rPr>
          <w:rFonts w:ascii="Times New Roman" w:hAnsi="Times New Roman" w:cs="Times New Roman"/>
          <w:color w:val="000000" w:themeColor="text1"/>
          <w:sz w:val="22"/>
          <w:rPrChange w:id="194" w:author="嘏 吴" w:date="2026-03-29T23:35:00Z" w16du:dateUtc="2026-03-29T15:35:00Z">
            <w:rPr>
              <w:rFonts w:ascii="Arial" w:hAnsi="Arial" w:cs="Arial"/>
              <w:color w:val="000000" w:themeColor="text1"/>
              <w:sz w:val="22"/>
            </w:rPr>
          </w:rPrChange>
        </w:rPr>
        <w:fldChar w:fldCharType="end"/>
      </w:r>
      <w:r w:rsidRPr="008539BA">
        <w:rPr>
          <w:rFonts w:ascii="Times New Roman" w:hAnsi="Times New Roman" w:cs="Times New Roman"/>
          <w:color w:val="000000" w:themeColor="text1"/>
          <w:sz w:val="22"/>
          <w:rPrChange w:id="195" w:author="嘏 吴" w:date="2026-03-29T23:35:00Z" w16du:dateUtc="2026-03-29T15:35:00Z">
            <w:rPr>
              <w:rFonts w:ascii="Arial" w:hAnsi="Arial" w:cs="Arial"/>
              <w:color w:val="000000" w:themeColor="text1"/>
              <w:sz w:val="22"/>
            </w:rPr>
          </w:rPrChange>
        </w:rPr>
        <w:t xml:space="preserve">. </w:t>
      </w:r>
      <w:r w:rsidR="00F667F2" w:rsidRPr="008539BA">
        <w:rPr>
          <w:rFonts w:ascii="Times New Roman" w:hAnsi="Times New Roman" w:cs="Times New Roman"/>
          <w:color w:val="000000" w:themeColor="text1"/>
          <w:sz w:val="22"/>
          <w:rPrChange w:id="196" w:author="嘏 吴" w:date="2026-03-29T23:35:00Z" w16du:dateUtc="2026-03-29T15:35:00Z">
            <w:rPr>
              <w:rFonts w:ascii="Arial" w:hAnsi="Arial" w:cs="Arial"/>
              <w:color w:val="000000" w:themeColor="text1"/>
              <w:sz w:val="22"/>
            </w:rPr>
          </w:rPrChange>
        </w:rPr>
        <w:t>By integrating positional encoding and multi-head attention, Transformers analyze multiple aspects of peptide sequences and their compatibility with HLA binding grooves. We systematically evaluated 14 state-of-the-art peptide-HLA binding predictors, classifying them into three groups: (i) DNN-based approaches or DNN-matrix hybrids (</w:t>
      </w:r>
      <w:r w:rsidR="0019658E" w:rsidRPr="008539BA">
        <w:rPr>
          <w:rFonts w:ascii="Times New Roman" w:hAnsi="Times New Roman" w:cs="Times New Roman"/>
          <w:color w:val="000000" w:themeColor="text1"/>
          <w:sz w:val="22"/>
          <w:rPrChange w:id="197" w:author="嘏 吴" w:date="2026-03-29T23:35:00Z" w16du:dateUtc="2026-03-29T15:35:00Z">
            <w:rPr>
              <w:rFonts w:ascii="Arial" w:hAnsi="Arial" w:cs="Arial"/>
              <w:color w:val="000000" w:themeColor="text1"/>
            </w:rPr>
          </w:rPrChange>
        </w:rPr>
        <w:t xml:space="preserve">including IEDBconsensus2.18 </w:t>
      </w:r>
      <w:r w:rsidR="0019658E" w:rsidRPr="008539BA">
        <w:rPr>
          <w:rFonts w:ascii="Times New Roman" w:hAnsi="Times New Roman" w:cs="Times New Roman"/>
          <w:color w:val="000000" w:themeColor="text1"/>
          <w:sz w:val="22"/>
          <w:rPrChange w:id="198" w:author="嘏 吴" w:date="2026-03-29T23:35:00Z" w16du:dateUtc="2026-03-29T15:35:00Z">
            <w:rPr>
              <w:rFonts w:ascii="Arial" w:hAnsi="Arial" w:cs="Arial"/>
              <w:color w:val="000000" w:themeColor="text1"/>
            </w:rPr>
          </w:rPrChange>
        </w:rPr>
        <w:fldChar w:fldCharType="begin">
          <w:fldData xml:space="preserve">PEVuZE5vdGU+PENpdGU+PEF1dGhvcj5LaW08L0F1dGhvcj48WWVhcj4yMDEyPC9ZZWFyPjxSZWNO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</w:fldData>
        </w:fldChar>
      </w:r>
      <w:r w:rsidR="00F248C2" w:rsidRPr="008539BA">
        <w:rPr>
          <w:rFonts w:ascii="Times New Roman" w:hAnsi="Times New Roman" w:cs="Times New Roman"/>
          <w:color w:val="000000" w:themeColor="text1"/>
          <w:sz w:val="22"/>
          <w:rPrChange w:id="199" w:author="嘏 吴" w:date="2026-03-29T23:35:00Z" w16du:dateUtc="2026-03-29T15:35:00Z">
            <w:rPr>
              <w:rFonts w:ascii="Arial" w:hAnsi="Arial" w:cs="Arial"/>
              <w:color w:val="000000" w:themeColor="text1"/>
            </w:rPr>
          </w:rPrChange>
        </w:rPr>
        <w:instrText xml:space="preserve"> ADDIN EN.CITE </w:instrText>
      </w:r>
      <w:r w:rsidR="00F248C2" w:rsidRPr="008539BA">
        <w:rPr>
          <w:rFonts w:ascii="Times New Roman" w:hAnsi="Times New Roman" w:cs="Times New Roman"/>
          <w:color w:val="000000" w:themeColor="text1"/>
          <w:sz w:val="22"/>
          <w:rPrChange w:id="200" w:author="嘏 吴" w:date="2026-03-29T23:35:00Z" w16du:dateUtc="2026-03-29T15:35:00Z">
            <w:rPr>
              <w:rFonts w:ascii="Arial" w:hAnsi="Arial" w:cs="Arial"/>
              <w:color w:val="000000" w:themeColor="text1"/>
            </w:rPr>
          </w:rPrChange>
        </w:rPr>
        <w:fldChar w:fldCharType="begin">
          <w:fldData xml:space="preserve">PEVuZE5vdGU+PENpdGU+PEF1dGhvcj5LaW08L0F1dGhvcj48WWVhcj4yMDEyPC9ZZWFyPjxSZWNO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</w:fldData>
        </w:fldChar>
      </w:r>
      <w:r w:rsidR="00F248C2" w:rsidRPr="008539BA">
        <w:rPr>
          <w:rFonts w:ascii="Times New Roman" w:hAnsi="Times New Roman" w:cs="Times New Roman"/>
          <w:color w:val="000000" w:themeColor="text1"/>
          <w:sz w:val="22"/>
          <w:rPrChange w:id="201" w:author="嘏 吴" w:date="2026-03-29T23:35:00Z" w16du:dateUtc="2026-03-29T15:35:00Z">
            <w:rPr>
              <w:rFonts w:ascii="Arial" w:hAnsi="Arial" w:cs="Arial"/>
              <w:color w:val="000000" w:themeColor="text1"/>
            </w:rPr>
          </w:rPrChange>
        </w:rPr>
        <w:instrText xml:space="preserve"> ADDIN EN.CITE.DATA </w:instrText>
      </w:r>
      <w:r w:rsidR="00F248C2" w:rsidRPr="004A5A2D">
        <w:rPr>
          <w:rFonts w:ascii="Times New Roman" w:hAnsi="Times New Roman" w:cs="Times New Roman"/>
          <w:color w:val="000000" w:themeColor="text1"/>
          <w:sz w:val="22"/>
        </w:rPr>
      </w:r>
      <w:r w:rsidR="00F248C2" w:rsidRPr="008539BA">
        <w:rPr>
          <w:rFonts w:ascii="Times New Roman" w:hAnsi="Times New Roman" w:cs="Times New Roman"/>
          <w:color w:val="000000" w:themeColor="text1"/>
          <w:sz w:val="22"/>
          <w:rPrChange w:id="202" w:author="嘏 吴" w:date="2026-03-29T23:35:00Z" w16du:dateUtc="2026-03-29T15:35:00Z">
            <w:rPr>
              <w:rFonts w:ascii="Arial" w:hAnsi="Arial" w:cs="Arial"/>
              <w:color w:val="000000" w:themeColor="text1"/>
            </w:rPr>
          </w:rPrChange>
        </w:rPr>
        <w:fldChar w:fldCharType="end"/>
      </w:r>
      <w:r w:rsidR="0019658E" w:rsidRPr="004A5A2D">
        <w:rPr>
          <w:rFonts w:ascii="Times New Roman" w:hAnsi="Times New Roman" w:cs="Times New Roman"/>
          <w:color w:val="000000" w:themeColor="text1"/>
          <w:sz w:val="22"/>
        </w:rPr>
      </w:r>
      <w:r w:rsidR="0019658E" w:rsidRPr="008539BA">
        <w:rPr>
          <w:rFonts w:ascii="Times New Roman" w:hAnsi="Times New Roman" w:cs="Times New Roman"/>
          <w:color w:val="000000" w:themeColor="text1"/>
          <w:sz w:val="22"/>
          <w:rPrChange w:id="203" w:author="嘏 吴" w:date="2026-03-29T23:35:00Z" w16du:dateUtc="2026-03-29T15:35:00Z">
            <w:rPr>
              <w:rFonts w:ascii="Arial" w:hAnsi="Arial" w:cs="Arial"/>
              <w:color w:val="000000" w:themeColor="text1"/>
            </w:rPr>
          </w:rPrChange>
        </w:rPr>
        <w:fldChar w:fldCharType="separate"/>
      </w:r>
      <w:r w:rsidR="00F248C2" w:rsidRPr="008539BA">
        <w:rPr>
          <w:rFonts w:ascii="Times New Roman" w:hAnsi="Times New Roman" w:cs="Times New Roman"/>
          <w:noProof/>
          <w:color w:val="000000" w:themeColor="text1"/>
          <w:sz w:val="22"/>
          <w:rPrChange w:id="204" w:author="嘏 吴" w:date="2026-03-29T23:35:00Z" w16du:dateUtc="2026-03-29T15:35:00Z">
            <w:rPr>
              <w:rFonts w:ascii="Arial" w:hAnsi="Arial" w:cs="Arial"/>
              <w:noProof/>
              <w:color w:val="000000" w:themeColor="text1"/>
            </w:rPr>
          </w:rPrChange>
        </w:rPr>
        <w:t>[10]</w:t>
      </w:r>
      <w:r w:rsidR="0019658E" w:rsidRPr="008539BA">
        <w:rPr>
          <w:rFonts w:ascii="Times New Roman" w:hAnsi="Times New Roman" w:cs="Times New Roman"/>
          <w:color w:val="000000" w:themeColor="text1"/>
          <w:sz w:val="22"/>
          <w:rPrChange w:id="205" w:author="嘏 吴" w:date="2026-03-29T23:35:00Z" w16du:dateUtc="2026-03-29T15:35:00Z">
            <w:rPr>
              <w:rFonts w:ascii="Arial" w:hAnsi="Arial" w:cs="Arial"/>
              <w:color w:val="000000" w:themeColor="text1"/>
            </w:rPr>
          </w:rPrChange>
        </w:rPr>
        <w:fldChar w:fldCharType="end"/>
      </w:r>
      <w:r w:rsidR="0019658E" w:rsidRPr="008539BA">
        <w:rPr>
          <w:rFonts w:ascii="Times New Roman" w:hAnsi="Times New Roman" w:cs="Times New Roman"/>
          <w:color w:val="000000" w:themeColor="text1"/>
          <w:sz w:val="22"/>
          <w:rPrChange w:id="206" w:author="嘏 吴" w:date="2026-03-29T23:35:00Z" w16du:dateUtc="2026-03-29T15:35:00Z">
            <w:rPr>
              <w:rFonts w:ascii="Arial" w:hAnsi="Arial" w:cs="Arial"/>
              <w:color w:val="000000" w:themeColor="text1"/>
            </w:rPr>
          </w:rPrChange>
        </w:rPr>
        <w:t xml:space="preserve">, NetMHCcons1.1 </w:t>
      </w:r>
      <w:r w:rsidR="0019658E" w:rsidRPr="008539BA">
        <w:rPr>
          <w:rFonts w:ascii="Times New Roman" w:hAnsi="Times New Roman" w:cs="Times New Roman"/>
          <w:color w:val="000000" w:themeColor="text1"/>
          <w:sz w:val="22"/>
          <w:rPrChange w:id="207" w:author="嘏 吴" w:date="2026-03-29T23:35:00Z" w16du:dateUtc="2026-03-29T15:35:00Z">
            <w:rPr>
              <w:rFonts w:ascii="Arial" w:hAnsi="Arial" w:cs="Arial"/>
              <w:color w:val="000000" w:themeColor="text1"/>
            </w:rPr>
          </w:rPrChange>
        </w:rPr>
        <w:fldChar w:fldCharType="begin"/>
      </w:r>
      <w:r w:rsidR="00F248C2" w:rsidRPr="008539BA">
        <w:rPr>
          <w:rFonts w:ascii="Times New Roman" w:hAnsi="Times New Roman" w:cs="Times New Roman"/>
          <w:color w:val="000000" w:themeColor="text1"/>
          <w:sz w:val="22"/>
          <w:rPrChange w:id="208" w:author="嘏 吴" w:date="2026-03-29T23:35:00Z" w16du:dateUtc="2026-03-29T15:35:00Z">
            <w:rPr>
              <w:rFonts w:ascii="Arial" w:hAnsi="Arial" w:cs="Arial"/>
              <w:color w:val="000000" w:themeColor="text1"/>
            </w:rPr>
          </w:rPrChange>
        </w:rPr>
        <w:instrText xml:space="preserve"> ADDIN EN.CITE &lt;EndNote&gt;&lt;Cite&gt;&lt;Author&gt;Karosiene&lt;/Author&gt;&lt;Year&gt;2012&lt;/Year&gt;&lt;RecNum&gt;11&lt;/RecNum&gt;&lt;DisplayText&gt;[11]&lt;/DisplayText&gt;&lt;record&gt;&lt;rec-number&gt;11&lt;/rec-number&gt;&lt;foreign-keys&gt;&lt;key app="EN" db-id="ez9xpa92xrtvp3e9faaxx0xffrrvve5a9sf9" timestamp="1733722710"&gt;11&lt;/key&gt;&lt;/foreign-keys&gt;&lt;ref-type name="Journal Article"&gt;17&lt;/ref-type&gt;&lt;contributors&gt;&lt;authors&gt;&lt;author&gt;Karosiene, E.&lt;/author&gt;&lt;author&gt;Lundegaard, C.&lt;/author&gt;&lt;author&gt;Lund, O.&lt;/author&gt;&lt;author&gt;Nielsen, M.&lt;/author&gt;&lt;/authors&gt;&lt;/contributors&gt;&lt;auth-address&gt;Center for Biological Sequence Analysis, Department of Systems Biology, Technical University of Denmark, Building 208, Kemitorvet, Lyngby, 2800, Denmark. edita@cbs.dtu.dk&lt;/auth-address&gt;&lt;titles&gt;&lt;title&gt;NetMHCcons: a consensus method for the major histocompatibility complex class I predictions&lt;/title&gt;&lt;secondary-title&gt;Immunogenetics&lt;/secondary-title&gt;&lt;alt-title&gt;Immunogenetics&lt;/alt-title&gt;&lt;/titles&gt;&lt;periodical&gt;&lt;full-title&gt;Immunogenetics&lt;/full-title&gt;&lt;abbr-1&gt;Immunogenetics&lt;/abbr-1&gt;&lt;/periodical&gt;&lt;alt-periodical&gt;&lt;full-title&gt;Immunogenetics&lt;/full-title&gt;&lt;abbr-1&gt;Immunogenetics&lt;/abbr-1&gt;&lt;/alt-periodical&gt;&lt;pages&gt;177-86&lt;/pages&gt;&lt;volume&gt;64&lt;/volume&gt;&lt;number&gt;3&lt;/number&gt;&lt;edition&gt;2011/10/20&lt;/edition&gt;&lt;keywords&gt;&lt;keyword&gt;Algorithms&lt;/keyword&gt;&lt;keyword&gt;Alleles&lt;/keyword&gt;&lt;keyword&gt;Computational Biology/*methods&lt;/keyword&gt;&lt;keyword&gt;Computer Simulation&lt;/keyword&gt;&lt;keyword&gt;Consensus&lt;/keyword&gt;&lt;keyword&gt;Histocompatibility Antigens Class I/*chemistry/metabolism&lt;/keyword&gt;&lt;keyword&gt;Humans&lt;/keyword&gt;&lt;keyword&gt;Internet&lt;/keyword&gt;&lt;keyword&gt;*Major Histocompatibility Complex/genetics/immunology&lt;/keyword&gt;&lt;keyword&gt;Peptides/chemistry/metabolism&lt;/keyword&gt;&lt;keyword&gt;Protein Binding/immunology&lt;/keyword&gt;&lt;keyword&gt;Reproducibility of Results&lt;/keyword&gt;&lt;keyword&gt;*Software&lt;/keyword&gt;&lt;/keywords&gt;&lt;dates&gt;&lt;year&gt;2012&lt;/year&gt;&lt;pub-dates&gt;&lt;date&gt;Mar&lt;/date&gt;&lt;/pub-dates&gt;&lt;/dates&gt;&lt;isbn&gt;0093-7711&lt;/isbn&gt;&lt;accession-num&gt;22009319&lt;/accession-num&gt;&lt;urls&gt;&lt;/urls&gt;&lt;electronic-resource-num&gt;10.1007/s00251-011-0579-8&lt;/electronic-resource-num&gt;&lt;remote-database-provider&gt;NLM&lt;/remote-database-provider&gt;&lt;language&gt;eng&lt;/language&gt;&lt;/record&gt;&lt;/Cite&gt;&lt;/EndNote&gt;</w:instrText>
      </w:r>
      <w:r w:rsidR="0019658E" w:rsidRPr="008539BA">
        <w:rPr>
          <w:rFonts w:ascii="Times New Roman" w:hAnsi="Times New Roman" w:cs="Times New Roman"/>
          <w:color w:val="000000" w:themeColor="text1"/>
          <w:sz w:val="22"/>
          <w:rPrChange w:id="209" w:author="嘏 吴" w:date="2026-03-29T23:35:00Z" w16du:dateUtc="2026-03-29T15:35:00Z">
            <w:rPr>
              <w:rFonts w:ascii="Arial" w:hAnsi="Arial" w:cs="Arial"/>
              <w:color w:val="000000" w:themeColor="text1"/>
            </w:rPr>
          </w:rPrChange>
        </w:rPr>
        <w:fldChar w:fldCharType="separate"/>
      </w:r>
      <w:r w:rsidR="00F248C2" w:rsidRPr="008539BA">
        <w:rPr>
          <w:rFonts w:ascii="Times New Roman" w:hAnsi="Times New Roman" w:cs="Times New Roman"/>
          <w:noProof/>
          <w:color w:val="000000" w:themeColor="text1"/>
          <w:sz w:val="22"/>
          <w:rPrChange w:id="210" w:author="嘏 吴" w:date="2026-03-29T23:35:00Z" w16du:dateUtc="2026-03-29T15:35:00Z">
            <w:rPr>
              <w:rFonts w:ascii="Arial" w:hAnsi="Arial" w:cs="Arial"/>
              <w:noProof/>
              <w:color w:val="000000" w:themeColor="text1"/>
            </w:rPr>
          </w:rPrChange>
        </w:rPr>
        <w:t>[11]</w:t>
      </w:r>
      <w:r w:rsidR="0019658E" w:rsidRPr="008539BA">
        <w:rPr>
          <w:rFonts w:ascii="Times New Roman" w:hAnsi="Times New Roman" w:cs="Times New Roman"/>
          <w:color w:val="000000" w:themeColor="text1"/>
          <w:sz w:val="22"/>
          <w:rPrChange w:id="211" w:author="嘏 吴" w:date="2026-03-29T23:35:00Z" w16du:dateUtc="2026-03-29T15:35:00Z">
            <w:rPr>
              <w:rFonts w:ascii="Arial" w:hAnsi="Arial" w:cs="Arial"/>
              <w:color w:val="000000" w:themeColor="text1"/>
            </w:rPr>
          </w:rPrChange>
        </w:rPr>
        <w:fldChar w:fldCharType="end"/>
      </w:r>
      <w:r w:rsidR="0019658E" w:rsidRPr="008539BA">
        <w:rPr>
          <w:rFonts w:ascii="Times New Roman" w:hAnsi="Times New Roman" w:cs="Times New Roman"/>
          <w:color w:val="000000" w:themeColor="text1"/>
          <w:sz w:val="22"/>
          <w:rPrChange w:id="212" w:author="嘏 吴" w:date="2026-03-29T23:35:00Z" w16du:dateUtc="2026-03-29T15:35:00Z">
            <w:rPr>
              <w:rFonts w:ascii="Arial" w:hAnsi="Arial" w:cs="Arial"/>
              <w:color w:val="000000" w:themeColor="text1"/>
            </w:rPr>
          </w:rPrChange>
        </w:rPr>
        <w:t xml:space="preserve">, NetMHCpan4.1 </w:t>
      </w:r>
      <w:r w:rsidR="0019658E" w:rsidRPr="008539BA">
        <w:rPr>
          <w:rFonts w:ascii="Times New Roman" w:hAnsi="Times New Roman" w:cs="Times New Roman"/>
          <w:color w:val="000000" w:themeColor="text1"/>
          <w:sz w:val="22"/>
          <w:rPrChange w:id="213" w:author="嘏 吴" w:date="2026-03-29T23:35:00Z" w16du:dateUtc="2026-03-29T15:35:00Z">
            <w:rPr>
              <w:rFonts w:ascii="Arial" w:hAnsi="Arial" w:cs="Arial"/>
              <w:color w:val="000000" w:themeColor="text1"/>
            </w:rPr>
          </w:rPrChange>
        </w:rPr>
        <w:fldChar w:fldCharType="begin">
          <w:fldData xml:space="preserve">PEVuZE5vdGU+PENpdGU+PEF1dGhvcj5SZXluaXNzb248L0F1dGhvcj48WWVhcj4yMDIwPC9ZZWFy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</w:fldData>
        </w:fldChar>
      </w:r>
      <w:r w:rsidR="00F248C2" w:rsidRPr="008539BA">
        <w:rPr>
          <w:rFonts w:ascii="Times New Roman" w:hAnsi="Times New Roman" w:cs="Times New Roman"/>
          <w:color w:val="000000" w:themeColor="text1"/>
          <w:sz w:val="22"/>
          <w:rPrChange w:id="214" w:author="嘏 吴" w:date="2026-03-29T23:35:00Z" w16du:dateUtc="2026-03-29T15:35:00Z">
            <w:rPr>
              <w:rFonts w:ascii="Arial" w:hAnsi="Arial" w:cs="Arial"/>
              <w:color w:val="000000" w:themeColor="text1"/>
            </w:rPr>
          </w:rPrChange>
        </w:rPr>
        <w:instrText xml:space="preserve"> ADDIN EN.CITE </w:instrText>
      </w:r>
      <w:r w:rsidR="00F248C2" w:rsidRPr="008539BA">
        <w:rPr>
          <w:rFonts w:ascii="Times New Roman" w:hAnsi="Times New Roman" w:cs="Times New Roman"/>
          <w:color w:val="000000" w:themeColor="text1"/>
          <w:sz w:val="22"/>
          <w:rPrChange w:id="215" w:author="嘏 吴" w:date="2026-03-29T23:35:00Z" w16du:dateUtc="2026-03-29T15:35:00Z">
            <w:rPr>
              <w:rFonts w:ascii="Arial" w:hAnsi="Arial" w:cs="Arial"/>
              <w:color w:val="000000" w:themeColor="text1"/>
            </w:rPr>
          </w:rPrChange>
        </w:rPr>
        <w:fldChar w:fldCharType="begin">
          <w:fldData xml:space="preserve">PEVuZE5vdGU+PENpdGU+PEF1dGhvcj5SZXluaXNzb248L0F1dGhvcj48WWVhcj4yMDIwPC9ZZWFy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</w:fldData>
        </w:fldChar>
      </w:r>
      <w:r w:rsidR="00F248C2" w:rsidRPr="008539BA">
        <w:rPr>
          <w:rFonts w:ascii="Times New Roman" w:hAnsi="Times New Roman" w:cs="Times New Roman"/>
          <w:color w:val="000000" w:themeColor="text1"/>
          <w:sz w:val="22"/>
          <w:rPrChange w:id="216" w:author="嘏 吴" w:date="2026-03-29T23:35:00Z" w16du:dateUtc="2026-03-29T15:35:00Z">
            <w:rPr>
              <w:rFonts w:ascii="Arial" w:hAnsi="Arial" w:cs="Arial"/>
              <w:color w:val="000000" w:themeColor="text1"/>
            </w:rPr>
          </w:rPrChange>
        </w:rPr>
        <w:instrText xml:space="preserve"> ADDIN EN.CITE.DATA </w:instrText>
      </w:r>
      <w:r w:rsidR="00F248C2" w:rsidRPr="004A5A2D">
        <w:rPr>
          <w:rFonts w:ascii="Times New Roman" w:hAnsi="Times New Roman" w:cs="Times New Roman"/>
          <w:color w:val="000000" w:themeColor="text1"/>
          <w:sz w:val="22"/>
        </w:rPr>
      </w:r>
      <w:r w:rsidR="00F248C2" w:rsidRPr="008539BA">
        <w:rPr>
          <w:rFonts w:ascii="Times New Roman" w:hAnsi="Times New Roman" w:cs="Times New Roman"/>
          <w:color w:val="000000" w:themeColor="text1"/>
          <w:sz w:val="22"/>
          <w:rPrChange w:id="217" w:author="嘏 吴" w:date="2026-03-29T23:35:00Z" w16du:dateUtc="2026-03-29T15:35:00Z">
            <w:rPr>
              <w:rFonts w:ascii="Arial" w:hAnsi="Arial" w:cs="Arial"/>
              <w:color w:val="000000" w:themeColor="text1"/>
            </w:rPr>
          </w:rPrChange>
        </w:rPr>
        <w:fldChar w:fldCharType="end"/>
      </w:r>
      <w:r w:rsidR="0019658E" w:rsidRPr="004A5A2D">
        <w:rPr>
          <w:rFonts w:ascii="Times New Roman" w:hAnsi="Times New Roman" w:cs="Times New Roman"/>
          <w:color w:val="000000" w:themeColor="text1"/>
          <w:sz w:val="22"/>
        </w:rPr>
      </w:r>
      <w:r w:rsidR="0019658E" w:rsidRPr="008539BA">
        <w:rPr>
          <w:rFonts w:ascii="Times New Roman" w:hAnsi="Times New Roman" w:cs="Times New Roman"/>
          <w:color w:val="000000" w:themeColor="text1"/>
          <w:sz w:val="22"/>
          <w:rPrChange w:id="218" w:author="嘏 吴" w:date="2026-03-29T23:35:00Z" w16du:dateUtc="2026-03-29T15:35:00Z">
            <w:rPr>
              <w:rFonts w:ascii="Arial" w:hAnsi="Arial" w:cs="Arial"/>
              <w:color w:val="000000" w:themeColor="text1"/>
            </w:rPr>
          </w:rPrChange>
        </w:rPr>
        <w:fldChar w:fldCharType="separate"/>
      </w:r>
      <w:r w:rsidR="00F248C2" w:rsidRPr="008539BA">
        <w:rPr>
          <w:rFonts w:ascii="Times New Roman" w:hAnsi="Times New Roman" w:cs="Times New Roman"/>
          <w:noProof/>
          <w:color w:val="000000" w:themeColor="text1"/>
          <w:sz w:val="22"/>
          <w:rPrChange w:id="219" w:author="嘏 吴" w:date="2026-03-29T23:35:00Z" w16du:dateUtc="2026-03-29T15:35:00Z">
            <w:rPr>
              <w:rFonts w:ascii="Arial" w:hAnsi="Arial" w:cs="Arial"/>
              <w:noProof/>
              <w:color w:val="000000" w:themeColor="text1"/>
            </w:rPr>
          </w:rPrChange>
        </w:rPr>
        <w:t>[12]</w:t>
      </w:r>
      <w:r w:rsidR="0019658E" w:rsidRPr="008539BA">
        <w:rPr>
          <w:rFonts w:ascii="Times New Roman" w:hAnsi="Times New Roman" w:cs="Times New Roman"/>
          <w:color w:val="000000" w:themeColor="text1"/>
          <w:sz w:val="22"/>
          <w:rPrChange w:id="220" w:author="嘏 吴" w:date="2026-03-29T23:35:00Z" w16du:dateUtc="2026-03-29T15:35:00Z">
            <w:rPr>
              <w:rFonts w:ascii="Arial" w:hAnsi="Arial" w:cs="Arial"/>
              <w:color w:val="000000" w:themeColor="text1"/>
            </w:rPr>
          </w:rPrChange>
        </w:rPr>
        <w:fldChar w:fldCharType="end"/>
      </w:r>
      <w:r w:rsidR="0019658E" w:rsidRPr="008539BA">
        <w:rPr>
          <w:rFonts w:ascii="Times New Roman" w:hAnsi="Times New Roman" w:cs="Times New Roman"/>
          <w:color w:val="000000" w:themeColor="text1"/>
          <w:sz w:val="22"/>
          <w:rPrChange w:id="221" w:author="嘏 吴" w:date="2026-03-29T23:35:00Z" w16du:dateUtc="2026-03-29T15:35:00Z">
            <w:rPr>
              <w:rFonts w:ascii="Arial" w:hAnsi="Arial" w:cs="Arial"/>
              <w:color w:val="000000" w:themeColor="text1"/>
            </w:rPr>
          </w:rPrChange>
        </w:rPr>
        <w:t xml:space="preserve">, and NetMHCstabpan1.0 </w:t>
      </w:r>
      <w:r w:rsidR="0019658E" w:rsidRPr="008539BA">
        <w:rPr>
          <w:rFonts w:ascii="Times New Roman" w:hAnsi="Times New Roman" w:cs="Times New Roman"/>
          <w:color w:val="000000" w:themeColor="text1"/>
          <w:sz w:val="22"/>
          <w:rPrChange w:id="222" w:author="嘏 吴" w:date="2026-03-29T23:35:00Z" w16du:dateUtc="2026-03-29T15:35:00Z">
            <w:rPr>
              <w:rFonts w:ascii="Arial" w:hAnsi="Arial" w:cs="Arial"/>
              <w:color w:val="000000" w:themeColor="text1"/>
            </w:rPr>
          </w:rPrChange>
        </w:rPr>
        <w:fldChar w:fldCharType="begin">
          <w:fldData xml:space="preserve">PEVuZE5vdGU+PENpdGU+PEF1dGhvcj5SYXNtdXNzZW48L0F1dGhvcj48WWVhcj4yMDE2PC9ZZWFy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</w:fldData>
        </w:fldChar>
      </w:r>
      <w:r w:rsidR="00F248C2" w:rsidRPr="008539BA">
        <w:rPr>
          <w:rFonts w:ascii="Times New Roman" w:hAnsi="Times New Roman" w:cs="Times New Roman"/>
          <w:color w:val="000000" w:themeColor="text1"/>
          <w:sz w:val="22"/>
          <w:rPrChange w:id="223" w:author="嘏 吴" w:date="2026-03-29T23:35:00Z" w16du:dateUtc="2026-03-29T15:35:00Z">
            <w:rPr>
              <w:rFonts w:ascii="Arial" w:hAnsi="Arial" w:cs="Arial"/>
              <w:color w:val="000000" w:themeColor="text1"/>
            </w:rPr>
          </w:rPrChange>
        </w:rPr>
        <w:instrText xml:space="preserve"> ADDIN EN.CITE </w:instrText>
      </w:r>
      <w:r w:rsidR="00F248C2" w:rsidRPr="008539BA">
        <w:rPr>
          <w:rFonts w:ascii="Times New Roman" w:hAnsi="Times New Roman" w:cs="Times New Roman"/>
          <w:color w:val="000000" w:themeColor="text1"/>
          <w:sz w:val="22"/>
          <w:rPrChange w:id="224" w:author="嘏 吴" w:date="2026-03-29T23:35:00Z" w16du:dateUtc="2026-03-29T15:35:00Z">
            <w:rPr>
              <w:rFonts w:ascii="Arial" w:hAnsi="Arial" w:cs="Arial"/>
              <w:color w:val="000000" w:themeColor="text1"/>
            </w:rPr>
          </w:rPrChange>
        </w:rPr>
        <w:fldChar w:fldCharType="begin">
          <w:fldData xml:space="preserve">PEVuZE5vdGU+PENpdGU+PEF1dGhvcj5SYXNtdXNzZW48L0F1dGhvcj48WWVhcj4yMDE2PC9ZZWFy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</w:fldData>
        </w:fldChar>
      </w:r>
      <w:r w:rsidR="00F248C2" w:rsidRPr="008539BA">
        <w:rPr>
          <w:rFonts w:ascii="Times New Roman" w:hAnsi="Times New Roman" w:cs="Times New Roman"/>
          <w:color w:val="000000" w:themeColor="text1"/>
          <w:sz w:val="22"/>
          <w:rPrChange w:id="225" w:author="嘏 吴" w:date="2026-03-29T23:35:00Z" w16du:dateUtc="2026-03-29T15:35:00Z">
            <w:rPr>
              <w:rFonts w:ascii="Arial" w:hAnsi="Arial" w:cs="Arial"/>
              <w:color w:val="000000" w:themeColor="text1"/>
            </w:rPr>
          </w:rPrChange>
        </w:rPr>
        <w:instrText xml:space="preserve"> ADDIN EN.CITE.DATA </w:instrText>
      </w:r>
      <w:r w:rsidR="00F248C2" w:rsidRPr="004A5A2D">
        <w:rPr>
          <w:rFonts w:ascii="Times New Roman" w:hAnsi="Times New Roman" w:cs="Times New Roman"/>
          <w:color w:val="000000" w:themeColor="text1"/>
          <w:sz w:val="22"/>
        </w:rPr>
      </w:r>
      <w:r w:rsidR="00F248C2" w:rsidRPr="008539BA">
        <w:rPr>
          <w:rFonts w:ascii="Times New Roman" w:hAnsi="Times New Roman" w:cs="Times New Roman"/>
          <w:color w:val="000000" w:themeColor="text1"/>
          <w:sz w:val="22"/>
          <w:rPrChange w:id="226" w:author="嘏 吴" w:date="2026-03-29T23:35:00Z" w16du:dateUtc="2026-03-29T15:35:00Z">
            <w:rPr>
              <w:rFonts w:ascii="Arial" w:hAnsi="Arial" w:cs="Arial"/>
              <w:color w:val="000000" w:themeColor="text1"/>
            </w:rPr>
          </w:rPrChange>
        </w:rPr>
        <w:fldChar w:fldCharType="end"/>
      </w:r>
      <w:r w:rsidR="0019658E" w:rsidRPr="004A5A2D">
        <w:rPr>
          <w:rFonts w:ascii="Times New Roman" w:hAnsi="Times New Roman" w:cs="Times New Roman"/>
          <w:color w:val="000000" w:themeColor="text1"/>
          <w:sz w:val="22"/>
        </w:rPr>
      </w:r>
      <w:r w:rsidR="0019658E" w:rsidRPr="008539BA">
        <w:rPr>
          <w:rFonts w:ascii="Times New Roman" w:hAnsi="Times New Roman" w:cs="Times New Roman"/>
          <w:color w:val="000000" w:themeColor="text1"/>
          <w:sz w:val="22"/>
          <w:rPrChange w:id="227" w:author="嘏 吴" w:date="2026-03-29T23:35:00Z" w16du:dateUtc="2026-03-29T15:35:00Z">
            <w:rPr>
              <w:rFonts w:ascii="Arial" w:hAnsi="Arial" w:cs="Arial"/>
              <w:color w:val="000000" w:themeColor="text1"/>
            </w:rPr>
          </w:rPrChange>
        </w:rPr>
        <w:fldChar w:fldCharType="separate"/>
      </w:r>
      <w:r w:rsidR="00F248C2" w:rsidRPr="008539BA">
        <w:rPr>
          <w:rFonts w:ascii="Times New Roman" w:hAnsi="Times New Roman" w:cs="Times New Roman"/>
          <w:noProof/>
          <w:color w:val="000000" w:themeColor="text1"/>
          <w:sz w:val="22"/>
          <w:rPrChange w:id="228" w:author="嘏 吴" w:date="2026-03-29T23:35:00Z" w16du:dateUtc="2026-03-29T15:35:00Z">
            <w:rPr>
              <w:rFonts w:ascii="Arial" w:hAnsi="Arial" w:cs="Arial"/>
              <w:noProof/>
              <w:color w:val="000000" w:themeColor="text1"/>
            </w:rPr>
          </w:rPrChange>
        </w:rPr>
        <w:t>[13]</w:t>
      </w:r>
      <w:r w:rsidR="0019658E" w:rsidRPr="008539BA">
        <w:rPr>
          <w:rFonts w:ascii="Times New Roman" w:hAnsi="Times New Roman" w:cs="Times New Roman"/>
          <w:color w:val="000000" w:themeColor="text1"/>
          <w:sz w:val="22"/>
          <w:rPrChange w:id="229" w:author="嘏 吴" w:date="2026-03-29T23:35:00Z" w16du:dateUtc="2026-03-29T15:35:00Z">
            <w:rPr>
              <w:rFonts w:ascii="Arial" w:hAnsi="Arial" w:cs="Arial"/>
              <w:color w:val="000000" w:themeColor="text1"/>
            </w:rPr>
          </w:rPrChange>
        </w:rPr>
        <w:fldChar w:fldCharType="end"/>
      </w:r>
      <w:r w:rsidR="0019658E" w:rsidRPr="008539BA">
        <w:rPr>
          <w:rFonts w:ascii="Times New Roman" w:hAnsi="Times New Roman" w:cs="Times New Roman"/>
          <w:color w:val="000000" w:themeColor="text1"/>
          <w:sz w:val="22"/>
          <w:rPrChange w:id="230" w:author="嘏 吴" w:date="2026-03-29T23:35:00Z" w16du:dateUtc="2026-03-29T15:35:00Z">
            <w:rPr>
              <w:rFonts w:ascii="Arial" w:hAnsi="Arial" w:cs="Arial"/>
              <w:color w:val="000000" w:themeColor="text1"/>
            </w:rPr>
          </w:rPrChange>
        </w:rPr>
        <w:t xml:space="preserve">, MHCflurry2.0 </w:t>
      </w:r>
      <w:r w:rsidR="0019658E" w:rsidRPr="008539BA">
        <w:rPr>
          <w:rFonts w:ascii="Times New Roman" w:hAnsi="Times New Roman" w:cs="Times New Roman"/>
          <w:color w:val="000000" w:themeColor="text1"/>
          <w:sz w:val="22"/>
          <w:rPrChange w:id="231" w:author="嘏 吴" w:date="2026-03-29T23:35:00Z" w16du:dateUtc="2026-03-29T15:35:00Z">
            <w:rPr>
              <w:rFonts w:ascii="Arial" w:hAnsi="Arial" w:cs="Arial"/>
              <w:color w:val="000000" w:themeColor="text1"/>
            </w:rPr>
          </w:rPrChange>
        </w:rPr>
        <w:fldChar w:fldCharType="begin">
          <w:fldData xml:space="preserve">PEVuZE5vdGU+PENpdGU+PEF1dGhvcj5PJmFwb3M7RG9ubmVsbDwvQXV0aG9yPjxZZWFyPjIwMjA8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</w:fldData>
        </w:fldChar>
      </w:r>
      <w:r w:rsidR="00F248C2" w:rsidRPr="008539BA">
        <w:rPr>
          <w:rFonts w:ascii="Times New Roman" w:hAnsi="Times New Roman" w:cs="Times New Roman"/>
          <w:color w:val="000000" w:themeColor="text1"/>
          <w:sz w:val="22"/>
          <w:rPrChange w:id="232" w:author="嘏 吴" w:date="2026-03-29T23:35:00Z" w16du:dateUtc="2026-03-29T15:35:00Z">
            <w:rPr>
              <w:rFonts w:ascii="Arial" w:hAnsi="Arial" w:cs="Arial"/>
              <w:color w:val="000000" w:themeColor="text1"/>
            </w:rPr>
          </w:rPrChange>
        </w:rPr>
        <w:instrText xml:space="preserve"> ADDIN EN.CITE </w:instrText>
      </w:r>
      <w:r w:rsidR="00F248C2" w:rsidRPr="008539BA">
        <w:rPr>
          <w:rFonts w:ascii="Times New Roman" w:hAnsi="Times New Roman" w:cs="Times New Roman"/>
          <w:color w:val="000000" w:themeColor="text1"/>
          <w:sz w:val="22"/>
          <w:rPrChange w:id="233" w:author="嘏 吴" w:date="2026-03-29T23:35:00Z" w16du:dateUtc="2026-03-29T15:35:00Z">
            <w:rPr>
              <w:rFonts w:ascii="Arial" w:hAnsi="Arial" w:cs="Arial"/>
              <w:color w:val="000000" w:themeColor="text1"/>
            </w:rPr>
          </w:rPrChange>
        </w:rPr>
        <w:fldChar w:fldCharType="begin">
          <w:fldData xml:space="preserve">PEVuZE5vdGU+PENpdGU+PEF1dGhvcj5PJmFwb3M7RG9ubmVsbDwvQXV0aG9yPjxZZWFyPjIwMjA8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</w:fldData>
        </w:fldChar>
      </w:r>
      <w:r w:rsidR="00F248C2" w:rsidRPr="008539BA">
        <w:rPr>
          <w:rFonts w:ascii="Times New Roman" w:hAnsi="Times New Roman" w:cs="Times New Roman"/>
          <w:color w:val="000000" w:themeColor="text1"/>
          <w:sz w:val="22"/>
          <w:rPrChange w:id="234" w:author="嘏 吴" w:date="2026-03-29T23:35:00Z" w16du:dateUtc="2026-03-29T15:35:00Z">
            <w:rPr>
              <w:rFonts w:ascii="Arial" w:hAnsi="Arial" w:cs="Arial"/>
              <w:color w:val="000000" w:themeColor="text1"/>
            </w:rPr>
          </w:rPrChange>
        </w:rPr>
        <w:instrText xml:space="preserve"> ADDIN EN.CITE.DATA </w:instrText>
      </w:r>
      <w:r w:rsidR="00F248C2" w:rsidRPr="004A5A2D">
        <w:rPr>
          <w:rFonts w:ascii="Times New Roman" w:hAnsi="Times New Roman" w:cs="Times New Roman"/>
          <w:color w:val="000000" w:themeColor="text1"/>
          <w:sz w:val="22"/>
        </w:rPr>
      </w:r>
      <w:r w:rsidR="00F248C2" w:rsidRPr="008539BA">
        <w:rPr>
          <w:rFonts w:ascii="Times New Roman" w:hAnsi="Times New Roman" w:cs="Times New Roman"/>
          <w:color w:val="000000" w:themeColor="text1"/>
          <w:sz w:val="22"/>
          <w:rPrChange w:id="235" w:author="嘏 吴" w:date="2026-03-29T23:35:00Z" w16du:dateUtc="2026-03-29T15:35:00Z">
            <w:rPr>
              <w:rFonts w:ascii="Arial" w:hAnsi="Arial" w:cs="Arial"/>
              <w:color w:val="000000" w:themeColor="text1"/>
            </w:rPr>
          </w:rPrChange>
        </w:rPr>
        <w:fldChar w:fldCharType="end"/>
      </w:r>
      <w:r w:rsidR="0019658E" w:rsidRPr="004A5A2D">
        <w:rPr>
          <w:rFonts w:ascii="Times New Roman" w:hAnsi="Times New Roman" w:cs="Times New Roman"/>
          <w:color w:val="000000" w:themeColor="text1"/>
          <w:sz w:val="22"/>
        </w:rPr>
      </w:r>
      <w:r w:rsidR="0019658E" w:rsidRPr="008539BA">
        <w:rPr>
          <w:rFonts w:ascii="Times New Roman" w:hAnsi="Times New Roman" w:cs="Times New Roman"/>
          <w:color w:val="000000" w:themeColor="text1"/>
          <w:sz w:val="22"/>
          <w:rPrChange w:id="236" w:author="嘏 吴" w:date="2026-03-29T23:35:00Z" w16du:dateUtc="2026-03-29T15:35:00Z">
            <w:rPr>
              <w:rFonts w:ascii="Arial" w:hAnsi="Arial" w:cs="Arial"/>
              <w:color w:val="000000" w:themeColor="text1"/>
            </w:rPr>
          </w:rPrChange>
        </w:rPr>
        <w:fldChar w:fldCharType="separate"/>
      </w:r>
      <w:r w:rsidR="00F248C2" w:rsidRPr="008539BA">
        <w:rPr>
          <w:rFonts w:ascii="Times New Roman" w:hAnsi="Times New Roman" w:cs="Times New Roman"/>
          <w:noProof/>
          <w:color w:val="000000" w:themeColor="text1"/>
          <w:sz w:val="22"/>
          <w:rPrChange w:id="237" w:author="嘏 吴" w:date="2026-03-29T23:35:00Z" w16du:dateUtc="2026-03-29T15:35:00Z">
            <w:rPr>
              <w:rFonts w:ascii="Arial" w:hAnsi="Arial" w:cs="Arial"/>
              <w:noProof/>
              <w:color w:val="000000" w:themeColor="text1"/>
            </w:rPr>
          </w:rPrChange>
        </w:rPr>
        <w:t>[14]</w:t>
      </w:r>
      <w:r w:rsidR="0019658E" w:rsidRPr="008539BA">
        <w:rPr>
          <w:rFonts w:ascii="Times New Roman" w:hAnsi="Times New Roman" w:cs="Times New Roman"/>
          <w:color w:val="000000" w:themeColor="text1"/>
          <w:sz w:val="22"/>
          <w:rPrChange w:id="238" w:author="嘏 吴" w:date="2026-03-29T23:35:00Z" w16du:dateUtc="2026-03-29T15:35:00Z">
            <w:rPr>
              <w:rFonts w:ascii="Arial" w:hAnsi="Arial" w:cs="Arial"/>
              <w:color w:val="000000" w:themeColor="text1"/>
            </w:rPr>
          </w:rPrChange>
        </w:rPr>
        <w:fldChar w:fldCharType="end"/>
      </w:r>
      <w:r w:rsidR="0019658E" w:rsidRPr="008539BA">
        <w:rPr>
          <w:rFonts w:ascii="Times New Roman" w:hAnsi="Times New Roman" w:cs="Times New Roman"/>
          <w:color w:val="000000" w:themeColor="text1"/>
          <w:sz w:val="22"/>
          <w:rPrChange w:id="239" w:author="嘏 吴" w:date="2026-03-29T23:35:00Z" w16du:dateUtc="2026-03-29T15:35:00Z">
            <w:rPr>
              <w:rFonts w:ascii="Arial" w:hAnsi="Arial" w:cs="Arial"/>
              <w:color w:val="000000" w:themeColor="text1"/>
            </w:rPr>
          </w:rPrChange>
        </w:rPr>
        <w:t xml:space="preserve">, and MixMHCpred3.0 </w:t>
      </w:r>
      <w:r w:rsidR="0019658E" w:rsidRPr="008539BA">
        <w:rPr>
          <w:rFonts w:ascii="Times New Roman" w:hAnsi="Times New Roman" w:cs="Times New Roman"/>
          <w:color w:val="000000" w:themeColor="text1"/>
          <w:sz w:val="22"/>
          <w:rPrChange w:id="240" w:author="嘏 吴" w:date="2026-03-29T23:35:00Z" w16du:dateUtc="2026-03-29T15:35:00Z">
            <w:rPr>
              <w:rFonts w:ascii="Arial" w:hAnsi="Arial" w:cs="Arial"/>
              <w:color w:val="000000" w:themeColor="text1"/>
            </w:rPr>
          </w:rPrChange>
        </w:rPr>
        <w:fldChar w:fldCharType="begin"/>
      </w:r>
      <w:r w:rsidR="00F248C2" w:rsidRPr="008539BA">
        <w:rPr>
          <w:rFonts w:ascii="Times New Roman" w:hAnsi="Times New Roman" w:cs="Times New Roman"/>
          <w:color w:val="000000" w:themeColor="text1"/>
          <w:sz w:val="22"/>
          <w:rPrChange w:id="241" w:author="嘏 吴" w:date="2026-03-29T23:35:00Z" w16du:dateUtc="2026-03-29T15:35:00Z">
            <w:rPr>
              <w:rFonts w:ascii="Arial" w:hAnsi="Arial" w:cs="Arial"/>
              <w:color w:val="000000" w:themeColor="text1"/>
            </w:rPr>
          </w:rPrChange>
        </w:rPr>
        <w:instrText xml:space="preserve"> ADDIN EN.CITE &lt;EndNote&gt;&lt;Cite&gt;&lt;Author&gt;Tadros&lt;/Author&gt;&lt;Year&gt;2024&lt;/Year&gt;&lt;RecNum&gt;15&lt;/RecNum&gt;&lt;DisplayText&gt;[15]&lt;/DisplayText&gt;&lt;record&gt;&lt;rec-number&gt;15&lt;/rec-number&gt;&lt;foreign-keys&gt;&lt;key app="EN" db-id="ez9xpa92xrtvp3e9faaxx0xffrrvve5a9sf9" timestamp="1733734899"&gt;15&lt;/key&gt;&lt;/foreign-keys&gt;&lt;ref-type name="Journal Article"&gt;17&lt;/ref-type&gt;&lt;contributors&gt;&lt;authors&gt;&lt;author&gt;Tadros, Daniel M&lt;/author&gt;&lt;author&gt;Racle, Julien&lt;/author&gt;&lt;author&gt;Gfeller, David&lt;/author&gt;&lt;/authors&gt;&lt;/contributors&gt;&lt;titles&gt;&lt;title&gt;Predicting MHC-I ligands across alleles and species: How far can we go?&lt;/title&gt;&lt;secondary-title&gt;bioRxiv&lt;/secondary-title&gt;&lt;/titles&gt;&lt;periodical&gt;&lt;full-title&gt;bioRxiv&lt;/full-title&gt;&lt;/periodical&gt;&lt;pages&gt;2024.05. 08.593183&lt;/pages&gt;&lt;dates&gt;&lt;year&gt;2024&lt;/year&gt;&lt;/dates&gt;&lt;urls&gt;&lt;/urls&gt;&lt;/record&gt;&lt;/Cite&gt;&lt;/EndNote&gt;</w:instrText>
      </w:r>
      <w:r w:rsidR="0019658E" w:rsidRPr="008539BA">
        <w:rPr>
          <w:rFonts w:ascii="Times New Roman" w:hAnsi="Times New Roman" w:cs="Times New Roman"/>
          <w:color w:val="000000" w:themeColor="text1"/>
          <w:sz w:val="22"/>
          <w:rPrChange w:id="242" w:author="嘏 吴" w:date="2026-03-29T23:35:00Z" w16du:dateUtc="2026-03-29T15:35:00Z">
            <w:rPr>
              <w:rFonts w:ascii="Arial" w:hAnsi="Arial" w:cs="Arial"/>
              <w:color w:val="000000" w:themeColor="text1"/>
            </w:rPr>
          </w:rPrChange>
        </w:rPr>
        <w:fldChar w:fldCharType="separate"/>
      </w:r>
      <w:r w:rsidR="00F248C2" w:rsidRPr="008539BA">
        <w:rPr>
          <w:rFonts w:ascii="Times New Roman" w:hAnsi="Times New Roman" w:cs="Times New Roman"/>
          <w:noProof/>
          <w:color w:val="000000" w:themeColor="text1"/>
          <w:sz w:val="22"/>
          <w:rPrChange w:id="243" w:author="嘏 吴" w:date="2026-03-29T23:35:00Z" w16du:dateUtc="2026-03-29T15:35:00Z">
            <w:rPr>
              <w:rFonts w:ascii="Arial" w:hAnsi="Arial" w:cs="Arial"/>
              <w:noProof/>
              <w:color w:val="000000" w:themeColor="text1"/>
            </w:rPr>
          </w:rPrChange>
        </w:rPr>
        <w:t>[15]</w:t>
      </w:r>
      <w:r w:rsidR="0019658E" w:rsidRPr="008539BA">
        <w:rPr>
          <w:rFonts w:ascii="Times New Roman" w:hAnsi="Times New Roman" w:cs="Times New Roman"/>
          <w:color w:val="000000" w:themeColor="text1"/>
          <w:sz w:val="22"/>
          <w:rPrChange w:id="244" w:author="嘏 吴" w:date="2026-03-29T23:35:00Z" w16du:dateUtc="2026-03-29T15:35:00Z">
            <w:rPr>
              <w:rFonts w:ascii="Arial" w:hAnsi="Arial" w:cs="Arial"/>
              <w:color w:val="000000" w:themeColor="text1"/>
            </w:rPr>
          </w:rPrChange>
        </w:rPr>
        <w:fldChar w:fldCharType="end"/>
      </w:r>
      <w:r w:rsidR="00F667F2" w:rsidRPr="008539BA">
        <w:rPr>
          <w:rFonts w:ascii="Times New Roman" w:hAnsi="Times New Roman" w:cs="Times New Roman"/>
          <w:color w:val="000000" w:themeColor="text1"/>
          <w:sz w:val="22"/>
          <w:rPrChange w:id="245" w:author="嘏 吴" w:date="2026-03-29T23:35:00Z" w16du:dateUtc="2026-03-29T15:35:00Z">
            <w:rPr>
              <w:rFonts w:ascii="Arial" w:hAnsi="Arial" w:cs="Arial"/>
              <w:color w:val="000000" w:themeColor="text1"/>
              <w:sz w:val="22"/>
            </w:rPr>
          </w:rPrChange>
        </w:rPr>
        <w:t xml:space="preserve">) </w:t>
      </w:r>
      <w:r w:rsidR="00F667F2" w:rsidRPr="008539BA">
        <w:rPr>
          <w:rFonts w:ascii="Times New Roman" w:hAnsi="Times New Roman" w:cs="Times New Roman"/>
          <w:color w:val="000000" w:themeColor="text1"/>
          <w:sz w:val="22"/>
          <w:rPrChange w:id="246" w:author="嘏 吴" w:date="2026-03-29T23:35:00Z" w16du:dateUtc="2026-03-29T15:35:00Z">
            <w:rPr>
              <w:rFonts w:ascii="Arial" w:hAnsi="Arial" w:cs="Arial"/>
              <w:color w:val="000000" w:themeColor="text1"/>
              <w:sz w:val="22"/>
            </w:rPr>
          </w:rPrChange>
        </w:rPr>
        <w:lastRenderedPageBreak/>
        <w:t>that combine pre-defined binding motifs with machine learning enhancements</w:t>
      </w:r>
      <w:r w:rsidR="0019658E" w:rsidRPr="008539BA">
        <w:rPr>
          <w:rFonts w:ascii="Times New Roman" w:hAnsi="Times New Roman" w:cs="Times New Roman"/>
          <w:color w:val="000000" w:themeColor="text1"/>
          <w:sz w:val="22"/>
          <w:rPrChange w:id="247" w:author="嘏 吴" w:date="2026-03-29T23:35:00Z" w16du:dateUtc="2026-03-29T15:35:00Z">
            <w:rPr>
              <w:rFonts w:ascii="Arial" w:hAnsi="Arial" w:cs="Arial"/>
              <w:color w:val="000000" w:themeColor="text1"/>
              <w:sz w:val="22"/>
            </w:rPr>
          </w:rPrChange>
        </w:rPr>
        <w:t>,</w:t>
      </w:r>
      <w:r w:rsidR="00F667F2" w:rsidRPr="008539BA">
        <w:rPr>
          <w:rFonts w:ascii="Times New Roman" w:hAnsi="Times New Roman" w:cs="Times New Roman"/>
          <w:color w:val="000000" w:themeColor="text1"/>
          <w:sz w:val="22"/>
          <w:rPrChange w:id="248" w:author="嘏 吴" w:date="2026-03-29T23:35:00Z" w16du:dateUtc="2026-03-29T15:35:00Z">
            <w:rPr>
              <w:rFonts w:ascii="Arial" w:hAnsi="Arial" w:cs="Arial"/>
              <w:color w:val="000000" w:themeColor="text1"/>
              <w:sz w:val="22"/>
            </w:rPr>
          </w:rPrChange>
        </w:rPr>
        <w:t xml:space="preserve"> (ii) attention-enhanced DNN models (</w:t>
      </w:r>
      <w:r w:rsidR="0019658E" w:rsidRPr="008539BA">
        <w:rPr>
          <w:rFonts w:ascii="Times New Roman" w:hAnsi="Times New Roman" w:cs="Times New Roman"/>
          <w:color w:val="000000" w:themeColor="text1"/>
          <w:sz w:val="22"/>
          <w:rPrChange w:id="249" w:author="嘏 吴" w:date="2026-03-29T23:35:00Z" w16du:dateUtc="2026-03-29T15:35:00Z">
            <w:rPr>
              <w:rFonts w:ascii="Arial" w:hAnsi="Arial" w:cs="Arial"/>
              <w:color w:val="000000" w:themeColor="text1"/>
            </w:rPr>
          </w:rPrChange>
        </w:rPr>
        <w:t xml:space="preserve">including ACME </w:t>
      </w:r>
      <w:r w:rsidR="0019658E" w:rsidRPr="008539BA">
        <w:rPr>
          <w:rFonts w:ascii="Times New Roman" w:hAnsi="Times New Roman" w:cs="Times New Roman"/>
          <w:color w:val="000000" w:themeColor="text1"/>
          <w:sz w:val="22"/>
          <w:rPrChange w:id="250" w:author="嘏 吴" w:date="2026-03-29T23:35:00Z" w16du:dateUtc="2026-03-29T15:35:00Z">
            <w:rPr>
              <w:rFonts w:ascii="Arial" w:hAnsi="Arial" w:cs="Arial"/>
              <w:color w:val="000000" w:themeColor="text1"/>
            </w:rPr>
          </w:rPrChange>
        </w:rPr>
        <w:fldChar w:fldCharType="begin">
          <w:fldData xml:space="preserve">PEVuZE5vdGU+PENpdGU+PEF1dGhvcj5IdTwvQXV0aG9yPjxZZWFyPjIwMTk8L1llYXI+PFJlY051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</w:fldData>
        </w:fldChar>
      </w:r>
      <w:r w:rsidR="00F248C2" w:rsidRPr="008539BA">
        <w:rPr>
          <w:rFonts w:ascii="Times New Roman" w:hAnsi="Times New Roman" w:cs="Times New Roman"/>
          <w:color w:val="000000" w:themeColor="text1"/>
          <w:sz w:val="22"/>
          <w:rPrChange w:id="251" w:author="嘏 吴" w:date="2026-03-29T23:35:00Z" w16du:dateUtc="2026-03-29T15:35:00Z">
            <w:rPr>
              <w:rFonts w:ascii="Arial" w:hAnsi="Arial" w:cs="Arial"/>
              <w:color w:val="000000" w:themeColor="text1"/>
            </w:rPr>
          </w:rPrChange>
        </w:rPr>
        <w:instrText xml:space="preserve"> ADDIN EN.CITE </w:instrText>
      </w:r>
      <w:r w:rsidR="00F248C2" w:rsidRPr="008539BA">
        <w:rPr>
          <w:rFonts w:ascii="Times New Roman" w:hAnsi="Times New Roman" w:cs="Times New Roman"/>
          <w:color w:val="000000" w:themeColor="text1"/>
          <w:sz w:val="22"/>
          <w:rPrChange w:id="252" w:author="嘏 吴" w:date="2026-03-29T23:35:00Z" w16du:dateUtc="2026-03-29T15:35:00Z">
            <w:rPr>
              <w:rFonts w:ascii="Arial" w:hAnsi="Arial" w:cs="Arial"/>
              <w:color w:val="000000" w:themeColor="text1"/>
            </w:rPr>
          </w:rPrChange>
        </w:rPr>
        <w:fldChar w:fldCharType="begin">
          <w:fldData xml:space="preserve">PEVuZE5vdGU+PENpdGU+PEF1dGhvcj5IdTwvQXV0aG9yPjxZZWFyPjIwMTk8L1llYXI+PFJlY051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</w:fldData>
        </w:fldChar>
      </w:r>
      <w:r w:rsidR="00F248C2" w:rsidRPr="008539BA">
        <w:rPr>
          <w:rFonts w:ascii="Times New Roman" w:hAnsi="Times New Roman" w:cs="Times New Roman"/>
          <w:color w:val="000000" w:themeColor="text1"/>
          <w:sz w:val="22"/>
          <w:rPrChange w:id="253" w:author="嘏 吴" w:date="2026-03-29T23:35:00Z" w16du:dateUtc="2026-03-29T15:35:00Z">
            <w:rPr>
              <w:rFonts w:ascii="Arial" w:hAnsi="Arial" w:cs="Arial"/>
              <w:color w:val="000000" w:themeColor="text1"/>
            </w:rPr>
          </w:rPrChange>
        </w:rPr>
        <w:instrText xml:space="preserve"> ADDIN EN.CITE.DATA </w:instrText>
      </w:r>
      <w:r w:rsidR="00F248C2" w:rsidRPr="004A5A2D">
        <w:rPr>
          <w:rFonts w:ascii="Times New Roman" w:hAnsi="Times New Roman" w:cs="Times New Roman"/>
          <w:color w:val="000000" w:themeColor="text1"/>
          <w:sz w:val="22"/>
        </w:rPr>
      </w:r>
      <w:r w:rsidR="00F248C2" w:rsidRPr="008539BA">
        <w:rPr>
          <w:rFonts w:ascii="Times New Roman" w:hAnsi="Times New Roman" w:cs="Times New Roman"/>
          <w:color w:val="000000" w:themeColor="text1"/>
          <w:sz w:val="22"/>
          <w:rPrChange w:id="254" w:author="嘏 吴" w:date="2026-03-29T23:35:00Z" w16du:dateUtc="2026-03-29T15:35:00Z">
            <w:rPr>
              <w:rFonts w:ascii="Arial" w:hAnsi="Arial" w:cs="Arial"/>
              <w:color w:val="000000" w:themeColor="text1"/>
            </w:rPr>
          </w:rPrChange>
        </w:rPr>
        <w:fldChar w:fldCharType="end"/>
      </w:r>
      <w:r w:rsidR="0019658E" w:rsidRPr="004A5A2D">
        <w:rPr>
          <w:rFonts w:ascii="Times New Roman" w:hAnsi="Times New Roman" w:cs="Times New Roman"/>
          <w:color w:val="000000" w:themeColor="text1"/>
          <w:sz w:val="22"/>
        </w:rPr>
      </w:r>
      <w:r w:rsidR="0019658E" w:rsidRPr="008539BA">
        <w:rPr>
          <w:rFonts w:ascii="Times New Roman" w:hAnsi="Times New Roman" w:cs="Times New Roman"/>
          <w:color w:val="000000" w:themeColor="text1"/>
          <w:sz w:val="22"/>
          <w:rPrChange w:id="255" w:author="嘏 吴" w:date="2026-03-29T23:35:00Z" w16du:dateUtc="2026-03-29T15:35:00Z">
            <w:rPr>
              <w:rFonts w:ascii="Arial" w:hAnsi="Arial" w:cs="Arial"/>
              <w:color w:val="000000" w:themeColor="text1"/>
            </w:rPr>
          </w:rPrChange>
        </w:rPr>
        <w:fldChar w:fldCharType="separate"/>
      </w:r>
      <w:r w:rsidR="00F248C2" w:rsidRPr="008539BA">
        <w:rPr>
          <w:rFonts w:ascii="Times New Roman" w:hAnsi="Times New Roman" w:cs="Times New Roman"/>
          <w:noProof/>
          <w:color w:val="000000" w:themeColor="text1"/>
          <w:sz w:val="22"/>
          <w:rPrChange w:id="256" w:author="嘏 吴" w:date="2026-03-29T23:35:00Z" w16du:dateUtc="2026-03-29T15:35:00Z">
            <w:rPr>
              <w:rFonts w:ascii="Arial" w:hAnsi="Arial" w:cs="Arial"/>
              <w:noProof/>
              <w:color w:val="000000" w:themeColor="text1"/>
            </w:rPr>
          </w:rPrChange>
        </w:rPr>
        <w:t>[16]</w:t>
      </w:r>
      <w:r w:rsidR="0019658E" w:rsidRPr="008539BA">
        <w:rPr>
          <w:rFonts w:ascii="Times New Roman" w:hAnsi="Times New Roman" w:cs="Times New Roman"/>
          <w:color w:val="000000" w:themeColor="text1"/>
          <w:sz w:val="22"/>
          <w:rPrChange w:id="257" w:author="嘏 吴" w:date="2026-03-29T23:35:00Z" w16du:dateUtc="2026-03-29T15:35:00Z">
            <w:rPr>
              <w:rFonts w:ascii="Arial" w:hAnsi="Arial" w:cs="Arial"/>
              <w:color w:val="000000" w:themeColor="text1"/>
            </w:rPr>
          </w:rPrChange>
        </w:rPr>
        <w:fldChar w:fldCharType="end"/>
      </w:r>
      <w:r w:rsidR="0019658E" w:rsidRPr="008539BA">
        <w:rPr>
          <w:rFonts w:ascii="Times New Roman" w:hAnsi="Times New Roman" w:cs="Times New Roman"/>
          <w:color w:val="000000" w:themeColor="text1"/>
          <w:sz w:val="22"/>
          <w:rPrChange w:id="258" w:author="嘏 吴" w:date="2026-03-29T23:35:00Z" w16du:dateUtc="2026-03-29T15:35:00Z">
            <w:rPr>
              <w:rFonts w:ascii="Arial" w:hAnsi="Arial" w:cs="Arial"/>
              <w:color w:val="000000" w:themeColor="text1"/>
            </w:rPr>
          </w:rPrChange>
        </w:rPr>
        <w:t xml:space="preserve">, CapsNet-MHC </w:t>
      </w:r>
      <w:r w:rsidR="0019658E" w:rsidRPr="008539BA">
        <w:rPr>
          <w:rFonts w:ascii="Times New Roman" w:hAnsi="Times New Roman" w:cs="Times New Roman"/>
          <w:color w:val="000000" w:themeColor="text1"/>
          <w:sz w:val="22"/>
          <w:rPrChange w:id="259" w:author="嘏 吴" w:date="2026-03-29T23:35:00Z" w16du:dateUtc="2026-03-29T15:35:00Z">
            <w:rPr>
              <w:rFonts w:ascii="Arial" w:hAnsi="Arial" w:cs="Arial"/>
              <w:color w:val="000000" w:themeColor="text1"/>
            </w:rPr>
          </w:rPrChange>
        </w:rPr>
        <w:fldChar w:fldCharType="begin"/>
      </w:r>
      <w:r w:rsidR="00F248C2" w:rsidRPr="008539BA">
        <w:rPr>
          <w:rFonts w:ascii="Times New Roman" w:hAnsi="Times New Roman" w:cs="Times New Roman"/>
          <w:color w:val="000000" w:themeColor="text1"/>
          <w:sz w:val="22"/>
          <w:rPrChange w:id="260" w:author="嘏 吴" w:date="2026-03-29T23:35:00Z" w16du:dateUtc="2026-03-29T15:35:00Z">
            <w:rPr>
              <w:rFonts w:ascii="Arial" w:hAnsi="Arial" w:cs="Arial"/>
              <w:color w:val="000000" w:themeColor="text1"/>
            </w:rPr>
          </w:rPrChange>
        </w:rPr>
        <w:instrText xml:space="preserve"> ADDIN EN.CITE &lt;EndNote&gt;&lt;Cite&gt;&lt;Author&gt;Kalemati&lt;/Author&gt;&lt;Year&gt;2023&lt;/Year&gt;&lt;RecNum&gt;17&lt;/RecNum&gt;&lt;DisplayText&gt;[17]&lt;/DisplayText&gt;&lt;record&gt;&lt;rec-number&gt;17&lt;/rec-number&gt;&lt;foreign-keys&gt;&lt;key app="EN" db-id="ez9xpa92xrtvp3e9faaxx0xffrrvve5a9sf9" timestamp="1733734973"&gt;17&lt;/key&gt;&lt;/foreign-keys&gt;&lt;ref-type name="Journal Article"&gt;17&lt;/ref-type&gt;&lt;contributors&gt;&lt;authors&gt;&lt;author&gt;Kalemati, M.&lt;/author&gt;&lt;author&gt;Darvishi, S.&lt;/author&gt;&lt;author&gt;Koohi, S.&lt;/author&gt;&lt;/authors&gt;&lt;/contributors&gt;&lt;auth-address&gt;Department of Computer Engineering, Sharif University of Technology, Tehran, Iran.&amp;#xD;Department of Computer Engineering, Sharif University of Technology, Tehran, Iran. koohi@sharif.edu.&lt;/auth-address&gt;&lt;titles&gt;&lt;title&gt;CapsNet-MHC predicts peptide-MHC class I binding based on capsule neural networks&lt;/title&gt;&lt;secondary-title&gt;Commun Biol&lt;/secondary-title&gt;&lt;alt-title&gt;Communications biology&lt;/alt-title&gt;&lt;/titles&gt;&lt;periodical&gt;&lt;full-title&gt;Commun Biol&lt;/full-title&gt;&lt;abbr-1&gt;Communications biology&lt;/abbr-1&gt;&lt;/periodical&gt;&lt;alt-periodical&gt;&lt;full-title&gt;Commun Biol&lt;/full-title&gt;&lt;abbr-1&gt;Communications biology&lt;/abbr-1&gt;&lt;/alt-periodical&gt;&lt;pages&gt;492&lt;/pages&gt;&lt;volume&gt;6&lt;/volume&gt;&lt;number&gt;1&lt;/number&gt;&lt;edition&gt;2023/05/06&lt;/edition&gt;&lt;keywords&gt;&lt;keyword&gt;*Algorithms&lt;/keyword&gt;&lt;keyword&gt;*Peptides/metabolism&lt;/keyword&gt;&lt;keyword&gt;Proteins&lt;/keyword&gt;&lt;keyword&gt;Neural Networks, Computer&lt;/keyword&gt;&lt;keyword&gt;Major Histocompatibility Complex&lt;/keyword&gt;&lt;keyword&gt;Histocompatibility Antigens&lt;/keyword&gt;&lt;/keywords&gt;&lt;dates&gt;&lt;year&gt;2023&lt;/year&gt;&lt;pub-dates&gt;&lt;date&gt;May 5&lt;/date&gt;&lt;/pub-dates&gt;&lt;/dates&gt;&lt;isbn&gt;2399-3642&lt;/isbn&gt;&lt;accession-num&gt;37147498&lt;/accession-num&gt;&lt;urls&gt;&lt;/urls&gt;&lt;custom2&gt;PMC10162658&lt;/custom2&gt;&lt;electronic-resource-num&gt;10.1038/s42003-023-04867-2&lt;/electronic-resource-num&gt;&lt;remote-database-provider&gt;NLM&lt;/remote-database-provider&gt;&lt;language&gt;eng&lt;/language&gt;&lt;/record&gt;&lt;/Cite&gt;&lt;/EndNote&gt;</w:instrText>
      </w:r>
      <w:r w:rsidR="0019658E" w:rsidRPr="008539BA">
        <w:rPr>
          <w:rFonts w:ascii="Times New Roman" w:hAnsi="Times New Roman" w:cs="Times New Roman"/>
          <w:color w:val="000000" w:themeColor="text1"/>
          <w:sz w:val="22"/>
          <w:rPrChange w:id="261" w:author="嘏 吴" w:date="2026-03-29T23:35:00Z" w16du:dateUtc="2026-03-29T15:35:00Z">
            <w:rPr>
              <w:rFonts w:ascii="Arial" w:hAnsi="Arial" w:cs="Arial"/>
              <w:color w:val="000000" w:themeColor="text1"/>
            </w:rPr>
          </w:rPrChange>
        </w:rPr>
        <w:fldChar w:fldCharType="separate"/>
      </w:r>
      <w:r w:rsidR="00F248C2" w:rsidRPr="008539BA">
        <w:rPr>
          <w:rFonts w:ascii="Times New Roman" w:hAnsi="Times New Roman" w:cs="Times New Roman"/>
          <w:noProof/>
          <w:color w:val="000000" w:themeColor="text1"/>
          <w:sz w:val="22"/>
          <w:rPrChange w:id="262" w:author="嘏 吴" w:date="2026-03-29T23:35:00Z" w16du:dateUtc="2026-03-29T15:35:00Z">
            <w:rPr>
              <w:rFonts w:ascii="Arial" w:hAnsi="Arial" w:cs="Arial"/>
              <w:noProof/>
              <w:color w:val="000000" w:themeColor="text1"/>
            </w:rPr>
          </w:rPrChange>
        </w:rPr>
        <w:t>[17]</w:t>
      </w:r>
      <w:r w:rsidR="0019658E" w:rsidRPr="008539BA">
        <w:rPr>
          <w:rFonts w:ascii="Times New Roman" w:hAnsi="Times New Roman" w:cs="Times New Roman"/>
          <w:color w:val="000000" w:themeColor="text1"/>
          <w:sz w:val="22"/>
          <w:rPrChange w:id="263" w:author="嘏 吴" w:date="2026-03-29T23:35:00Z" w16du:dateUtc="2026-03-29T15:35:00Z">
            <w:rPr>
              <w:rFonts w:ascii="Arial" w:hAnsi="Arial" w:cs="Arial"/>
              <w:color w:val="000000" w:themeColor="text1"/>
            </w:rPr>
          </w:rPrChange>
        </w:rPr>
        <w:fldChar w:fldCharType="end"/>
      </w:r>
      <w:r w:rsidR="0019658E" w:rsidRPr="008539BA">
        <w:rPr>
          <w:rFonts w:ascii="Times New Roman" w:hAnsi="Times New Roman" w:cs="Times New Roman"/>
          <w:color w:val="000000" w:themeColor="text1"/>
          <w:sz w:val="22"/>
          <w:rPrChange w:id="264" w:author="嘏 吴" w:date="2026-03-29T23:35:00Z" w16du:dateUtc="2026-03-29T15:35:00Z">
            <w:rPr>
              <w:rFonts w:ascii="Arial" w:hAnsi="Arial" w:cs="Arial"/>
              <w:color w:val="000000" w:themeColor="text1"/>
            </w:rPr>
          </w:rPrChange>
        </w:rPr>
        <w:t xml:space="preserve">, DeepAttentionpan </w:t>
      </w:r>
      <w:r w:rsidR="0019658E" w:rsidRPr="008539BA">
        <w:rPr>
          <w:rFonts w:ascii="Times New Roman" w:hAnsi="Times New Roman" w:cs="Times New Roman"/>
          <w:color w:val="000000" w:themeColor="text1"/>
          <w:sz w:val="22"/>
          <w:rPrChange w:id="265" w:author="嘏 吴" w:date="2026-03-29T23:35:00Z" w16du:dateUtc="2026-03-29T15:35:00Z">
            <w:rPr>
              <w:rFonts w:ascii="Arial" w:hAnsi="Arial" w:cs="Arial"/>
              <w:color w:val="000000" w:themeColor="text1"/>
            </w:rPr>
          </w:rPrChange>
        </w:rPr>
        <w:fldChar w:fldCharType="begin">
          <w:fldData xml:space="preserve">PEVuZE5vdGU+PENpdGU+PEF1dGhvcj5KaW48L0F1dGhvcj48WWVhcj4yMDIxPC9ZZWFyPjxSZWNO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</w:fldData>
        </w:fldChar>
      </w:r>
      <w:r w:rsidR="00F248C2" w:rsidRPr="008539BA">
        <w:rPr>
          <w:rFonts w:ascii="Times New Roman" w:hAnsi="Times New Roman" w:cs="Times New Roman"/>
          <w:color w:val="000000" w:themeColor="text1"/>
          <w:sz w:val="22"/>
          <w:rPrChange w:id="266" w:author="嘏 吴" w:date="2026-03-29T23:35:00Z" w16du:dateUtc="2026-03-29T15:35:00Z">
            <w:rPr>
              <w:rFonts w:ascii="Arial" w:hAnsi="Arial" w:cs="Arial"/>
              <w:color w:val="000000" w:themeColor="text1"/>
            </w:rPr>
          </w:rPrChange>
        </w:rPr>
        <w:instrText xml:space="preserve"> ADDIN EN.CITE </w:instrText>
      </w:r>
      <w:r w:rsidR="00F248C2" w:rsidRPr="008539BA">
        <w:rPr>
          <w:rFonts w:ascii="Times New Roman" w:hAnsi="Times New Roman" w:cs="Times New Roman"/>
          <w:color w:val="000000" w:themeColor="text1"/>
          <w:sz w:val="22"/>
          <w:rPrChange w:id="267" w:author="嘏 吴" w:date="2026-03-29T23:35:00Z" w16du:dateUtc="2026-03-29T15:35:00Z">
            <w:rPr>
              <w:rFonts w:ascii="Arial" w:hAnsi="Arial" w:cs="Arial"/>
              <w:color w:val="000000" w:themeColor="text1"/>
            </w:rPr>
          </w:rPrChange>
        </w:rPr>
        <w:fldChar w:fldCharType="begin">
          <w:fldData xml:space="preserve">PEVuZE5vdGU+PENpdGU+PEF1dGhvcj5KaW48L0F1dGhvcj48WWVhcj4yMDIxPC9ZZWFyPjxSZWNO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</w:fldData>
        </w:fldChar>
      </w:r>
      <w:r w:rsidR="00F248C2" w:rsidRPr="008539BA">
        <w:rPr>
          <w:rFonts w:ascii="Times New Roman" w:hAnsi="Times New Roman" w:cs="Times New Roman"/>
          <w:color w:val="000000" w:themeColor="text1"/>
          <w:sz w:val="22"/>
          <w:rPrChange w:id="268" w:author="嘏 吴" w:date="2026-03-29T23:35:00Z" w16du:dateUtc="2026-03-29T15:35:00Z">
            <w:rPr>
              <w:rFonts w:ascii="Arial" w:hAnsi="Arial" w:cs="Arial"/>
              <w:color w:val="000000" w:themeColor="text1"/>
            </w:rPr>
          </w:rPrChange>
        </w:rPr>
        <w:instrText xml:space="preserve"> ADDIN EN.CITE.DATA </w:instrText>
      </w:r>
      <w:r w:rsidR="00F248C2" w:rsidRPr="004A5A2D">
        <w:rPr>
          <w:rFonts w:ascii="Times New Roman" w:hAnsi="Times New Roman" w:cs="Times New Roman"/>
          <w:color w:val="000000" w:themeColor="text1"/>
          <w:sz w:val="22"/>
        </w:rPr>
      </w:r>
      <w:r w:rsidR="00F248C2" w:rsidRPr="008539BA">
        <w:rPr>
          <w:rFonts w:ascii="Times New Roman" w:hAnsi="Times New Roman" w:cs="Times New Roman"/>
          <w:color w:val="000000" w:themeColor="text1"/>
          <w:sz w:val="22"/>
          <w:rPrChange w:id="269" w:author="嘏 吴" w:date="2026-03-29T23:35:00Z" w16du:dateUtc="2026-03-29T15:35:00Z">
            <w:rPr>
              <w:rFonts w:ascii="Arial" w:hAnsi="Arial" w:cs="Arial"/>
              <w:color w:val="000000" w:themeColor="text1"/>
            </w:rPr>
          </w:rPrChange>
        </w:rPr>
        <w:fldChar w:fldCharType="end"/>
      </w:r>
      <w:r w:rsidR="0019658E" w:rsidRPr="004A5A2D">
        <w:rPr>
          <w:rFonts w:ascii="Times New Roman" w:hAnsi="Times New Roman" w:cs="Times New Roman"/>
          <w:color w:val="000000" w:themeColor="text1"/>
          <w:sz w:val="22"/>
        </w:rPr>
      </w:r>
      <w:r w:rsidR="0019658E" w:rsidRPr="008539BA">
        <w:rPr>
          <w:rFonts w:ascii="Times New Roman" w:hAnsi="Times New Roman" w:cs="Times New Roman"/>
          <w:color w:val="000000" w:themeColor="text1"/>
          <w:sz w:val="22"/>
          <w:rPrChange w:id="270" w:author="嘏 吴" w:date="2026-03-29T23:35:00Z" w16du:dateUtc="2026-03-29T15:35:00Z">
            <w:rPr>
              <w:rFonts w:ascii="Arial" w:hAnsi="Arial" w:cs="Arial"/>
              <w:color w:val="000000" w:themeColor="text1"/>
            </w:rPr>
          </w:rPrChange>
        </w:rPr>
        <w:fldChar w:fldCharType="separate"/>
      </w:r>
      <w:r w:rsidR="00F248C2" w:rsidRPr="008539BA">
        <w:rPr>
          <w:rFonts w:ascii="Times New Roman" w:hAnsi="Times New Roman" w:cs="Times New Roman"/>
          <w:noProof/>
          <w:color w:val="000000" w:themeColor="text1"/>
          <w:sz w:val="22"/>
          <w:rPrChange w:id="271" w:author="嘏 吴" w:date="2026-03-29T23:35:00Z" w16du:dateUtc="2026-03-29T15:35:00Z">
            <w:rPr>
              <w:rFonts w:ascii="Arial" w:hAnsi="Arial" w:cs="Arial"/>
              <w:noProof/>
              <w:color w:val="000000" w:themeColor="text1"/>
            </w:rPr>
          </w:rPrChange>
        </w:rPr>
        <w:t>[18]</w:t>
      </w:r>
      <w:r w:rsidR="0019658E" w:rsidRPr="008539BA">
        <w:rPr>
          <w:rFonts w:ascii="Times New Roman" w:hAnsi="Times New Roman" w:cs="Times New Roman"/>
          <w:color w:val="000000" w:themeColor="text1"/>
          <w:sz w:val="22"/>
          <w:rPrChange w:id="272" w:author="嘏 吴" w:date="2026-03-29T23:35:00Z" w16du:dateUtc="2026-03-29T15:35:00Z">
            <w:rPr>
              <w:rFonts w:ascii="Arial" w:hAnsi="Arial" w:cs="Arial"/>
              <w:color w:val="000000" w:themeColor="text1"/>
            </w:rPr>
          </w:rPrChange>
        </w:rPr>
        <w:fldChar w:fldCharType="end"/>
      </w:r>
      <w:r w:rsidR="0019658E" w:rsidRPr="008539BA">
        <w:rPr>
          <w:rFonts w:ascii="Times New Roman" w:hAnsi="Times New Roman" w:cs="Times New Roman"/>
          <w:color w:val="000000" w:themeColor="text1"/>
          <w:sz w:val="22"/>
          <w:rPrChange w:id="273" w:author="嘏 吴" w:date="2026-03-29T23:35:00Z" w16du:dateUtc="2026-03-29T15:35:00Z">
            <w:rPr>
              <w:rFonts w:ascii="Arial" w:hAnsi="Arial" w:cs="Arial"/>
              <w:color w:val="000000" w:themeColor="text1"/>
            </w:rPr>
          </w:rPrChange>
        </w:rPr>
        <w:t xml:space="preserve">, DeepHLApan </w:t>
      </w:r>
      <w:r w:rsidR="0019658E" w:rsidRPr="008539BA">
        <w:rPr>
          <w:rFonts w:ascii="Times New Roman" w:hAnsi="Times New Roman" w:cs="Times New Roman"/>
          <w:color w:val="000000" w:themeColor="text1"/>
          <w:sz w:val="22"/>
          <w:rPrChange w:id="274" w:author="嘏 吴" w:date="2026-03-29T23:35:00Z" w16du:dateUtc="2026-03-29T15:35:00Z">
            <w:rPr>
              <w:rFonts w:ascii="Arial" w:hAnsi="Arial" w:cs="Arial"/>
              <w:color w:val="000000" w:themeColor="text1"/>
            </w:rPr>
          </w:rPrChange>
        </w:rPr>
        <w:fldChar w:fldCharType="begin">
          <w:fldData xml:space="preserve">PEVuZE5vdGU+PENpdGU+PEF1dGhvcj5XdTwvQXV0aG9yPjxZZWFyPjIwMTk8L1llYXI+PFJlY051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==
</w:fldData>
        </w:fldChar>
      </w:r>
      <w:r w:rsidR="00F248C2" w:rsidRPr="008539BA">
        <w:rPr>
          <w:rFonts w:ascii="Times New Roman" w:hAnsi="Times New Roman" w:cs="Times New Roman"/>
          <w:color w:val="000000" w:themeColor="text1"/>
          <w:sz w:val="22"/>
          <w:rPrChange w:id="275" w:author="嘏 吴" w:date="2026-03-29T23:35:00Z" w16du:dateUtc="2026-03-29T15:35:00Z">
            <w:rPr>
              <w:rFonts w:ascii="Arial" w:hAnsi="Arial" w:cs="Arial"/>
              <w:color w:val="000000" w:themeColor="text1"/>
            </w:rPr>
          </w:rPrChange>
        </w:rPr>
        <w:instrText xml:space="preserve"> ADDIN EN.CITE </w:instrText>
      </w:r>
      <w:r w:rsidR="00F248C2" w:rsidRPr="008539BA">
        <w:rPr>
          <w:rFonts w:ascii="Times New Roman" w:hAnsi="Times New Roman" w:cs="Times New Roman"/>
          <w:color w:val="000000" w:themeColor="text1"/>
          <w:sz w:val="22"/>
          <w:rPrChange w:id="276" w:author="嘏 吴" w:date="2026-03-29T23:35:00Z" w16du:dateUtc="2026-03-29T15:35:00Z">
            <w:rPr>
              <w:rFonts w:ascii="Arial" w:hAnsi="Arial" w:cs="Arial"/>
              <w:color w:val="000000" w:themeColor="text1"/>
            </w:rPr>
          </w:rPrChange>
        </w:rPr>
        <w:fldChar w:fldCharType="begin">
          <w:fldData xml:space="preserve">PEVuZE5vdGU+PENpdGU+PEF1dGhvcj5XdTwvQXV0aG9yPjxZZWFyPjIwMTk8L1llYXI+PFJlY051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==
</w:fldData>
        </w:fldChar>
      </w:r>
      <w:r w:rsidR="00F248C2" w:rsidRPr="008539BA">
        <w:rPr>
          <w:rFonts w:ascii="Times New Roman" w:hAnsi="Times New Roman" w:cs="Times New Roman"/>
          <w:color w:val="000000" w:themeColor="text1"/>
          <w:sz w:val="22"/>
          <w:rPrChange w:id="277" w:author="嘏 吴" w:date="2026-03-29T23:35:00Z" w16du:dateUtc="2026-03-29T15:35:00Z">
            <w:rPr>
              <w:rFonts w:ascii="Arial" w:hAnsi="Arial" w:cs="Arial"/>
              <w:color w:val="000000" w:themeColor="text1"/>
            </w:rPr>
          </w:rPrChange>
        </w:rPr>
        <w:instrText xml:space="preserve"> ADDIN EN.CITE.DATA </w:instrText>
      </w:r>
      <w:r w:rsidR="00F248C2" w:rsidRPr="004A5A2D">
        <w:rPr>
          <w:rFonts w:ascii="Times New Roman" w:hAnsi="Times New Roman" w:cs="Times New Roman"/>
          <w:color w:val="000000" w:themeColor="text1"/>
          <w:sz w:val="22"/>
        </w:rPr>
      </w:r>
      <w:r w:rsidR="00F248C2" w:rsidRPr="008539BA">
        <w:rPr>
          <w:rFonts w:ascii="Times New Roman" w:hAnsi="Times New Roman" w:cs="Times New Roman"/>
          <w:color w:val="000000" w:themeColor="text1"/>
          <w:sz w:val="22"/>
          <w:rPrChange w:id="278" w:author="嘏 吴" w:date="2026-03-29T23:35:00Z" w16du:dateUtc="2026-03-29T15:35:00Z">
            <w:rPr>
              <w:rFonts w:ascii="Arial" w:hAnsi="Arial" w:cs="Arial"/>
              <w:color w:val="000000" w:themeColor="text1"/>
            </w:rPr>
          </w:rPrChange>
        </w:rPr>
        <w:fldChar w:fldCharType="end"/>
      </w:r>
      <w:r w:rsidR="0019658E" w:rsidRPr="004A5A2D">
        <w:rPr>
          <w:rFonts w:ascii="Times New Roman" w:hAnsi="Times New Roman" w:cs="Times New Roman"/>
          <w:color w:val="000000" w:themeColor="text1"/>
          <w:sz w:val="22"/>
        </w:rPr>
      </w:r>
      <w:r w:rsidR="0019658E" w:rsidRPr="008539BA">
        <w:rPr>
          <w:rFonts w:ascii="Times New Roman" w:hAnsi="Times New Roman" w:cs="Times New Roman"/>
          <w:color w:val="000000" w:themeColor="text1"/>
          <w:sz w:val="22"/>
          <w:rPrChange w:id="279" w:author="嘏 吴" w:date="2026-03-29T23:35:00Z" w16du:dateUtc="2026-03-29T15:35:00Z">
            <w:rPr>
              <w:rFonts w:ascii="Arial" w:hAnsi="Arial" w:cs="Arial"/>
              <w:color w:val="000000" w:themeColor="text1"/>
            </w:rPr>
          </w:rPrChange>
        </w:rPr>
        <w:fldChar w:fldCharType="separate"/>
      </w:r>
      <w:r w:rsidR="00F248C2" w:rsidRPr="008539BA">
        <w:rPr>
          <w:rFonts w:ascii="Times New Roman" w:hAnsi="Times New Roman" w:cs="Times New Roman"/>
          <w:noProof/>
          <w:color w:val="000000" w:themeColor="text1"/>
          <w:sz w:val="22"/>
          <w:rPrChange w:id="280" w:author="嘏 吴" w:date="2026-03-29T23:35:00Z" w16du:dateUtc="2026-03-29T15:35:00Z">
            <w:rPr>
              <w:rFonts w:ascii="Arial" w:hAnsi="Arial" w:cs="Arial"/>
              <w:noProof/>
              <w:color w:val="000000" w:themeColor="text1"/>
            </w:rPr>
          </w:rPrChange>
        </w:rPr>
        <w:t>[19]</w:t>
      </w:r>
      <w:r w:rsidR="0019658E" w:rsidRPr="008539BA">
        <w:rPr>
          <w:rFonts w:ascii="Times New Roman" w:hAnsi="Times New Roman" w:cs="Times New Roman"/>
          <w:color w:val="000000" w:themeColor="text1"/>
          <w:sz w:val="22"/>
          <w:rPrChange w:id="281" w:author="嘏 吴" w:date="2026-03-29T23:35:00Z" w16du:dateUtc="2026-03-29T15:35:00Z">
            <w:rPr>
              <w:rFonts w:ascii="Arial" w:hAnsi="Arial" w:cs="Arial"/>
              <w:color w:val="000000" w:themeColor="text1"/>
            </w:rPr>
          </w:rPrChange>
        </w:rPr>
        <w:fldChar w:fldCharType="end"/>
      </w:r>
      <w:r w:rsidR="0019658E" w:rsidRPr="008539BA">
        <w:rPr>
          <w:rFonts w:ascii="Times New Roman" w:hAnsi="Times New Roman" w:cs="Times New Roman"/>
          <w:color w:val="000000" w:themeColor="text1"/>
          <w:sz w:val="22"/>
          <w:rPrChange w:id="282" w:author="嘏 吴" w:date="2026-03-29T23:35:00Z" w16du:dateUtc="2026-03-29T15:35:00Z">
            <w:rPr>
              <w:rFonts w:ascii="Arial" w:hAnsi="Arial" w:cs="Arial"/>
              <w:color w:val="000000" w:themeColor="text1"/>
            </w:rPr>
          </w:rPrChange>
        </w:rPr>
        <w:t xml:space="preserve">, and DeepNetBim </w:t>
      </w:r>
      <w:r w:rsidR="0019658E" w:rsidRPr="008539BA">
        <w:rPr>
          <w:rFonts w:ascii="Times New Roman" w:hAnsi="Times New Roman" w:cs="Times New Roman"/>
          <w:color w:val="000000" w:themeColor="text1"/>
          <w:sz w:val="22"/>
          <w:rPrChange w:id="283" w:author="嘏 吴" w:date="2026-03-29T23:35:00Z" w16du:dateUtc="2026-03-29T15:35:00Z">
            <w:rPr>
              <w:rFonts w:ascii="Arial" w:hAnsi="Arial" w:cs="Arial"/>
              <w:color w:val="000000" w:themeColor="text1"/>
            </w:rPr>
          </w:rPrChange>
        </w:rPr>
        <w:fldChar w:fldCharType="begin">
          <w:fldData xml:space="preserve">PEVuZE5vdGU+PENpdGU+PEF1dGhvcj5ZYW5nPC9BdXRob3I+PFllYXI+MjAyMTwvWWVhcj48UmVj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==
</w:fldData>
        </w:fldChar>
      </w:r>
      <w:r w:rsidR="00F248C2" w:rsidRPr="008539BA">
        <w:rPr>
          <w:rFonts w:ascii="Times New Roman" w:hAnsi="Times New Roman" w:cs="Times New Roman"/>
          <w:color w:val="000000" w:themeColor="text1"/>
          <w:sz w:val="22"/>
          <w:rPrChange w:id="284" w:author="嘏 吴" w:date="2026-03-29T23:35:00Z" w16du:dateUtc="2026-03-29T15:35:00Z">
            <w:rPr>
              <w:rFonts w:ascii="Arial" w:hAnsi="Arial" w:cs="Arial"/>
              <w:color w:val="000000" w:themeColor="text1"/>
            </w:rPr>
          </w:rPrChange>
        </w:rPr>
        <w:instrText xml:space="preserve"> ADDIN EN.CITE </w:instrText>
      </w:r>
      <w:r w:rsidR="00F248C2" w:rsidRPr="008539BA">
        <w:rPr>
          <w:rFonts w:ascii="Times New Roman" w:hAnsi="Times New Roman" w:cs="Times New Roman"/>
          <w:color w:val="000000" w:themeColor="text1"/>
          <w:sz w:val="22"/>
          <w:rPrChange w:id="285" w:author="嘏 吴" w:date="2026-03-29T23:35:00Z" w16du:dateUtc="2026-03-29T15:35:00Z">
            <w:rPr>
              <w:rFonts w:ascii="Arial" w:hAnsi="Arial" w:cs="Arial"/>
              <w:color w:val="000000" w:themeColor="text1"/>
            </w:rPr>
          </w:rPrChange>
        </w:rPr>
        <w:fldChar w:fldCharType="begin">
          <w:fldData xml:space="preserve">PEVuZE5vdGU+PENpdGU+PEF1dGhvcj5ZYW5nPC9BdXRob3I+PFllYXI+MjAyMTwvWWVhcj48UmVj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==
</w:fldData>
        </w:fldChar>
      </w:r>
      <w:r w:rsidR="00F248C2" w:rsidRPr="008539BA">
        <w:rPr>
          <w:rFonts w:ascii="Times New Roman" w:hAnsi="Times New Roman" w:cs="Times New Roman"/>
          <w:color w:val="000000" w:themeColor="text1"/>
          <w:sz w:val="22"/>
          <w:rPrChange w:id="286" w:author="嘏 吴" w:date="2026-03-29T23:35:00Z" w16du:dateUtc="2026-03-29T15:35:00Z">
            <w:rPr>
              <w:rFonts w:ascii="Arial" w:hAnsi="Arial" w:cs="Arial"/>
              <w:color w:val="000000" w:themeColor="text1"/>
            </w:rPr>
          </w:rPrChange>
        </w:rPr>
        <w:instrText xml:space="preserve"> ADDIN EN.CITE.DATA </w:instrText>
      </w:r>
      <w:r w:rsidR="00F248C2" w:rsidRPr="004A5A2D">
        <w:rPr>
          <w:rFonts w:ascii="Times New Roman" w:hAnsi="Times New Roman" w:cs="Times New Roman"/>
          <w:color w:val="000000" w:themeColor="text1"/>
          <w:sz w:val="22"/>
        </w:rPr>
      </w:r>
      <w:r w:rsidR="00F248C2" w:rsidRPr="008539BA">
        <w:rPr>
          <w:rFonts w:ascii="Times New Roman" w:hAnsi="Times New Roman" w:cs="Times New Roman"/>
          <w:color w:val="000000" w:themeColor="text1"/>
          <w:sz w:val="22"/>
          <w:rPrChange w:id="287" w:author="嘏 吴" w:date="2026-03-29T23:35:00Z" w16du:dateUtc="2026-03-29T15:35:00Z">
            <w:rPr>
              <w:rFonts w:ascii="Arial" w:hAnsi="Arial" w:cs="Arial"/>
              <w:color w:val="000000" w:themeColor="text1"/>
            </w:rPr>
          </w:rPrChange>
        </w:rPr>
        <w:fldChar w:fldCharType="end"/>
      </w:r>
      <w:r w:rsidR="0019658E" w:rsidRPr="004A5A2D">
        <w:rPr>
          <w:rFonts w:ascii="Times New Roman" w:hAnsi="Times New Roman" w:cs="Times New Roman"/>
          <w:color w:val="000000" w:themeColor="text1"/>
          <w:sz w:val="22"/>
        </w:rPr>
      </w:r>
      <w:r w:rsidR="0019658E" w:rsidRPr="008539BA">
        <w:rPr>
          <w:rFonts w:ascii="Times New Roman" w:hAnsi="Times New Roman" w:cs="Times New Roman"/>
          <w:color w:val="000000" w:themeColor="text1"/>
          <w:sz w:val="22"/>
          <w:rPrChange w:id="288" w:author="嘏 吴" w:date="2026-03-29T23:35:00Z" w16du:dateUtc="2026-03-29T15:35:00Z">
            <w:rPr>
              <w:rFonts w:ascii="Arial" w:hAnsi="Arial" w:cs="Arial"/>
              <w:color w:val="000000" w:themeColor="text1"/>
            </w:rPr>
          </w:rPrChange>
        </w:rPr>
        <w:fldChar w:fldCharType="separate"/>
      </w:r>
      <w:r w:rsidR="00F248C2" w:rsidRPr="008539BA">
        <w:rPr>
          <w:rFonts w:ascii="Times New Roman" w:hAnsi="Times New Roman" w:cs="Times New Roman"/>
          <w:noProof/>
          <w:color w:val="000000" w:themeColor="text1"/>
          <w:sz w:val="22"/>
          <w:rPrChange w:id="289" w:author="嘏 吴" w:date="2026-03-29T23:35:00Z" w16du:dateUtc="2026-03-29T15:35:00Z">
            <w:rPr>
              <w:rFonts w:ascii="Arial" w:hAnsi="Arial" w:cs="Arial"/>
              <w:noProof/>
              <w:color w:val="000000" w:themeColor="text1"/>
            </w:rPr>
          </w:rPrChange>
        </w:rPr>
        <w:t>[20]</w:t>
      </w:r>
      <w:r w:rsidR="0019658E" w:rsidRPr="008539BA">
        <w:rPr>
          <w:rFonts w:ascii="Times New Roman" w:hAnsi="Times New Roman" w:cs="Times New Roman"/>
          <w:color w:val="000000" w:themeColor="text1"/>
          <w:sz w:val="22"/>
          <w:rPrChange w:id="290" w:author="嘏 吴" w:date="2026-03-29T23:35:00Z" w16du:dateUtc="2026-03-29T15:35:00Z">
            <w:rPr>
              <w:rFonts w:ascii="Arial" w:hAnsi="Arial" w:cs="Arial"/>
              <w:color w:val="000000" w:themeColor="text1"/>
            </w:rPr>
          </w:rPrChange>
        </w:rPr>
        <w:fldChar w:fldCharType="end"/>
      </w:r>
      <w:r w:rsidR="00F667F2" w:rsidRPr="008539BA">
        <w:rPr>
          <w:rFonts w:ascii="Times New Roman" w:hAnsi="Times New Roman" w:cs="Times New Roman"/>
          <w:color w:val="000000" w:themeColor="text1"/>
          <w:sz w:val="22"/>
          <w:rPrChange w:id="291" w:author="嘏 吴" w:date="2026-03-29T23:35:00Z" w16du:dateUtc="2026-03-29T15:35:00Z">
            <w:rPr>
              <w:rFonts w:ascii="Arial" w:hAnsi="Arial" w:cs="Arial"/>
              <w:color w:val="000000" w:themeColor="text1"/>
              <w:sz w:val="22"/>
            </w:rPr>
          </w:rPrChange>
        </w:rPr>
        <w:t>) that refine feature extraction for peptides with complex binding patterns; and (iii) self-attention-enhanced DNNs (</w:t>
      </w:r>
      <w:r w:rsidR="0019658E" w:rsidRPr="008539BA">
        <w:rPr>
          <w:rFonts w:ascii="Times New Roman" w:hAnsi="Times New Roman" w:cs="Times New Roman"/>
          <w:color w:val="000000" w:themeColor="text1"/>
          <w:sz w:val="22"/>
          <w:rPrChange w:id="292" w:author="嘏 吴" w:date="2026-03-29T23:35:00Z" w16du:dateUtc="2026-03-29T15:35:00Z">
            <w:rPr>
              <w:rFonts w:ascii="Arial" w:hAnsi="Arial" w:cs="Arial"/>
              <w:color w:val="000000" w:themeColor="text1"/>
            </w:rPr>
          </w:rPrChange>
        </w:rPr>
        <w:t xml:space="preserve">BigMHC </w:t>
      </w:r>
      <w:r w:rsidR="0019658E" w:rsidRPr="008539BA">
        <w:rPr>
          <w:rFonts w:ascii="Times New Roman" w:hAnsi="Times New Roman" w:cs="Times New Roman"/>
          <w:color w:val="000000" w:themeColor="text1"/>
          <w:sz w:val="22"/>
          <w:rPrChange w:id="293" w:author="嘏 吴" w:date="2026-03-29T23:35:00Z" w16du:dateUtc="2026-03-29T15:35:00Z">
            <w:rPr>
              <w:rFonts w:ascii="Arial" w:hAnsi="Arial" w:cs="Arial"/>
              <w:color w:val="000000" w:themeColor="text1"/>
            </w:rPr>
          </w:rPrChange>
        </w:rPr>
        <w:fldChar w:fldCharType="begin">
          <w:fldData xml:space="preserve">PEVuZE5vdGU+PENpdGU+PEF1dGhvcj5BbGJlcnQ8L0F1dGhvcj48WWVhcj4yMDIzPC9ZZWFyPjxS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</w:fldData>
        </w:fldChar>
      </w:r>
      <w:r w:rsidR="00F248C2" w:rsidRPr="008539BA">
        <w:rPr>
          <w:rFonts w:ascii="Times New Roman" w:hAnsi="Times New Roman" w:cs="Times New Roman"/>
          <w:color w:val="000000" w:themeColor="text1"/>
          <w:sz w:val="22"/>
          <w:rPrChange w:id="294" w:author="嘏 吴" w:date="2026-03-29T23:35:00Z" w16du:dateUtc="2026-03-29T15:35:00Z">
            <w:rPr>
              <w:rFonts w:ascii="Arial" w:hAnsi="Arial" w:cs="Arial"/>
              <w:color w:val="000000" w:themeColor="text1"/>
            </w:rPr>
          </w:rPrChange>
        </w:rPr>
        <w:instrText xml:space="preserve"> ADDIN EN.CITE </w:instrText>
      </w:r>
      <w:r w:rsidR="00F248C2" w:rsidRPr="008539BA">
        <w:rPr>
          <w:rFonts w:ascii="Times New Roman" w:hAnsi="Times New Roman" w:cs="Times New Roman"/>
          <w:color w:val="000000" w:themeColor="text1"/>
          <w:sz w:val="22"/>
          <w:rPrChange w:id="295" w:author="嘏 吴" w:date="2026-03-29T23:35:00Z" w16du:dateUtc="2026-03-29T15:35:00Z">
            <w:rPr>
              <w:rFonts w:ascii="Arial" w:hAnsi="Arial" w:cs="Arial"/>
              <w:color w:val="000000" w:themeColor="text1"/>
            </w:rPr>
          </w:rPrChange>
        </w:rPr>
        <w:fldChar w:fldCharType="begin">
          <w:fldData xml:space="preserve">PEVuZE5vdGU+PENpdGU+PEF1dGhvcj5BbGJlcnQ8L0F1dGhvcj48WWVhcj4yMDIzPC9ZZWFyPjxS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</w:fldData>
        </w:fldChar>
      </w:r>
      <w:r w:rsidR="00F248C2" w:rsidRPr="008539BA">
        <w:rPr>
          <w:rFonts w:ascii="Times New Roman" w:hAnsi="Times New Roman" w:cs="Times New Roman"/>
          <w:color w:val="000000" w:themeColor="text1"/>
          <w:sz w:val="22"/>
          <w:rPrChange w:id="296" w:author="嘏 吴" w:date="2026-03-29T23:35:00Z" w16du:dateUtc="2026-03-29T15:35:00Z">
            <w:rPr>
              <w:rFonts w:ascii="Arial" w:hAnsi="Arial" w:cs="Arial"/>
              <w:color w:val="000000" w:themeColor="text1"/>
            </w:rPr>
          </w:rPrChange>
        </w:rPr>
        <w:instrText xml:space="preserve"> ADDIN EN.CITE.DATA </w:instrText>
      </w:r>
      <w:r w:rsidR="00F248C2" w:rsidRPr="004A5A2D">
        <w:rPr>
          <w:rFonts w:ascii="Times New Roman" w:hAnsi="Times New Roman" w:cs="Times New Roman"/>
          <w:color w:val="000000" w:themeColor="text1"/>
          <w:sz w:val="22"/>
        </w:rPr>
      </w:r>
      <w:r w:rsidR="00F248C2" w:rsidRPr="008539BA">
        <w:rPr>
          <w:rFonts w:ascii="Times New Roman" w:hAnsi="Times New Roman" w:cs="Times New Roman"/>
          <w:color w:val="000000" w:themeColor="text1"/>
          <w:sz w:val="22"/>
          <w:rPrChange w:id="297" w:author="嘏 吴" w:date="2026-03-29T23:35:00Z" w16du:dateUtc="2026-03-29T15:35:00Z">
            <w:rPr>
              <w:rFonts w:ascii="Arial" w:hAnsi="Arial" w:cs="Arial"/>
              <w:color w:val="000000" w:themeColor="text1"/>
            </w:rPr>
          </w:rPrChange>
        </w:rPr>
        <w:fldChar w:fldCharType="end"/>
      </w:r>
      <w:r w:rsidR="0019658E" w:rsidRPr="004A5A2D">
        <w:rPr>
          <w:rFonts w:ascii="Times New Roman" w:hAnsi="Times New Roman" w:cs="Times New Roman"/>
          <w:color w:val="000000" w:themeColor="text1"/>
          <w:sz w:val="22"/>
        </w:rPr>
      </w:r>
      <w:r w:rsidR="0019658E" w:rsidRPr="008539BA">
        <w:rPr>
          <w:rFonts w:ascii="Times New Roman" w:hAnsi="Times New Roman" w:cs="Times New Roman"/>
          <w:color w:val="000000" w:themeColor="text1"/>
          <w:sz w:val="22"/>
          <w:rPrChange w:id="298" w:author="嘏 吴" w:date="2026-03-29T23:35:00Z" w16du:dateUtc="2026-03-29T15:35:00Z">
            <w:rPr>
              <w:rFonts w:ascii="Arial" w:hAnsi="Arial" w:cs="Arial"/>
              <w:color w:val="000000" w:themeColor="text1"/>
            </w:rPr>
          </w:rPrChange>
        </w:rPr>
        <w:fldChar w:fldCharType="separate"/>
      </w:r>
      <w:r w:rsidR="00F248C2" w:rsidRPr="008539BA">
        <w:rPr>
          <w:rFonts w:ascii="Times New Roman" w:hAnsi="Times New Roman" w:cs="Times New Roman"/>
          <w:noProof/>
          <w:color w:val="000000" w:themeColor="text1"/>
          <w:sz w:val="22"/>
          <w:rPrChange w:id="299" w:author="嘏 吴" w:date="2026-03-29T23:35:00Z" w16du:dateUtc="2026-03-29T15:35:00Z">
            <w:rPr>
              <w:rFonts w:ascii="Arial" w:hAnsi="Arial" w:cs="Arial"/>
              <w:noProof/>
              <w:color w:val="000000" w:themeColor="text1"/>
            </w:rPr>
          </w:rPrChange>
        </w:rPr>
        <w:t>[21]</w:t>
      </w:r>
      <w:r w:rsidR="0019658E" w:rsidRPr="008539BA">
        <w:rPr>
          <w:rFonts w:ascii="Times New Roman" w:hAnsi="Times New Roman" w:cs="Times New Roman"/>
          <w:color w:val="000000" w:themeColor="text1"/>
          <w:sz w:val="22"/>
          <w:rPrChange w:id="300" w:author="嘏 吴" w:date="2026-03-29T23:35:00Z" w16du:dateUtc="2026-03-29T15:35:00Z">
            <w:rPr>
              <w:rFonts w:ascii="Arial" w:hAnsi="Arial" w:cs="Arial"/>
              <w:color w:val="000000" w:themeColor="text1"/>
            </w:rPr>
          </w:rPrChange>
        </w:rPr>
        <w:fldChar w:fldCharType="end"/>
      </w:r>
      <w:r w:rsidR="0019658E" w:rsidRPr="008539BA">
        <w:rPr>
          <w:rFonts w:ascii="Times New Roman" w:hAnsi="Times New Roman" w:cs="Times New Roman"/>
          <w:color w:val="000000" w:themeColor="text1"/>
          <w:sz w:val="22"/>
          <w:rPrChange w:id="301" w:author="嘏 吴" w:date="2026-03-29T23:35:00Z" w16du:dateUtc="2026-03-29T15:35:00Z">
            <w:rPr>
              <w:rFonts w:ascii="Arial" w:hAnsi="Arial" w:cs="Arial"/>
              <w:color w:val="000000" w:themeColor="text1"/>
            </w:rPr>
          </w:rPrChange>
        </w:rPr>
        <w:t xml:space="preserve">, STMHCpan </w:t>
      </w:r>
      <w:r w:rsidR="0019658E" w:rsidRPr="008539BA">
        <w:rPr>
          <w:rFonts w:ascii="Times New Roman" w:hAnsi="Times New Roman" w:cs="Times New Roman"/>
          <w:color w:val="000000" w:themeColor="text1"/>
          <w:sz w:val="22"/>
          <w:rPrChange w:id="302" w:author="嘏 吴" w:date="2026-03-29T23:35:00Z" w16du:dateUtc="2026-03-29T15:35:00Z">
            <w:rPr>
              <w:rFonts w:ascii="Arial" w:hAnsi="Arial" w:cs="Arial"/>
              <w:color w:val="000000" w:themeColor="text1"/>
            </w:rPr>
          </w:rPrChange>
        </w:rPr>
        <w:fldChar w:fldCharType="begin">
          <w:fldData xml:space="preserve">PEVuZE5vdGU+PENpdGU+PEF1dGhvcj5ZZTwvQXV0aG9yPjxZZWFyPjIwMjM8L1llYXI+PFJlY051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</w:fldData>
        </w:fldChar>
      </w:r>
      <w:r w:rsidR="00F248C2" w:rsidRPr="008539BA">
        <w:rPr>
          <w:rFonts w:ascii="Times New Roman" w:hAnsi="Times New Roman" w:cs="Times New Roman"/>
          <w:color w:val="000000" w:themeColor="text1"/>
          <w:sz w:val="22"/>
          <w:rPrChange w:id="303" w:author="嘏 吴" w:date="2026-03-29T23:35:00Z" w16du:dateUtc="2026-03-29T15:35:00Z">
            <w:rPr>
              <w:rFonts w:ascii="Arial" w:hAnsi="Arial" w:cs="Arial"/>
              <w:color w:val="000000" w:themeColor="text1"/>
            </w:rPr>
          </w:rPrChange>
        </w:rPr>
        <w:instrText xml:space="preserve"> ADDIN EN.CITE </w:instrText>
      </w:r>
      <w:r w:rsidR="00F248C2" w:rsidRPr="008539BA">
        <w:rPr>
          <w:rFonts w:ascii="Times New Roman" w:hAnsi="Times New Roman" w:cs="Times New Roman"/>
          <w:color w:val="000000" w:themeColor="text1"/>
          <w:sz w:val="22"/>
          <w:rPrChange w:id="304" w:author="嘏 吴" w:date="2026-03-29T23:35:00Z" w16du:dateUtc="2026-03-29T15:35:00Z">
            <w:rPr>
              <w:rFonts w:ascii="Arial" w:hAnsi="Arial" w:cs="Arial"/>
              <w:color w:val="000000" w:themeColor="text1"/>
            </w:rPr>
          </w:rPrChange>
        </w:rPr>
        <w:fldChar w:fldCharType="begin">
          <w:fldData xml:space="preserve">PEVuZE5vdGU+PENpdGU+PEF1dGhvcj5ZZTwvQXV0aG9yPjxZZWFyPjIwMjM8L1llYXI+PFJlY051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</w:fldData>
        </w:fldChar>
      </w:r>
      <w:r w:rsidR="00F248C2" w:rsidRPr="008539BA">
        <w:rPr>
          <w:rFonts w:ascii="Times New Roman" w:hAnsi="Times New Roman" w:cs="Times New Roman"/>
          <w:color w:val="000000" w:themeColor="text1"/>
          <w:sz w:val="22"/>
          <w:rPrChange w:id="305" w:author="嘏 吴" w:date="2026-03-29T23:35:00Z" w16du:dateUtc="2026-03-29T15:35:00Z">
            <w:rPr>
              <w:rFonts w:ascii="Arial" w:hAnsi="Arial" w:cs="Arial"/>
              <w:color w:val="000000" w:themeColor="text1"/>
            </w:rPr>
          </w:rPrChange>
        </w:rPr>
        <w:instrText xml:space="preserve"> ADDIN EN.CITE.DATA </w:instrText>
      </w:r>
      <w:r w:rsidR="00F248C2" w:rsidRPr="004A5A2D">
        <w:rPr>
          <w:rFonts w:ascii="Times New Roman" w:hAnsi="Times New Roman" w:cs="Times New Roman"/>
          <w:color w:val="000000" w:themeColor="text1"/>
          <w:sz w:val="22"/>
        </w:rPr>
      </w:r>
      <w:r w:rsidR="00F248C2" w:rsidRPr="008539BA">
        <w:rPr>
          <w:rFonts w:ascii="Times New Roman" w:hAnsi="Times New Roman" w:cs="Times New Roman"/>
          <w:color w:val="000000" w:themeColor="text1"/>
          <w:sz w:val="22"/>
          <w:rPrChange w:id="306" w:author="嘏 吴" w:date="2026-03-29T23:35:00Z" w16du:dateUtc="2026-03-29T15:35:00Z">
            <w:rPr>
              <w:rFonts w:ascii="Arial" w:hAnsi="Arial" w:cs="Arial"/>
              <w:color w:val="000000" w:themeColor="text1"/>
            </w:rPr>
          </w:rPrChange>
        </w:rPr>
        <w:fldChar w:fldCharType="end"/>
      </w:r>
      <w:r w:rsidR="0019658E" w:rsidRPr="004A5A2D">
        <w:rPr>
          <w:rFonts w:ascii="Times New Roman" w:hAnsi="Times New Roman" w:cs="Times New Roman"/>
          <w:color w:val="000000" w:themeColor="text1"/>
          <w:sz w:val="22"/>
        </w:rPr>
      </w:r>
      <w:r w:rsidR="0019658E" w:rsidRPr="008539BA">
        <w:rPr>
          <w:rFonts w:ascii="Times New Roman" w:hAnsi="Times New Roman" w:cs="Times New Roman"/>
          <w:color w:val="000000" w:themeColor="text1"/>
          <w:sz w:val="22"/>
          <w:rPrChange w:id="307" w:author="嘏 吴" w:date="2026-03-29T23:35:00Z" w16du:dateUtc="2026-03-29T15:35:00Z">
            <w:rPr>
              <w:rFonts w:ascii="Arial" w:hAnsi="Arial" w:cs="Arial"/>
              <w:color w:val="000000" w:themeColor="text1"/>
            </w:rPr>
          </w:rPrChange>
        </w:rPr>
        <w:fldChar w:fldCharType="separate"/>
      </w:r>
      <w:r w:rsidR="00F248C2" w:rsidRPr="008539BA">
        <w:rPr>
          <w:rFonts w:ascii="Times New Roman" w:hAnsi="Times New Roman" w:cs="Times New Roman"/>
          <w:noProof/>
          <w:color w:val="000000" w:themeColor="text1"/>
          <w:sz w:val="22"/>
          <w:rPrChange w:id="308" w:author="嘏 吴" w:date="2026-03-29T23:35:00Z" w16du:dateUtc="2026-03-29T15:35:00Z">
            <w:rPr>
              <w:rFonts w:ascii="Arial" w:hAnsi="Arial" w:cs="Arial"/>
              <w:noProof/>
              <w:color w:val="000000" w:themeColor="text1"/>
            </w:rPr>
          </w:rPrChange>
        </w:rPr>
        <w:t>[22]</w:t>
      </w:r>
      <w:r w:rsidR="0019658E" w:rsidRPr="008539BA">
        <w:rPr>
          <w:rFonts w:ascii="Times New Roman" w:hAnsi="Times New Roman" w:cs="Times New Roman"/>
          <w:color w:val="000000" w:themeColor="text1"/>
          <w:sz w:val="22"/>
          <w:rPrChange w:id="309" w:author="嘏 吴" w:date="2026-03-29T23:35:00Z" w16du:dateUtc="2026-03-29T15:35:00Z">
            <w:rPr>
              <w:rFonts w:ascii="Arial" w:hAnsi="Arial" w:cs="Arial"/>
              <w:color w:val="000000" w:themeColor="text1"/>
            </w:rPr>
          </w:rPrChange>
        </w:rPr>
        <w:fldChar w:fldCharType="end"/>
      </w:r>
      <w:r w:rsidR="0019658E" w:rsidRPr="008539BA">
        <w:rPr>
          <w:rFonts w:ascii="Times New Roman" w:hAnsi="Times New Roman" w:cs="Times New Roman"/>
          <w:color w:val="000000" w:themeColor="text1"/>
          <w:sz w:val="22"/>
          <w:rPrChange w:id="310" w:author="嘏 吴" w:date="2026-03-29T23:35:00Z" w16du:dateUtc="2026-03-29T15:35:00Z">
            <w:rPr>
              <w:rFonts w:ascii="Arial" w:hAnsi="Arial" w:cs="Arial"/>
              <w:color w:val="000000" w:themeColor="text1"/>
            </w:rPr>
          </w:rPrChange>
        </w:rPr>
        <w:t xml:space="preserve">, and TransPHLA </w:t>
      </w:r>
      <w:r w:rsidR="0019658E" w:rsidRPr="008539BA">
        <w:rPr>
          <w:rFonts w:ascii="Times New Roman" w:hAnsi="Times New Roman" w:cs="Times New Roman"/>
          <w:color w:val="000000" w:themeColor="text1"/>
          <w:sz w:val="22"/>
          <w:rPrChange w:id="311" w:author="嘏 吴" w:date="2026-03-29T23:35:00Z" w16du:dateUtc="2026-03-29T15:35:00Z">
            <w:rPr>
              <w:rFonts w:ascii="Arial" w:hAnsi="Arial" w:cs="Arial"/>
              <w:color w:val="000000" w:themeColor="text1"/>
            </w:rPr>
          </w:rPrChange>
        </w:rPr>
        <w:fldChar w:fldCharType="begin"/>
      </w:r>
      <w:r w:rsidR="00F248C2" w:rsidRPr="008539BA">
        <w:rPr>
          <w:rFonts w:ascii="Times New Roman" w:hAnsi="Times New Roman" w:cs="Times New Roman"/>
          <w:color w:val="000000" w:themeColor="text1"/>
          <w:sz w:val="22"/>
          <w:rPrChange w:id="312" w:author="嘏 吴" w:date="2026-03-29T23:35:00Z" w16du:dateUtc="2026-03-29T15:35:00Z">
            <w:rPr>
              <w:rFonts w:ascii="Arial" w:hAnsi="Arial" w:cs="Arial"/>
              <w:color w:val="000000" w:themeColor="text1"/>
            </w:rPr>
          </w:rPrChange>
        </w:rPr>
        <w:instrText xml:space="preserve"> ADDIN EN.CITE &lt;EndNote&gt;&lt;Cite&gt;&lt;Author&gt;Chu&lt;/Author&gt;&lt;Year&gt;2022&lt;/Year&gt;&lt;RecNum&gt;23&lt;/RecNum&gt;&lt;DisplayText&gt;[23]&lt;/DisplayText&gt;&lt;record&gt;&lt;rec-number&gt;23&lt;/rec-number&gt;&lt;foreign-keys&gt;&lt;key app="EN" db-id="ez9xpa92xrtvp3e9faaxx0xffrrvve5a9sf9" timestamp="1733735248"&gt;23&lt;/key&gt;&lt;/foreign-keys&gt;&lt;ref-type name="Journal Article"&gt;17&lt;/ref-type&gt;&lt;contributors&gt;&lt;authors&gt;&lt;author&gt;Chu, Yanyi&lt;/author&gt;&lt;author&gt;Zhang, Yan&lt;/author&gt;&lt;author&gt;Wang, Qiankun&lt;/author&gt;&lt;author&gt;Zhang, Lingfeng&lt;/author&gt;&lt;author&gt;Wang, Xuhong&lt;/author&gt;&lt;author&gt;Wang, Yanjing&lt;/author&gt;&lt;author&gt;Salahub, Dennis Russell&lt;/author&gt;&lt;author&gt;Xu, Qin&lt;/author&gt;&lt;author&gt;Wang, Jianmin&lt;/author&gt;&lt;author&gt;Jiang, Xue&lt;/author&gt;&lt;/authors&gt;&lt;/contributors&gt;&lt;titles&gt;&lt;title&gt;A transformer-based model to predict peptide–HLA class I binding and optimize mutated peptides for vaccine design&lt;/title&gt;&lt;secondary-title&gt;Nature Machine Intelligence&lt;/secondary-title&gt;&lt;/titles&gt;&lt;periodical&gt;&lt;full-title&gt;Nat Mach Intell&lt;/full-title&gt;&lt;abbr-1&gt;Nature machine intelligence&lt;/abbr-1&gt;&lt;/periodical&gt;&lt;pages&gt;300-311&lt;/pages&gt;&lt;volume&gt;4&lt;/volume&gt;&lt;number&gt;3&lt;/number&gt;&lt;dates&gt;&lt;year&gt;2022&lt;/year&gt;&lt;/dates&gt;&lt;isbn&gt;2522-5839&lt;/isbn&gt;&lt;urls&gt;&lt;/urls&gt;&lt;/record&gt;&lt;/Cite&gt;&lt;/EndNote&gt;</w:instrText>
      </w:r>
      <w:r w:rsidR="0019658E" w:rsidRPr="008539BA">
        <w:rPr>
          <w:rFonts w:ascii="Times New Roman" w:hAnsi="Times New Roman" w:cs="Times New Roman"/>
          <w:color w:val="000000" w:themeColor="text1"/>
          <w:sz w:val="22"/>
          <w:rPrChange w:id="313" w:author="嘏 吴" w:date="2026-03-29T23:35:00Z" w16du:dateUtc="2026-03-29T15:35:00Z">
            <w:rPr>
              <w:rFonts w:ascii="Arial" w:hAnsi="Arial" w:cs="Arial"/>
              <w:color w:val="000000" w:themeColor="text1"/>
            </w:rPr>
          </w:rPrChange>
        </w:rPr>
        <w:fldChar w:fldCharType="separate"/>
      </w:r>
      <w:r w:rsidR="00F248C2" w:rsidRPr="008539BA">
        <w:rPr>
          <w:rFonts w:ascii="Times New Roman" w:hAnsi="Times New Roman" w:cs="Times New Roman"/>
          <w:noProof/>
          <w:color w:val="000000" w:themeColor="text1"/>
          <w:sz w:val="22"/>
          <w:rPrChange w:id="314" w:author="嘏 吴" w:date="2026-03-29T23:35:00Z" w16du:dateUtc="2026-03-29T15:35:00Z">
            <w:rPr>
              <w:rFonts w:ascii="Arial" w:hAnsi="Arial" w:cs="Arial"/>
              <w:noProof/>
              <w:color w:val="000000" w:themeColor="text1"/>
            </w:rPr>
          </w:rPrChange>
        </w:rPr>
        <w:t>[23]</w:t>
      </w:r>
      <w:r w:rsidR="0019658E" w:rsidRPr="008539BA">
        <w:rPr>
          <w:rFonts w:ascii="Times New Roman" w:hAnsi="Times New Roman" w:cs="Times New Roman"/>
          <w:color w:val="000000" w:themeColor="text1"/>
          <w:sz w:val="22"/>
          <w:rPrChange w:id="315" w:author="嘏 吴" w:date="2026-03-29T23:35:00Z" w16du:dateUtc="2026-03-29T15:35:00Z">
            <w:rPr>
              <w:rFonts w:ascii="Arial" w:hAnsi="Arial" w:cs="Arial"/>
              <w:color w:val="000000" w:themeColor="text1"/>
            </w:rPr>
          </w:rPrChange>
        </w:rPr>
        <w:fldChar w:fldCharType="end"/>
      </w:r>
      <w:r w:rsidR="00F667F2" w:rsidRPr="008539BA">
        <w:rPr>
          <w:rFonts w:ascii="Times New Roman" w:hAnsi="Times New Roman" w:cs="Times New Roman"/>
          <w:color w:val="000000" w:themeColor="text1"/>
          <w:sz w:val="22"/>
          <w:rPrChange w:id="316" w:author="嘏 吴" w:date="2026-03-29T23:35:00Z" w16du:dateUtc="2026-03-29T15:35:00Z">
            <w:rPr>
              <w:rFonts w:ascii="Arial" w:hAnsi="Arial" w:cs="Arial"/>
              <w:color w:val="000000" w:themeColor="text1"/>
              <w:sz w:val="22"/>
            </w:rPr>
          </w:rPrChange>
        </w:rPr>
        <w:t xml:space="preserve">) that leverage self-attention to process large, multi-dimensional datasets, excelling in diverse HLA allele predictions. Structure-based methods were excluded due to their reliance on homologous protein structures, which </w:t>
      </w:r>
      <w:r w:rsidR="00F8294D" w:rsidRPr="008539BA">
        <w:rPr>
          <w:rFonts w:ascii="Times New Roman" w:hAnsi="Times New Roman" w:cs="Times New Roman"/>
          <w:color w:val="000000" w:themeColor="text1"/>
          <w:sz w:val="22"/>
          <w:rPrChange w:id="317" w:author="嘏 吴" w:date="2026-03-29T23:35:00Z" w16du:dateUtc="2026-03-29T15:35:00Z">
            <w:rPr>
              <w:rFonts w:ascii="Arial" w:hAnsi="Arial" w:cs="Arial"/>
              <w:color w:val="000000" w:themeColor="text1"/>
              <w:sz w:val="22"/>
            </w:rPr>
          </w:rPrChange>
        </w:rPr>
        <w:t>limit</w:t>
      </w:r>
      <w:r w:rsidR="00F667F2" w:rsidRPr="008539BA">
        <w:rPr>
          <w:rFonts w:ascii="Times New Roman" w:hAnsi="Times New Roman" w:cs="Times New Roman"/>
          <w:color w:val="000000" w:themeColor="text1"/>
          <w:sz w:val="22"/>
          <w:rPrChange w:id="318" w:author="嘏 吴" w:date="2026-03-29T23:35:00Z" w16du:dateUtc="2026-03-29T15:35:00Z">
            <w:rPr>
              <w:rFonts w:ascii="Arial" w:hAnsi="Arial" w:cs="Arial"/>
              <w:color w:val="000000" w:themeColor="text1"/>
              <w:sz w:val="22"/>
            </w:rPr>
          </w:rPrChange>
        </w:rPr>
        <w:t xml:space="preserve"> their applicability to less-characterized alleles. Our focus, therefore, remains on sequence-based approaches, which offer greater scalability and versatility for benchmarking.</w:t>
      </w:r>
    </w:p>
    <w:p w14:paraId="4BAC21C7" w14:textId="45A8FEBF" w:rsidR="00E738B6" w:rsidRPr="008539BA" w:rsidRDefault="008B47C5" w:rsidP="00973C32">
      <w:pPr>
        <w:spacing w:line="360" w:lineRule="auto"/>
        <w:ind w:firstLineChars="200" w:firstLine="440"/>
        <w:rPr>
          <w:rFonts w:ascii="Times New Roman" w:hAnsi="Times New Roman" w:cs="Times New Roman"/>
          <w:color w:val="000000" w:themeColor="text1"/>
          <w:sz w:val="22"/>
          <w:rPrChange w:id="319" w:author="嘏 吴" w:date="2026-03-29T23:35:00Z" w16du:dateUtc="2026-03-29T15:35:00Z">
            <w:rPr>
              <w:rFonts w:ascii="Arial" w:hAnsi="Arial" w:cs="Arial"/>
              <w:color w:val="000000" w:themeColor="text1"/>
            </w:rPr>
          </w:rPrChange>
        </w:rPr>
      </w:pPr>
      <w:r w:rsidRPr="008539BA">
        <w:rPr>
          <w:rFonts w:ascii="Times New Roman" w:hAnsi="Times New Roman" w:cs="Times New Roman"/>
          <w:color w:val="000000" w:themeColor="text1"/>
          <w:sz w:val="22"/>
          <w:rPrChange w:id="320" w:author="嘏 吴" w:date="2026-03-29T23:35:00Z" w16du:dateUtc="2026-03-29T15:35:00Z">
            <w:rPr>
              <w:rFonts w:ascii="Arial" w:hAnsi="Arial" w:cs="Arial"/>
              <w:color w:val="000000" w:themeColor="text1"/>
              <w:sz w:val="22"/>
            </w:rPr>
          </w:rPrChange>
        </w:rPr>
        <w:t>Despite advancements in peptide-HLA binding prediction, previous benchmarking efforts have faced notable limitations that hinder a comprehensive understanding of the field</w:t>
      </w:r>
      <w:r w:rsidR="00121F02" w:rsidRPr="008539BA">
        <w:rPr>
          <w:rFonts w:ascii="Times New Roman" w:hAnsi="Times New Roman" w:cs="Times New Roman"/>
          <w:color w:val="000000" w:themeColor="text1"/>
          <w:sz w:val="22"/>
          <w:rPrChange w:id="321" w:author="嘏 吴" w:date="2026-03-29T23:35:00Z" w16du:dateUtc="2026-03-29T15:35:00Z">
            <w:rPr>
              <w:rFonts w:ascii="Arial" w:hAnsi="Arial" w:cs="Arial"/>
              <w:color w:val="000000" w:themeColor="text1"/>
              <w:sz w:val="22"/>
            </w:rPr>
          </w:rPrChange>
        </w:rPr>
        <w:t xml:space="preserve"> </w:t>
      </w:r>
      <w:r w:rsidR="00121F02" w:rsidRPr="008539BA">
        <w:rPr>
          <w:rFonts w:ascii="Times New Roman" w:hAnsi="Times New Roman" w:cs="Times New Roman"/>
          <w:color w:val="000000" w:themeColor="text1"/>
          <w:sz w:val="22"/>
          <w:rPrChange w:id="322" w:author="嘏 吴" w:date="2026-03-29T23:35:00Z" w16du:dateUtc="2026-03-29T15:35:00Z">
            <w:rPr>
              <w:rFonts w:ascii="Arial" w:hAnsi="Arial" w:cs="Arial"/>
              <w:color w:val="000000" w:themeColor="text1"/>
              <w:sz w:val="22"/>
            </w:rPr>
          </w:rPrChange>
        </w:rPr>
        <w:fldChar w:fldCharType="begin">
          <w:fldData xml:space="preserve">PEVuZE5vdGU+PENpdGU+PEF1dGhvcj5aaGFvPC9BdXRob3I+PFllYXI+MjAxODwvWWVhcj48UmVj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</w:fldData>
        </w:fldChar>
      </w:r>
      <w:r w:rsidR="00F248C2" w:rsidRPr="008539BA">
        <w:rPr>
          <w:rFonts w:ascii="Times New Roman" w:hAnsi="Times New Roman" w:cs="Times New Roman"/>
          <w:color w:val="000000" w:themeColor="text1"/>
          <w:sz w:val="22"/>
          <w:rPrChange w:id="323" w:author="嘏 吴" w:date="2026-03-29T23:35:00Z" w16du:dateUtc="2026-03-29T15:35:00Z">
            <w:rPr>
              <w:rFonts w:ascii="Arial" w:hAnsi="Arial" w:cs="Arial"/>
              <w:color w:val="000000" w:themeColor="text1"/>
              <w:sz w:val="22"/>
            </w:rPr>
          </w:rPrChange>
        </w:rPr>
        <w:instrText xml:space="preserve"> ADDIN EN.CITE </w:instrText>
      </w:r>
      <w:r w:rsidR="00F248C2" w:rsidRPr="008539BA">
        <w:rPr>
          <w:rFonts w:ascii="Times New Roman" w:hAnsi="Times New Roman" w:cs="Times New Roman"/>
          <w:color w:val="000000" w:themeColor="text1"/>
          <w:sz w:val="22"/>
          <w:rPrChange w:id="324" w:author="嘏 吴" w:date="2026-03-29T23:35:00Z" w16du:dateUtc="2026-03-29T15:35:00Z">
            <w:rPr>
              <w:rFonts w:ascii="Arial" w:hAnsi="Arial" w:cs="Arial"/>
              <w:color w:val="000000" w:themeColor="text1"/>
              <w:sz w:val="22"/>
            </w:rPr>
          </w:rPrChange>
        </w:rPr>
        <w:fldChar w:fldCharType="begin">
          <w:fldData xml:space="preserve">PEVuZE5vdGU+PENpdGU+PEF1dGhvcj5aaGFvPC9BdXRob3I+PFllYXI+MjAxODwvWWVhcj48UmVj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</w:fldData>
        </w:fldChar>
      </w:r>
      <w:r w:rsidR="00F248C2" w:rsidRPr="008539BA">
        <w:rPr>
          <w:rFonts w:ascii="Times New Roman" w:hAnsi="Times New Roman" w:cs="Times New Roman"/>
          <w:color w:val="000000" w:themeColor="text1"/>
          <w:sz w:val="22"/>
          <w:rPrChange w:id="325" w:author="嘏 吴" w:date="2026-03-29T23:35:00Z" w16du:dateUtc="2026-03-29T15:35:00Z">
            <w:rPr>
              <w:rFonts w:ascii="Arial" w:hAnsi="Arial" w:cs="Arial"/>
              <w:color w:val="000000" w:themeColor="text1"/>
              <w:sz w:val="22"/>
            </w:rPr>
          </w:rPrChange>
        </w:rPr>
        <w:instrText xml:space="preserve"> ADDIN EN.CITE.DATA </w:instrText>
      </w:r>
      <w:r w:rsidR="00F248C2" w:rsidRPr="004A5A2D">
        <w:rPr>
          <w:rFonts w:ascii="Times New Roman" w:hAnsi="Times New Roman" w:cs="Times New Roman"/>
          <w:color w:val="000000" w:themeColor="text1"/>
          <w:sz w:val="22"/>
        </w:rPr>
      </w:r>
      <w:r w:rsidR="00F248C2" w:rsidRPr="008539BA">
        <w:rPr>
          <w:rFonts w:ascii="Times New Roman" w:hAnsi="Times New Roman" w:cs="Times New Roman"/>
          <w:color w:val="000000" w:themeColor="text1"/>
          <w:sz w:val="22"/>
          <w:rPrChange w:id="326" w:author="嘏 吴" w:date="2026-03-29T23:35:00Z" w16du:dateUtc="2026-03-29T15:35:00Z">
            <w:rPr>
              <w:rFonts w:ascii="Arial" w:hAnsi="Arial" w:cs="Arial"/>
              <w:color w:val="000000" w:themeColor="text1"/>
              <w:sz w:val="22"/>
            </w:rPr>
          </w:rPrChange>
        </w:rPr>
        <w:fldChar w:fldCharType="end"/>
      </w:r>
      <w:r w:rsidR="00121F02" w:rsidRPr="004A5A2D">
        <w:rPr>
          <w:rFonts w:ascii="Times New Roman" w:hAnsi="Times New Roman" w:cs="Times New Roman"/>
          <w:color w:val="000000" w:themeColor="text1"/>
          <w:sz w:val="22"/>
        </w:rPr>
      </w:r>
      <w:r w:rsidR="00121F02" w:rsidRPr="008539BA">
        <w:rPr>
          <w:rFonts w:ascii="Times New Roman" w:hAnsi="Times New Roman" w:cs="Times New Roman"/>
          <w:color w:val="000000" w:themeColor="text1"/>
          <w:sz w:val="22"/>
          <w:rPrChange w:id="327" w:author="嘏 吴" w:date="2026-03-29T23:35:00Z" w16du:dateUtc="2026-03-29T15:35:00Z">
            <w:rPr>
              <w:rFonts w:ascii="Arial" w:hAnsi="Arial" w:cs="Arial"/>
              <w:color w:val="000000" w:themeColor="text1"/>
              <w:sz w:val="22"/>
            </w:rPr>
          </w:rPrChange>
        </w:rPr>
        <w:fldChar w:fldCharType="separate"/>
      </w:r>
      <w:r w:rsidR="00F248C2" w:rsidRPr="008539BA">
        <w:rPr>
          <w:rFonts w:ascii="Times New Roman" w:hAnsi="Times New Roman" w:cs="Times New Roman"/>
          <w:noProof/>
          <w:color w:val="000000" w:themeColor="text1"/>
          <w:sz w:val="22"/>
          <w:rPrChange w:id="328" w:author="嘏 吴" w:date="2026-03-29T23:35:00Z" w16du:dateUtc="2026-03-29T15:35:00Z">
            <w:rPr>
              <w:rFonts w:ascii="Arial" w:hAnsi="Arial" w:cs="Arial"/>
              <w:noProof/>
              <w:color w:val="000000" w:themeColor="text1"/>
              <w:sz w:val="22"/>
            </w:rPr>
          </w:rPrChange>
        </w:rPr>
        <w:t>[5-7]</w:t>
      </w:r>
      <w:r w:rsidR="00121F02" w:rsidRPr="008539BA">
        <w:rPr>
          <w:rFonts w:ascii="Times New Roman" w:hAnsi="Times New Roman" w:cs="Times New Roman"/>
          <w:color w:val="000000" w:themeColor="text1"/>
          <w:sz w:val="22"/>
          <w:rPrChange w:id="329" w:author="嘏 吴" w:date="2026-03-29T23:35:00Z" w16du:dateUtc="2026-03-29T15:35:00Z">
            <w:rPr>
              <w:rFonts w:ascii="Arial" w:hAnsi="Arial" w:cs="Arial"/>
              <w:color w:val="000000" w:themeColor="text1"/>
              <w:sz w:val="22"/>
            </w:rPr>
          </w:rPrChange>
        </w:rPr>
        <w:fldChar w:fldCharType="end"/>
      </w:r>
      <w:r w:rsidRPr="008539BA">
        <w:rPr>
          <w:rFonts w:ascii="Times New Roman" w:hAnsi="Times New Roman" w:cs="Times New Roman"/>
          <w:color w:val="000000" w:themeColor="text1"/>
          <w:sz w:val="22"/>
          <w:rPrChange w:id="330" w:author="嘏 吴" w:date="2026-03-29T23:35:00Z" w16du:dateUtc="2026-03-29T15:35:00Z">
            <w:rPr>
              <w:rFonts w:ascii="Arial" w:hAnsi="Arial" w:cs="Arial"/>
              <w:color w:val="000000" w:themeColor="text1"/>
              <w:sz w:val="22"/>
            </w:rPr>
          </w:rPrChange>
        </w:rPr>
        <w:t xml:space="preserve">. </w:t>
      </w:r>
      <w:r w:rsidR="00E738B6" w:rsidRPr="008539BA">
        <w:rPr>
          <w:rFonts w:ascii="Times New Roman" w:hAnsi="Times New Roman" w:cs="Times New Roman"/>
          <w:color w:val="000000" w:themeColor="text1"/>
          <w:sz w:val="22"/>
          <w:rPrChange w:id="331" w:author="嘏 吴" w:date="2026-03-29T23:35:00Z" w16du:dateUtc="2026-03-29T15:35:00Z">
            <w:rPr>
              <w:rFonts w:ascii="Arial" w:hAnsi="Arial" w:cs="Arial"/>
              <w:color w:val="000000" w:themeColor="text1"/>
              <w:sz w:val="22"/>
            </w:rPr>
          </w:rPrChange>
        </w:rPr>
        <w:t xml:space="preserve">Many evaluations relied on small, outdated datasets, limiting the generalizability and relevance of their findings. Moreover, recent tools frequently claim superior performance based on evaluations with limited comparisons and narrow datasets, raising concerns about potential biases in their assessment </w:t>
      </w:r>
      <w:r w:rsidR="00863A1D" w:rsidRPr="008539BA">
        <w:rPr>
          <w:rFonts w:ascii="Times New Roman" w:hAnsi="Times New Roman" w:cs="Times New Roman"/>
          <w:color w:val="000000" w:themeColor="text1"/>
          <w:sz w:val="22"/>
          <w:rPrChange w:id="332" w:author="嘏 吴" w:date="2026-03-29T23:35:00Z" w16du:dateUtc="2026-03-29T15:35:00Z">
            <w:rPr>
              <w:rFonts w:ascii="Arial" w:hAnsi="Arial" w:cs="Arial"/>
              <w:color w:val="000000" w:themeColor="text1"/>
              <w:sz w:val="22"/>
            </w:rPr>
          </w:rPrChange>
        </w:rPr>
        <w:fldChar w:fldCharType="begin">
          <w:fldData xml:space="preserve">PEVuZE5vdGU+PENpdGU+PEF1dGhvcj5LYXJvc2llbmU8L0F1dGhvcj48WWVhcj4yMDEyPC9ZZWFy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</w:fldData>
        </w:fldChar>
      </w:r>
      <w:r w:rsidR="00F248C2" w:rsidRPr="008539BA">
        <w:rPr>
          <w:rFonts w:ascii="Times New Roman" w:hAnsi="Times New Roman" w:cs="Times New Roman"/>
          <w:color w:val="000000" w:themeColor="text1"/>
          <w:sz w:val="22"/>
          <w:rPrChange w:id="333" w:author="嘏 吴" w:date="2026-03-29T23:35:00Z" w16du:dateUtc="2026-03-29T15:35:00Z">
            <w:rPr>
              <w:rFonts w:ascii="Arial" w:hAnsi="Arial" w:cs="Arial"/>
              <w:color w:val="000000" w:themeColor="text1"/>
              <w:sz w:val="22"/>
            </w:rPr>
          </w:rPrChange>
        </w:rPr>
        <w:instrText xml:space="preserve"> ADDIN EN.CITE </w:instrText>
      </w:r>
      <w:r w:rsidR="00F248C2" w:rsidRPr="008539BA">
        <w:rPr>
          <w:rFonts w:ascii="Times New Roman" w:hAnsi="Times New Roman" w:cs="Times New Roman"/>
          <w:color w:val="000000" w:themeColor="text1"/>
          <w:sz w:val="22"/>
          <w:rPrChange w:id="334" w:author="嘏 吴" w:date="2026-03-29T23:35:00Z" w16du:dateUtc="2026-03-29T15:35:00Z">
            <w:rPr>
              <w:rFonts w:ascii="Arial" w:hAnsi="Arial" w:cs="Arial"/>
              <w:color w:val="000000" w:themeColor="text1"/>
              <w:sz w:val="22"/>
            </w:rPr>
          </w:rPrChange>
        </w:rPr>
        <w:fldChar w:fldCharType="begin">
          <w:fldData xml:space="preserve">PEVuZE5vdGU+PENpdGU+PEF1dGhvcj5LYXJvc2llbmU8L0F1dGhvcj48WWVhcj4yMDEyPC9ZZWFy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</w:fldData>
        </w:fldChar>
      </w:r>
      <w:r w:rsidR="00F248C2" w:rsidRPr="008539BA">
        <w:rPr>
          <w:rFonts w:ascii="Times New Roman" w:hAnsi="Times New Roman" w:cs="Times New Roman"/>
          <w:color w:val="000000" w:themeColor="text1"/>
          <w:sz w:val="22"/>
          <w:rPrChange w:id="335" w:author="嘏 吴" w:date="2026-03-29T23:35:00Z" w16du:dateUtc="2026-03-29T15:35:00Z">
            <w:rPr>
              <w:rFonts w:ascii="Arial" w:hAnsi="Arial" w:cs="Arial"/>
              <w:color w:val="000000" w:themeColor="text1"/>
              <w:sz w:val="22"/>
            </w:rPr>
          </w:rPrChange>
        </w:rPr>
        <w:instrText xml:space="preserve"> ADDIN EN.CITE.DATA </w:instrText>
      </w:r>
      <w:r w:rsidR="00F248C2" w:rsidRPr="004A5A2D">
        <w:rPr>
          <w:rFonts w:ascii="Times New Roman" w:hAnsi="Times New Roman" w:cs="Times New Roman"/>
          <w:color w:val="000000" w:themeColor="text1"/>
          <w:sz w:val="22"/>
        </w:rPr>
      </w:r>
      <w:r w:rsidR="00F248C2" w:rsidRPr="008539BA">
        <w:rPr>
          <w:rFonts w:ascii="Times New Roman" w:hAnsi="Times New Roman" w:cs="Times New Roman"/>
          <w:color w:val="000000" w:themeColor="text1"/>
          <w:sz w:val="22"/>
          <w:rPrChange w:id="336" w:author="嘏 吴" w:date="2026-03-29T23:35:00Z" w16du:dateUtc="2026-03-29T15:35:00Z">
            <w:rPr>
              <w:rFonts w:ascii="Arial" w:hAnsi="Arial" w:cs="Arial"/>
              <w:color w:val="000000" w:themeColor="text1"/>
              <w:sz w:val="22"/>
            </w:rPr>
          </w:rPrChange>
        </w:rPr>
        <w:fldChar w:fldCharType="end"/>
      </w:r>
      <w:r w:rsidR="00863A1D" w:rsidRPr="004A5A2D">
        <w:rPr>
          <w:rFonts w:ascii="Times New Roman" w:hAnsi="Times New Roman" w:cs="Times New Roman"/>
          <w:color w:val="000000" w:themeColor="text1"/>
          <w:sz w:val="22"/>
        </w:rPr>
      </w:r>
      <w:r w:rsidR="00863A1D" w:rsidRPr="008539BA">
        <w:rPr>
          <w:rFonts w:ascii="Times New Roman" w:hAnsi="Times New Roman" w:cs="Times New Roman"/>
          <w:color w:val="000000" w:themeColor="text1"/>
          <w:sz w:val="22"/>
          <w:rPrChange w:id="337" w:author="嘏 吴" w:date="2026-03-29T23:35:00Z" w16du:dateUtc="2026-03-29T15:35:00Z">
            <w:rPr>
              <w:rFonts w:ascii="Arial" w:hAnsi="Arial" w:cs="Arial"/>
              <w:color w:val="000000" w:themeColor="text1"/>
              <w:sz w:val="22"/>
            </w:rPr>
          </w:rPrChange>
        </w:rPr>
        <w:fldChar w:fldCharType="separate"/>
      </w:r>
      <w:r w:rsidR="00F248C2" w:rsidRPr="008539BA">
        <w:rPr>
          <w:rFonts w:ascii="Times New Roman" w:hAnsi="Times New Roman" w:cs="Times New Roman"/>
          <w:noProof/>
          <w:color w:val="000000" w:themeColor="text1"/>
          <w:sz w:val="22"/>
          <w:rPrChange w:id="338" w:author="嘏 吴" w:date="2026-03-29T23:35:00Z" w16du:dateUtc="2026-03-29T15:35:00Z">
            <w:rPr>
              <w:rFonts w:ascii="Arial" w:hAnsi="Arial" w:cs="Arial"/>
              <w:noProof/>
              <w:color w:val="000000" w:themeColor="text1"/>
              <w:sz w:val="22"/>
            </w:rPr>
          </w:rPrChange>
        </w:rPr>
        <w:t>[11-23]</w:t>
      </w:r>
      <w:r w:rsidR="00863A1D" w:rsidRPr="008539BA">
        <w:rPr>
          <w:rFonts w:ascii="Times New Roman" w:hAnsi="Times New Roman" w:cs="Times New Roman"/>
          <w:color w:val="000000" w:themeColor="text1"/>
          <w:sz w:val="22"/>
          <w:rPrChange w:id="339" w:author="嘏 吴" w:date="2026-03-29T23:35:00Z" w16du:dateUtc="2026-03-29T15:35:00Z">
            <w:rPr>
              <w:rFonts w:ascii="Arial" w:hAnsi="Arial" w:cs="Arial"/>
              <w:color w:val="000000" w:themeColor="text1"/>
              <w:sz w:val="22"/>
            </w:rPr>
          </w:rPrChange>
        </w:rPr>
        <w:fldChar w:fldCharType="end"/>
      </w:r>
      <w:r w:rsidRPr="008539BA">
        <w:rPr>
          <w:rFonts w:ascii="Times New Roman" w:hAnsi="Times New Roman" w:cs="Times New Roman"/>
          <w:color w:val="000000" w:themeColor="text1"/>
          <w:sz w:val="22"/>
          <w:rPrChange w:id="340" w:author="嘏 吴" w:date="2026-03-29T23:35:00Z" w16du:dateUtc="2026-03-29T15:35:00Z">
            <w:rPr>
              <w:rFonts w:ascii="Arial" w:hAnsi="Arial" w:cs="Arial"/>
              <w:color w:val="000000" w:themeColor="text1"/>
              <w:sz w:val="22"/>
            </w:rPr>
          </w:rPrChange>
        </w:rPr>
        <w:t>.</w:t>
      </w:r>
      <w:r w:rsidRPr="008539BA">
        <w:rPr>
          <w:rFonts w:ascii="Times New Roman" w:hAnsi="Times New Roman" w:cs="Times New Roman"/>
          <w:color w:val="000000" w:themeColor="text1"/>
          <w:sz w:val="22"/>
          <w:rPrChange w:id="341" w:author="嘏 吴" w:date="2026-03-29T23:35:00Z" w16du:dateUtc="2026-03-29T15:35:00Z">
            <w:rPr>
              <w:rFonts w:ascii="Arial" w:hAnsi="Arial" w:cs="Arial"/>
              <w:color w:val="000000" w:themeColor="text1"/>
            </w:rPr>
          </w:rPrChange>
        </w:rPr>
        <w:t xml:space="preserve"> </w:t>
      </w:r>
      <w:r w:rsidR="00414C4B" w:rsidRPr="008539BA">
        <w:rPr>
          <w:rFonts w:ascii="Times New Roman" w:hAnsi="Times New Roman" w:cs="Times New Roman"/>
          <w:color w:val="000000" w:themeColor="text1"/>
          <w:sz w:val="22"/>
          <w:rPrChange w:id="342" w:author="嘏 吴" w:date="2026-03-29T23:35:00Z" w16du:dateUtc="2026-03-29T15:35:00Z">
            <w:rPr>
              <w:rFonts w:ascii="Arial" w:hAnsi="Arial" w:cs="Arial"/>
              <w:color w:val="000000" w:themeColor="text1"/>
            </w:rPr>
          </w:rPrChange>
        </w:rPr>
        <w:t xml:space="preserve">To address these </w:t>
      </w:r>
      <w:r w:rsidR="00E738B6" w:rsidRPr="008539BA">
        <w:rPr>
          <w:rFonts w:ascii="Times New Roman" w:hAnsi="Times New Roman" w:cs="Times New Roman"/>
          <w:color w:val="000000" w:themeColor="text1"/>
          <w:sz w:val="22"/>
          <w:rPrChange w:id="343" w:author="嘏 吴" w:date="2026-03-29T23:35:00Z" w16du:dateUtc="2026-03-29T15:35:00Z">
            <w:rPr>
              <w:rFonts w:ascii="Arial" w:hAnsi="Arial" w:cs="Arial"/>
              <w:color w:val="000000" w:themeColor="text1"/>
            </w:rPr>
          </w:rPrChange>
        </w:rPr>
        <w:t>gaps</w:t>
      </w:r>
      <w:r w:rsidR="00414C4B" w:rsidRPr="008539BA">
        <w:rPr>
          <w:rFonts w:ascii="Times New Roman" w:hAnsi="Times New Roman" w:cs="Times New Roman"/>
          <w:color w:val="000000" w:themeColor="text1"/>
          <w:sz w:val="22"/>
          <w:rPrChange w:id="344" w:author="嘏 吴" w:date="2026-03-29T23:35:00Z" w16du:dateUtc="2026-03-29T15:35:00Z">
            <w:rPr>
              <w:rFonts w:ascii="Arial" w:hAnsi="Arial" w:cs="Arial"/>
              <w:color w:val="000000" w:themeColor="text1"/>
            </w:rPr>
          </w:rPrChange>
        </w:rPr>
        <w:t xml:space="preserve">, we conducted an extensive benchmarking study that incorporates 14 </w:t>
      </w:r>
      <w:r w:rsidR="00E738B6" w:rsidRPr="008539BA">
        <w:rPr>
          <w:rFonts w:ascii="Times New Roman" w:hAnsi="Times New Roman" w:cs="Times New Roman"/>
          <w:color w:val="000000" w:themeColor="text1"/>
          <w:sz w:val="22"/>
          <w:rPrChange w:id="345" w:author="嘏 吴" w:date="2026-03-29T23:35:00Z" w16du:dateUtc="2026-03-29T15:35:00Z">
            <w:rPr>
              <w:rFonts w:ascii="Arial" w:hAnsi="Arial" w:cs="Arial"/>
              <w:color w:val="000000" w:themeColor="text1"/>
            </w:rPr>
          </w:rPrChange>
        </w:rPr>
        <w:t xml:space="preserve">state-of-the-art </w:t>
      </w:r>
      <w:r w:rsidR="00A36617" w:rsidRPr="008539BA">
        <w:rPr>
          <w:rFonts w:ascii="Times New Roman" w:hAnsi="Times New Roman" w:cs="Times New Roman"/>
          <w:color w:val="000000" w:themeColor="text1"/>
          <w:sz w:val="22"/>
          <w:rPrChange w:id="346" w:author="嘏 吴" w:date="2026-03-29T23:35:00Z" w16du:dateUtc="2026-03-29T15:35:00Z">
            <w:rPr>
              <w:rFonts w:ascii="Arial" w:hAnsi="Arial" w:cs="Arial"/>
              <w:color w:val="000000" w:themeColor="text1"/>
            </w:rPr>
          </w:rPrChange>
        </w:rPr>
        <w:t>predictors and a newly compiled, large-scale validation dataset spanning 44 HLA-I alleles and over 290,000 peptides. This robust dataset provides a comprehensive platform for evaluation. Our study also integrates explainable artificial intelligence</w:t>
      </w:r>
      <w:r w:rsidR="001F76B5" w:rsidRPr="008539BA">
        <w:rPr>
          <w:rFonts w:ascii="Times New Roman" w:hAnsi="Times New Roman" w:cs="Times New Roman"/>
          <w:color w:val="000000" w:themeColor="text1"/>
          <w:sz w:val="22"/>
          <w:rPrChange w:id="347" w:author="嘏 吴" w:date="2026-03-29T23:35:00Z" w16du:dateUtc="2026-03-29T15:35:00Z">
            <w:rPr>
              <w:rFonts w:ascii="Arial" w:hAnsi="Arial" w:cs="Arial"/>
              <w:color w:val="000000" w:themeColor="text1"/>
            </w:rPr>
          </w:rPrChange>
        </w:rPr>
        <w:t xml:space="preserve"> (AI)</w:t>
      </w:r>
      <w:r w:rsidR="00A36617" w:rsidRPr="008539BA">
        <w:rPr>
          <w:rFonts w:ascii="Times New Roman" w:hAnsi="Times New Roman" w:cs="Times New Roman"/>
          <w:color w:val="000000" w:themeColor="text1"/>
          <w:sz w:val="22"/>
          <w:rPrChange w:id="348" w:author="嘏 吴" w:date="2026-03-29T23:35:00Z" w16du:dateUtc="2026-03-29T15:35:00Z">
            <w:rPr>
              <w:rFonts w:ascii="Arial" w:hAnsi="Arial" w:cs="Arial"/>
              <w:color w:val="000000" w:themeColor="text1"/>
            </w:rPr>
          </w:rPrChange>
        </w:rPr>
        <w:t xml:space="preserve"> techniques, which are essential for interpreting machine learning models. By elucidating the underlying mechanisms of predictive tools, </w:t>
      </w:r>
      <w:r w:rsidR="00973C32" w:rsidRPr="008539BA">
        <w:rPr>
          <w:rFonts w:ascii="Times New Roman" w:hAnsi="Times New Roman" w:cs="Times New Roman"/>
          <w:color w:val="000000" w:themeColor="text1"/>
          <w:sz w:val="22"/>
          <w:rPrChange w:id="349" w:author="嘏 吴" w:date="2026-03-29T23:35:00Z" w16du:dateUtc="2026-03-29T15:35:00Z">
            <w:rPr>
              <w:rFonts w:ascii="Arial" w:hAnsi="Arial" w:cs="Arial"/>
              <w:color w:val="000000" w:themeColor="text1"/>
            </w:rPr>
          </w:rPrChange>
        </w:rPr>
        <w:t xml:space="preserve">explainable </w:t>
      </w:r>
      <w:r w:rsidR="001F76B5" w:rsidRPr="008539BA">
        <w:rPr>
          <w:rFonts w:ascii="Times New Roman" w:hAnsi="Times New Roman" w:cs="Times New Roman"/>
          <w:color w:val="000000" w:themeColor="text1"/>
          <w:sz w:val="22"/>
          <w:rPrChange w:id="350" w:author="嘏 吴" w:date="2026-03-29T23:35:00Z" w16du:dateUtc="2026-03-29T15:35:00Z">
            <w:rPr>
              <w:rFonts w:ascii="Arial" w:hAnsi="Arial" w:cs="Arial"/>
              <w:color w:val="000000" w:themeColor="text1"/>
            </w:rPr>
          </w:rPrChange>
        </w:rPr>
        <w:t xml:space="preserve">AI </w:t>
      </w:r>
      <w:r w:rsidR="00973C32" w:rsidRPr="008539BA">
        <w:rPr>
          <w:rFonts w:ascii="Times New Roman" w:hAnsi="Times New Roman" w:cs="Times New Roman"/>
          <w:color w:val="000000" w:themeColor="text1"/>
          <w:sz w:val="22"/>
          <w:rPrChange w:id="351" w:author="嘏 吴" w:date="2026-03-29T23:35:00Z" w16du:dateUtc="2026-03-29T15:35:00Z">
            <w:rPr>
              <w:rFonts w:ascii="Arial" w:hAnsi="Arial" w:cs="Arial"/>
              <w:color w:val="000000" w:themeColor="text1"/>
            </w:rPr>
          </w:rPrChange>
        </w:rPr>
        <w:t xml:space="preserve">techniques </w:t>
      </w:r>
      <w:r w:rsidR="00A36617" w:rsidRPr="008539BA">
        <w:rPr>
          <w:rFonts w:ascii="Times New Roman" w:hAnsi="Times New Roman" w:cs="Times New Roman"/>
          <w:color w:val="000000" w:themeColor="text1"/>
          <w:sz w:val="22"/>
          <w:rPrChange w:id="352" w:author="嘏 吴" w:date="2026-03-29T23:35:00Z" w16du:dateUtc="2026-03-29T15:35:00Z">
            <w:rPr>
              <w:rFonts w:ascii="Arial" w:hAnsi="Arial" w:cs="Arial"/>
              <w:color w:val="000000" w:themeColor="text1"/>
            </w:rPr>
          </w:rPrChange>
        </w:rPr>
        <w:t>enhance our understanding of performance variations and model differences. We systematically analyze each predictor’s algorithm, usability, and interpretability, offering actionable insights and recommendations to guide the development of further prediction tools in this critical area of immunological research.</w:t>
      </w:r>
    </w:p>
    <w:p w14:paraId="1B054B02" w14:textId="77777777" w:rsidR="00BC1C91" w:rsidRPr="003F084D" w:rsidRDefault="00BC1C91" w:rsidP="00AA6524">
      <w:pPr>
        <w:spacing w:line="360" w:lineRule="auto"/>
        <w:rPr>
          <w:rFonts w:ascii="Times New Roman" w:hAnsi="Times New Roman" w:cs="Times New Roman"/>
          <w:b/>
          <w:bCs/>
          <w:color w:val="000000" w:themeColor="text1"/>
          <w:sz w:val="22"/>
          <w:rPrChange w:id="353" w:author="Yuting Wang" w:date="2026-02-11T11:33:00Z" w16du:dateUtc="2026-02-11T03:33:00Z">
            <w:rPr>
              <w:rFonts w:ascii="Arial" w:hAnsi="Arial" w:cs="Arial"/>
              <w:b/>
              <w:bCs/>
              <w:color w:val="000000" w:themeColor="text1"/>
              <w:sz w:val="22"/>
            </w:rPr>
          </w:rPrChange>
        </w:rPr>
      </w:pPr>
    </w:p>
    <w:p w14:paraId="1F658EE2" w14:textId="237E0261" w:rsidR="00AA6524" w:rsidRPr="003F084D" w:rsidRDefault="00AA6524" w:rsidP="00AA6524">
      <w:pPr>
        <w:spacing w:line="360" w:lineRule="auto"/>
        <w:rPr>
          <w:rFonts w:ascii="Times New Roman" w:hAnsi="Times New Roman" w:cs="Times New Roman"/>
          <w:b/>
          <w:bCs/>
          <w:color w:val="000000" w:themeColor="text1"/>
          <w:sz w:val="22"/>
          <w:rPrChange w:id="354" w:author="Yuting Wang" w:date="2026-02-11T11:33:00Z" w16du:dateUtc="2026-02-11T03:33:00Z">
            <w:rPr>
              <w:rFonts w:ascii="Arial" w:hAnsi="Arial" w:cs="Arial"/>
              <w:b/>
              <w:bCs/>
              <w:color w:val="000000" w:themeColor="text1"/>
              <w:sz w:val="22"/>
            </w:rPr>
          </w:rPrChange>
        </w:rPr>
      </w:pPr>
      <w:r w:rsidRPr="003F084D">
        <w:rPr>
          <w:rFonts w:ascii="Times New Roman" w:hAnsi="Times New Roman" w:cs="Times New Roman"/>
          <w:b/>
          <w:bCs/>
          <w:color w:val="000000" w:themeColor="text1"/>
          <w:sz w:val="22"/>
          <w:rPrChange w:id="355" w:author="Yuting Wang" w:date="2026-02-11T11:33:00Z" w16du:dateUtc="2026-02-11T03:33:00Z">
            <w:rPr>
              <w:rFonts w:ascii="Arial" w:hAnsi="Arial" w:cs="Arial"/>
              <w:b/>
              <w:bCs/>
              <w:color w:val="000000" w:themeColor="text1"/>
              <w:sz w:val="22"/>
            </w:rPr>
          </w:rPrChange>
        </w:rPr>
        <w:t>Results</w:t>
      </w:r>
    </w:p>
    <w:p w14:paraId="608170D0" w14:textId="391F8FAC" w:rsidR="00AA6524" w:rsidRPr="003F084D" w:rsidRDefault="00CC3637" w:rsidP="00F50211">
      <w:pPr>
        <w:spacing w:line="360" w:lineRule="auto"/>
        <w:rPr>
          <w:rFonts w:ascii="Times New Roman" w:hAnsi="Times New Roman" w:cs="Times New Roman"/>
          <w:b/>
          <w:bCs/>
          <w:color w:val="000000" w:themeColor="text1"/>
          <w:sz w:val="22"/>
          <w:rPrChange w:id="356" w:author="Yuting Wang" w:date="2026-02-11T11:33:00Z" w16du:dateUtc="2026-02-11T03:33:00Z">
            <w:rPr>
              <w:rFonts w:ascii="Arial" w:hAnsi="Arial" w:cs="Arial"/>
              <w:b/>
              <w:bCs/>
              <w:color w:val="000000" w:themeColor="text1"/>
              <w:sz w:val="22"/>
            </w:rPr>
          </w:rPrChange>
        </w:rPr>
      </w:pPr>
      <w:r w:rsidRPr="003F084D">
        <w:rPr>
          <w:rFonts w:ascii="Times New Roman" w:hAnsi="Times New Roman" w:cs="Times New Roman"/>
          <w:b/>
          <w:bCs/>
          <w:color w:val="000000" w:themeColor="text1"/>
          <w:sz w:val="22"/>
          <w:rPrChange w:id="357" w:author="Yuting Wang" w:date="2026-02-11T11:33:00Z" w16du:dateUtc="2026-02-11T03:33:00Z">
            <w:rPr>
              <w:rFonts w:ascii="Arial" w:hAnsi="Arial" w:cs="Arial"/>
              <w:b/>
              <w:bCs/>
              <w:color w:val="000000" w:themeColor="text1"/>
              <w:sz w:val="22"/>
            </w:rPr>
          </w:rPrChange>
        </w:rPr>
        <w:t>The overall design of benchmarking HLA-I peptide binding prediction</w:t>
      </w:r>
    </w:p>
    <w:p w14:paraId="685AF2D6" w14:textId="60BDBBAA" w:rsidR="00CC3637" w:rsidRPr="003F084D" w:rsidRDefault="00EC2182" w:rsidP="0072492B">
      <w:pPr>
        <w:spacing w:line="360" w:lineRule="auto"/>
        <w:rPr>
          <w:rFonts w:ascii="Times New Roman" w:hAnsi="Times New Roman" w:cs="Times New Roman"/>
          <w:color w:val="000000" w:themeColor="text1"/>
          <w:sz w:val="22"/>
          <w:rPrChange w:id="358" w:author="Yuting Wang" w:date="2026-02-11T11:33:00Z" w16du:dateUtc="2026-02-11T03:33:00Z">
            <w:rPr>
              <w:rFonts w:ascii="Arial" w:hAnsi="Arial" w:cs="Arial"/>
              <w:color w:val="000000" w:themeColor="text1"/>
              <w:sz w:val="22"/>
            </w:rPr>
          </w:rPrChange>
        </w:rPr>
      </w:pPr>
      <w:r w:rsidRPr="003F084D">
        <w:rPr>
          <w:rFonts w:ascii="Times New Roman" w:hAnsi="Times New Roman" w:cs="Times New Roman"/>
          <w:color w:val="000000" w:themeColor="text1"/>
          <w:sz w:val="22"/>
          <w:rPrChange w:id="359" w:author="Yuting Wang" w:date="2026-02-11T11:33:00Z" w16du:dateUtc="2026-02-11T03:33:00Z">
            <w:rPr>
              <w:rFonts w:ascii="Arial" w:hAnsi="Arial" w:cs="Arial"/>
              <w:color w:val="000000" w:themeColor="text1"/>
              <w:sz w:val="22"/>
            </w:rPr>
          </w:rPrChange>
        </w:rPr>
        <w:t xml:space="preserve">To </w:t>
      </w:r>
      <w:r w:rsidR="00CC3637" w:rsidRPr="003F084D">
        <w:rPr>
          <w:rFonts w:ascii="Times New Roman" w:hAnsi="Times New Roman" w:cs="Times New Roman"/>
          <w:color w:val="000000" w:themeColor="text1"/>
          <w:sz w:val="22"/>
          <w:rPrChange w:id="360" w:author="Yuting Wang" w:date="2026-02-11T11:33:00Z" w16du:dateUtc="2026-02-11T03:33:00Z">
            <w:rPr>
              <w:rFonts w:ascii="Arial" w:hAnsi="Arial" w:cs="Arial"/>
              <w:color w:val="000000" w:themeColor="text1"/>
              <w:sz w:val="22"/>
            </w:rPr>
          </w:rPrChange>
        </w:rPr>
        <w:t xml:space="preserve">rigorously </w:t>
      </w:r>
      <w:r w:rsidRPr="003F084D">
        <w:rPr>
          <w:rFonts w:ascii="Times New Roman" w:hAnsi="Times New Roman" w:cs="Times New Roman"/>
          <w:color w:val="000000" w:themeColor="text1"/>
          <w:sz w:val="22"/>
          <w:rPrChange w:id="361" w:author="Yuting Wang" w:date="2026-02-11T11:33:00Z" w16du:dateUtc="2026-02-11T03:33:00Z">
            <w:rPr>
              <w:rFonts w:ascii="Arial" w:hAnsi="Arial" w:cs="Arial"/>
              <w:color w:val="000000" w:themeColor="text1"/>
              <w:sz w:val="22"/>
            </w:rPr>
          </w:rPrChange>
        </w:rPr>
        <w:t xml:space="preserve">evaluate </w:t>
      </w:r>
      <w:r w:rsidR="00B0343C" w:rsidRPr="003F084D">
        <w:rPr>
          <w:rFonts w:ascii="Times New Roman" w:hAnsi="Times New Roman" w:cs="Times New Roman"/>
          <w:color w:val="000000" w:themeColor="text1"/>
          <w:sz w:val="22"/>
          <w:rPrChange w:id="362" w:author="Yuting Wang" w:date="2026-02-11T11:33:00Z" w16du:dateUtc="2026-02-11T03:33:00Z">
            <w:rPr>
              <w:rFonts w:ascii="Arial" w:hAnsi="Arial" w:cs="Arial"/>
              <w:color w:val="000000" w:themeColor="text1"/>
              <w:sz w:val="22"/>
            </w:rPr>
          </w:rPrChange>
        </w:rPr>
        <w:t>computational</w:t>
      </w:r>
      <w:r w:rsidR="00016AF6" w:rsidRPr="003F084D">
        <w:rPr>
          <w:rFonts w:ascii="Times New Roman" w:hAnsi="Times New Roman" w:cs="Times New Roman"/>
          <w:color w:val="000000" w:themeColor="text1"/>
          <w:sz w:val="22"/>
          <w:rPrChange w:id="363" w:author="Yuting Wang" w:date="2026-02-11T11:33:00Z" w16du:dateUtc="2026-02-11T03:33:00Z">
            <w:rPr>
              <w:rFonts w:ascii="Arial" w:hAnsi="Arial" w:cs="Arial"/>
              <w:color w:val="000000" w:themeColor="text1"/>
              <w:sz w:val="22"/>
            </w:rPr>
          </w:rPrChange>
        </w:rPr>
        <w:t xml:space="preserve"> methods for predicting</w:t>
      </w:r>
      <w:r w:rsidRPr="003F084D">
        <w:rPr>
          <w:rFonts w:ascii="Times New Roman" w:hAnsi="Times New Roman" w:cs="Times New Roman"/>
          <w:color w:val="000000" w:themeColor="text1"/>
          <w:sz w:val="22"/>
          <w:rPrChange w:id="364" w:author="Yuting Wang" w:date="2026-02-11T11:33:00Z" w16du:dateUtc="2026-02-11T03:33:00Z">
            <w:rPr>
              <w:rFonts w:ascii="Arial" w:hAnsi="Arial" w:cs="Arial"/>
              <w:color w:val="000000" w:themeColor="text1"/>
              <w:sz w:val="22"/>
            </w:rPr>
          </w:rPrChange>
        </w:rPr>
        <w:t xml:space="preserve"> </w:t>
      </w:r>
      <w:r w:rsidR="00016AF6" w:rsidRPr="003F084D">
        <w:rPr>
          <w:rFonts w:ascii="Times New Roman" w:hAnsi="Times New Roman" w:cs="Times New Roman"/>
          <w:color w:val="000000" w:themeColor="text1"/>
          <w:sz w:val="22"/>
          <w:rPrChange w:id="365" w:author="Yuting Wang" w:date="2026-02-11T11:33:00Z" w16du:dateUtc="2026-02-11T03:33:00Z">
            <w:rPr>
              <w:rFonts w:ascii="Arial" w:hAnsi="Arial" w:cs="Arial"/>
              <w:color w:val="000000" w:themeColor="text1"/>
              <w:sz w:val="22"/>
            </w:rPr>
          </w:rPrChange>
        </w:rPr>
        <w:t xml:space="preserve">HLA-I peptide binding, we selected 14 </w:t>
      </w:r>
      <w:r w:rsidR="00B0343C" w:rsidRPr="003F084D">
        <w:rPr>
          <w:rFonts w:ascii="Times New Roman" w:hAnsi="Times New Roman" w:cs="Times New Roman"/>
          <w:color w:val="000000" w:themeColor="text1"/>
          <w:sz w:val="22"/>
          <w:rPrChange w:id="366" w:author="Yuting Wang" w:date="2026-02-11T11:33:00Z" w16du:dateUtc="2026-02-11T03:33:00Z">
            <w:rPr>
              <w:rFonts w:ascii="Arial" w:hAnsi="Arial" w:cs="Arial"/>
              <w:color w:val="000000" w:themeColor="text1"/>
              <w:sz w:val="22"/>
            </w:rPr>
          </w:rPrChange>
        </w:rPr>
        <w:t xml:space="preserve">recently published </w:t>
      </w:r>
      <w:r w:rsidR="00CC3637" w:rsidRPr="003F084D">
        <w:rPr>
          <w:rFonts w:ascii="Times New Roman" w:hAnsi="Times New Roman" w:cs="Times New Roman"/>
          <w:color w:val="000000" w:themeColor="text1"/>
          <w:sz w:val="22"/>
          <w:rPrChange w:id="367" w:author="Yuting Wang" w:date="2026-02-11T11:33:00Z" w16du:dateUtc="2026-02-11T03:33:00Z">
            <w:rPr>
              <w:rFonts w:ascii="Arial" w:hAnsi="Arial" w:cs="Arial"/>
              <w:color w:val="000000" w:themeColor="text1"/>
              <w:sz w:val="22"/>
            </w:rPr>
          </w:rPrChange>
        </w:rPr>
        <w:t xml:space="preserve">algorithms, representing a range of approaches in the field. </w:t>
      </w:r>
      <w:r w:rsidR="00B0343C" w:rsidRPr="003F084D">
        <w:rPr>
          <w:rFonts w:ascii="Times New Roman" w:hAnsi="Times New Roman" w:cs="Times New Roman"/>
          <w:color w:val="000000" w:themeColor="text1"/>
          <w:sz w:val="22"/>
          <w:rPrChange w:id="368" w:author="Yuting Wang" w:date="2026-02-11T11:33:00Z" w16du:dateUtc="2026-02-11T03:33:00Z">
            <w:rPr>
              <w:rFonts w:ascii="Arial" w:hAnsi="Arial" w:cs="Arial"/>
              <w:color w:val="000000" w:themeColor="text1"/>
              <w:sz w:val="22"/>
            </w:rPr>
          </w:rPrChange>
        </w:rPr>
        <w:t xml:space="preserve">Among these, </w:t>
      </w:r>
      <w:r w:rsidR="00EA5D05" w:rsidRPr="003F084D">
        <w:rPr>
          <w:rFonts w:ascii="Times New Roman" w:hAnsi="Times New Roman" w:cs="Times New Roman"/>
          <w:color w:val="000000" w:themeColor="text1"/>
          <w:sz w:val="22"/>
          <w:rPrChange w:id="369" w:author="Yuting Wang" w:date="2026-02-11T11:33:00Z" w16du:dateUtc="2026-02-11T03:33:00Z">
            <w:rPr>
              <w:rFonts w:ascii="Arial" w:hAnsi="Arial" w:cs="Arial"/>
              <w:color w:val="000000" w:themeColor="text1"/>
              <w:sz w:val="22"/>
            </w:rPr>
          </w:rPrChange>
        </w:rPr>
        <w:t>MHCflurry2.0</w:t>
      </w:r>
      <w:r w:rsidR="008574F3" w:rsidRPr="003F084D">
        <w:rPr>
          <w:rFonts w:ascii="Times New Roman" w:hAnsi="Times New Roman" w:cs="Times New Roman"/>
          <w:color w:val="000000" w:themeColor="text1"/>
          <w:sz w:val="22"/>
          <w:rPrChange w:id="370" w:author="Yuting Wang" w:date="2026-02-11T11:33:00Z" w16du:dateUtc="2026-02-11T03:33:00Z">
            <w:rPr>
              <w:rFonts w:ascii="Arial" w:hAnsi="Arial" w:cs="Arial"/>
              <w:color w:val="000000" w:themeColor="text1"/>
              <w:sz w:val="22"/>
            </w:rPr>
          </w:rPrChange>
        </w:rPr>
        <w:t xml:space="preserve">, NetMHCpan4.1 and CapsNet-MHC </w:t>
      </w:r>
      <w:r w:rsidR="00B0343C" w:rsidRPr="003F084D">
        <w:rPr>
          <w:rFonts w:ascii="Times New Roman" w:hAnsi="Times New Roman" w:cs="Times New Roman"/>
          <w:color w:val="000000" w:themeColor="text1"/>
          <w:sz w:val="22"/>
          <w:rPrChange w:id="371" w:author="Yuting Wang" w:date="2026-02-11T11:33:00Z" w16du:dateUtc="2026-02-11T03:33:00Z">
            <w:rPr>
              <w:rFonts w:ascii="Arial" w:hAnsi="Arial" w:cs="Arial"/>
              <w:color w:val="000000" w:themeColor="text1"/>
              <w:sz w:val="22"/>
            </w:rPr>
          </w:rPrChange>
        </w:rPr>
        <w:t>each included two distinct models</w:t>
      </w:r>
      <w:ins w:id="372" w:author="Yuting Wang" w:date="2026-03-02T10:38:00Z" w16du:dateUtc="2026-03-02T02:38:00Z">
        <w:r w:rsidR="003D2BAD">
          <w:rPr>
            <w:rFonts w:ascii="Times New Roman" w:hAnsi="Times New Roman" w:cs="Times New Roman" w:hint="eastAsia"/>
            <w:color w:val="000000" w:themeColor="text1"/>
            <w:sz w:val="22"/>
          </w:rPr>
          <w:t xml:space="preserve"> (</w:t>
        </w:r>
      </w:ins>
      <w:ins w:id="373" w:author="Yuting Wang" w:date="2026-03-02T11:05:00Z" w16du:dateUtc="2026-03-02T03:05:00Z">
        <w:r w:rsidR="00B679A4" w:rsidRPr="00734B9D">
          <w:rPr>
            <w:rFonts w:ascii="Times New Roman" w:hAnsi="Times New Roman" w:cs="Times New Roman"/>
            <w:color w:val="000000" w:themeColor="text1"/>
            <w:sz w:val="22"/>
          </w:rPr>
          <w:t>MHCflurry2.0_BA</w:t>
        </w:r>
      </w:ins>
      <w:ins w:id="374" w:author="Yuting Wang" w:date="2026-03-02T10:47:00Z" w16du:dateUtc="2026-03-02T02:47:00Z">
        <w:r w:rsidR="003D2BAD">
          <w:rPr>
            <w:rFonts w:ascii="Times New Roman" w:hAnsi="Times New Roman" w:cs="Times New Roman" w:hint="eastAsia"/>
            <w:color w:val="000000" w:themeColor="text1"/>
            <w:sz w:val="22"/>
          </w:rPr>
          <w:t>,</w:t>
        </w:r>
      </w:ins>
      <w:ins w:id="375" w:author="Yuting Wang" w:date="2026-03-02T11:06:00Z" w16du:dateUtc="2026-03-02T03:06:00Z">
        <w:r w:rsidR="00B679A4" w:rsidRPr="00B679A4">
          <w:rPr>
            <w:rFonts w:ascii="Times New Roman" w:hAnsi="Times New Roman" w:cs="Times New Roman"/>
            <w:color w:val="000000" w:themeColor="text1"/>
            <w:sz w:val="22"/>
          </w:rPr>
          <w:t xml:space="preserve"> </w:t>
        </w:r>
        <w:r w:rsidR="00B679A4" w:rsidRPr="00734B9D">
          <w:rPr>
            <w:rFonts w:ascii="Times New Roman" w:hAnsi="Times New Roman" w:cs="Times New Roman"/>
            <w:color w:val="000000" w:themeColor="text1"/>
            <w:sz w:val="22"/>
          </w:rPr>
          <w:t>MHCflurry2.0</w:t>
        </w:r>
        <w:r w:rsidR="00B679A4">
          <w:rPr>
            <w:rFonts w:ascii="Times New Roman" w:hAnsi="Times New Roman" w:cs="Times New Roman" w:hint="eastAsia"/>
            <w:color w:val="000000" w:themeColor="text1"/>
            <w:sz w:val="22"/>
          </w:rPr>
          <w:t xml:space="preserve"> B</w:t>
        </w:r>
        <w:r w:rsidR="00B679A4" w:rsidRPr="003D2BAD">
          <w:rPr>
            <w:rFonts w:ascii="Times New Roman" w:hAnsi="Times New Roman" w:cs="Times New Roman"/>
            <w:color w:val="000000" w:themeColor="text1"/>
            <w:sz w:val="22"/>
          </w:rPr>
          <w:t xml:space="preserve">inding </w:t>
        </w:r>
        <w:r w:rsidR="00B679A4">
          <w:rPr>
            <w:rFonts w:ascii="Times New Roman" w:hAnsi="Times New Roman" w:cs="Times New Roman" w:hint="eastAsia"/>
            <w:color w:val="000000" w:themeColor="text1"/>
            <w:sz w:val="22"/>
          </w:rPr>
          <w:t>A</w:t>
        </w:r>
        <w:r w:rsidR="00B679A4" w:rsidRPr="003D2BAD">
          <w:rPr>
            <w:rFonts w:ascii="Times New Roman" w:hAnsi="Times New Roman" w:cs="Times New Roman"/>
            <w:color w:val="000000" w:themeColor="text1"/>
            <w:sz w:val="22"/>
          </w:rPr>
          <w:t>ffinity</w:t>
        </w:r>
      </w:ins>
      <w:ins w:id="376" w:author="Yuting Wang" w:date="2026-03-02T10:47:00Z" w16du:dateUtc="2026-03-02T02:47:00Z">
        <w:r w:rsidR="003D2BAD">
          <w:rPr>
            <w:rFonts w:ascii="Times New Roman" w:hAnsi="Times New Roman" w:cs="Times New Roman" w:hint="eastAsia"/>
            <w:color w:val="000000" w:themeColor="text1"/>
            <w:sz w:val="22"/>
          </w:rPr>
          <w:t xml:space="preserve">; </w:t>
        </w:r>
      </w:ins>
      <w:ins w:id="377" w:author="Yuting Wang" w:date="2026-03-02T11:06:00Z" w16du:dateUtc="2026-03-02T03:06:00Z">
        <w:r w:rsidR="00B679A4">
          <w:rPr>
            <w:rFonts w:ascii="Times New Roman" w:hAnsi="Times New Roman" w:cs="Times New Roman"/>
            <w:color w:val="000000" w:themeColor="text1"/>
            <w:sz w:val="22"/>
          </w:rPr>
          <w:t>MHCflurry2.0_AP</w:t>
        </w:r>
        <w:r w:rsidR="00B679A4">
          <w:rPr>
            <w:rFonts w:ascii="Times New Roman" w:hAnsi="Times New Roman" w:cs="Times New Roman" w:hint="eastAsia"/>
            <w:color w:val="000000" w:themeColor="text1"/>
            <w:sz w:val="22"/>
          </w:rPr>
          <w:t>,</w:t>
        </w:r>
        <w:r w:rsidR="00B679A4" w:rsidRPr="00734B9D">
          <w:rPr>
            <w:rFonts w:ascii="Times New Roman" w:hAnsi="Times New Roman" w:cs="Times New Roman"/>
            <w:color w:val="000000" w:themeColor="text1"/>
            <w:sz w:val="22"/>
          </w:rPr>
          <w:t xml:space="preserve"> </w:t>
        </w:r>
      </w:ins>
      <w:ins w:id="378" w:author="Yuting Wang" w:date="2026-03-02T10:47:00Z" w16du:dateUtc="2026-03-02T02:47:00Z">
        <w:r w:rsidR="003D2BAD" w:rsidRPr="00734B9D">
          <w:rPr>
            <w:rFonts w:ascii="Times New Roman" w:hAnsi="Times New Roman" w:cs="Times New Roman"/>
            <w:color w:val="000000" w:themeColor="text1"/>
            <w:sz w:val="22"/>
          </w:rPr>
          <w:t>MHCflurry2.0</w:t>
        </w:r>
      </w:ins>
      <w:ins w:id="379" w:author="嘏 吴" w:date="2026-03-30T00:11:00Z" w16du:dateUtc="2026-03-29T16:11:00Z">
        <w:r w:rsidR="008948A2">
          <w:rPr>
            <w:rFonts w:ascii="Times New Roman" w:hAnsi="Times New Roman" w:cs="Times New Roman" w:hint="eastAsia"/>
            <w:color w:val="000000" w:themeColor="text1"/>
            <w:sz w:val="22"/>
          </w:rPr>
          <w:t xml:space="preserve"> </w:t>
        </w:r>
      </w:ins>
      <w:ins w:id="380" w:author="Yuting Wang" w:date="2026-03-02T10:46:00Z">
        <w:del w:id="381" w:author="嘏 吴" w:date="2026-03-30T00:11:00Z" w16du:dateUtc="2026-03-29T16:11:00Z">
          <w:r w:rsidR="003D2BAD" w:rsidRPr="003D2BAD" w:rsidDel="008948A2">
            <w:rPr>
              <w:rFonts w:ascii="Times New Roman" w:hAnsi="Times New Roman" w:cs="Times New Roman"/>
              <w:color w:val="000000" w:themeColor="text1"/>
              <w:sz w:val="22"/>
            </w:rPr>
            <w:delText> </w:delText>
          </w:r>
        </w:del>
      </w:ins>
      <w:ins w:id="382" w:author="Yuting Wang" w:date="2026-03-02T10:54:00Z" w16du:dateUtc="2026-03-02T02:54:00Z">
        <w:r w:rsidR="00907314">
          <w:rPr>
            <w:rFonts w:ascii="Times New Roman" w:hAnsi="Times New Roman" w:cs="Times New Roman" w:hint="eastAsia"/>
            <w:color w:val="000000" w:themeColor="text1"/>
            <w:sz w:val="22"/>
          </w:rPr>
          <w:t>A</w:t>
        </w:r>
      </w:ins>
      <w:ins w:id="383" w:author="Yuting Wang" w:date="2026-03-02T10:46:00Z">
        <w:r w:rsidR="003D2BAD" w:rsidRPr="003D2BAD">
          <w:rPr>
            <w:rFonts w:ascii="Times New Roman" w:hAnsi="Times New Roman" w:cs="Times New Roman"/>
            <w:color w:val="000000" w:themeColor="text1"/>
            <w:sz w:val="22"/>
          </w:rPr>
          <w:t xml:space="preserve">ntigen </w:t>
        </w:r>
      </w:ins>
      <w:ins w:id="384" w:author="Yuting Wang" w:date="2026-03-02T10:54:00Z" w16du:dateUtc="2026-03-02T02:54:00Z">
        <w:r w:rsidR="00907314">
          <w:rPr>
            <w:rFonts w:ascii="Times New Roman" w:hAnsi="Times New Roman" w:cs="Times New Roman" w:hint="eastAsia"/>
            <w:color w:val="000000" w:themeColor="text1"/>
            <w:sz w:val="22"/>
          </w:rPr>
          <w:t>P</w:t>
        </w:r>
      </w:ins>
      <w:ins w:id="385" w:author="Yuting Wang" w:date="2026-03-02T10:46:00Z">
        <w:r w:rsidR="003D2BAD" w:rsidRPr="003D2BAD">
          <w:rPr>
            <w:rFonts w:ascii="Times New Roman" w:hAnsi="Times New Roman" w:cs="Times New Roman"/>
            <w:color w:val="000000" w:themeColor="text1"/>
            <w:sz w:val="22"/>
          </w:rPr>
          <w:t>rocessing</w:t>
        </w:r>
      </w:ins>
      <w:ins w:id="386" w:author="Yuting Wang" w:date="2026-03-02T10:39:00Z" w16du:dateUtc="2026-03-02T02:39:00Z">
        <w:r w:rsidR="003D2BAD" w:rsidRPr="00734B9D">
          <w:rPr>
            <w:rFonts w:ascii="Times New Roman" w:hAnsi="Times New Roman" w:cs="Times New Roman"/>
            <w:color w:val="000000" w:themeColor="text1"/>
            <w:sz w:val="22"/>
          </w:rPr>
          <w:t xml:space="preserve">; </w:t>
        </w:r>
      </w:ins>
      <w:ins w:id="387" w:author="Yuting Wang" w:date="2026-03-02T11:06:00Z" w16du:dateUtc="2026-03-02T03:06:00Z">
        <w:r w:rsidR="00B679A4" w:rsidRPr="00734B9D">
          <w:rPr>
            <w:rFonts w:ascii="Times New Roman" w:hAnsi="Times New Roman" w:cs="Times New Roman"/>
            <w:color w:val="000000" w:themeColor="text1"/>
            <w:sz w:val="22"/>
          </w:rPr>
          <w:t>NetMHCpan4.1_BA</w:t>
        </w:r>
        <w:r w:rsidR="00B679A4">
          <w:rPr>
            <w:rFonts w:ascii="Times New Roman" w:hAnsi="Times New Roman" w:cs="Times New Roman" w:hint="eastAsia"/>
            <w:color w:val="000000" w:themeColor="text1"/>
            <w:sz w:val="22"/>
          </w:rPr>
          <w:t>,</w:t>
        </w:r>
        <w:r w:rsidR="00B679A4" w:rsidRPr="00734B9D">
          <w:rPr>
            <w:rFonts w:ascii="Times New Roman" w:hAnsi="Times New Roman" w:cs="Times New Roman"/>
            <w:color w:val="000000" w:themeColor="text1"/>
            <w:sz w:val="22"/>
          </w:rPr>
          <w:t xml:space="preserve"> NetMHCpan4.1</w:t>
        </w:r>
      </w:ins>
      <w:ins w:id="388" w:author="嘏 吴" w:date="2026-03-30T00:11:00Z" w16du:dateUtc="2026-03-29T16:11:00Z">
        <w:r w:rsidR="008948A2">
          <w:rPr>
            <w:rFonts w:ascii="Times New Roman" w:hAnsi="Times New Roman" w:cs="Times New Roman" w:hint="eastAsia"/>
            <w:color w:val="000000" w:themeColor="text1"/>
            <w:sz w:val="22"/>
          </w:rPr>
          <w:t xml:space="preserve"> </w:t>
        </w:r>
      </w:ins>
      <w:ins w:id="389" w:author="Yuting Wang" w:date="2026-03-02T11:06:00Z" w16du:dateUtc="2026-03-02T03:06:00Z">
        <w:del w:id="390" w:author="嘏 吴" w:date="2026-03-30T00:11:00Z" w16du:dateUtc="2026-03-29T16:11:00Z">
          <w:r w:rsidR="00B679A4" w:rsidRPr="00907314" w:rsidDel="008948A2">
            <w:rPr>
              <w:rFonts w:ascii="Times New Roman" w:hAnsi="Times New Roman" w:cs="Times New Roman"/>
              <w:color w:val="000000" w:themeColor="text1"/>
              <w:sz w:val="22"/>
            </w:rPr>
            <w:delText> </w:delText>
          </w:r>
        </w:del>
        <w:r w:rsidR="00B679A4" w:rsidRPr="00907314">
          <w:rPr>
            <w:rFonts w:ascii="Times New Roman" w:hAnsi="Times New Roman" w:cs="Times New Roman"/>
            <w:color w:val="000000" w:themeColor="text1"/>
            <w:sz w:val="22"/>
          </w:rPr>
          <w:t>Binding Affinity</w:t>
        </w:r>
        <w:r w:rsidR="00B679A4">
          <w:rPr>
            <w:rFonts w:ascii="Times New Roman" w:hAnsi="Times New Roman" w:cs="Times New Roman" w:hint="eastAsia"/>
            <w:color w:val="000000" w:themeColor="text1"/>
            <w:sz w:val="22"/>
          </w:rPr>
          <w:t xml:space="preserve">; </w:t>
        </w:r>
        <w:r w:rsidR="00B679A4" w:rsidRPr="00734B9D">
          <w:rPr>
            <w:rFonts w:ascii="Times New Roman" w:hAnsi="Times New Roman" w:cs="Times New Roman"/>
            <w:color w:val="000000" w:themeColor="text1"/>
            <w:sz w:val="22"/>
          </w:rPr>
          <w:t>NetMHCpan4.1_EL</w:t>
        </w:r>
        <w:r w:rsidR="00B679A4">
          <w:rPr>
            <w:rFonts w:ascii="Times New Roman" w:hAnsi="Times New Roman" w:cs="Times New Roman" w:hint="eastAsia"/>
            <w:color w:val="000000" w:themeColor="text1"/>
            <w:sz w:val="22"/>
          </w:rPr>
          <w:t>,</w:t>
        </w:r>
        <w:r w:rsidR="00B679A4" w:rsidRPr="00734B9D">
          <w:rPr>
            <w:rFonts w:ascii="Times New Roman" w:hAnsi="Times New Roman" w:cs="Times New Roman"/>
            <w:color w:val="000000" w:themeColor="text1"/>
            <w:sz w:val="22"/>
          </w:rPr>
          <w:t xml:space="preserve"> </w:t>
        </w:r>
      </w:ins>
      <w:ins w:id="391" w:author="Yuting Wang" w:date="2026-03-02T10:50:00Z" w16du:dateUtc="2026-03-02T02:50:00Z">
        <w:r w:rsidR="00907314" w:rsidRPr="00734B9D">
          <w:rPr>
            <w:rFonts w:ascii="Times New Roman" w:hAnsi="Times New Roman" w:cs="Times New Roman"/>
            <w:color w:val="000000" w:themeColor="text1"/>
            <w:sz w:val="22"/>
          </w:rPr>
          <w:lastRenderedPageBreak/>
          <w:t>NetMHCpan4.1</w:t>
        </w:r>
        <w:r w:rsidR="00907314">
          <w:rPr>
            <w:rFonts w:ascii="Times New Roman" w:hAnsi="Times New Roman" w:cs="Times New Roman" w:hint="eastAsia"/>
            <w:color w:val="000000" w:themeColor="text1"/>
            <w:sz w:val="22"/>
          </w:rPr>
          <w:t xml:space="preserve"> </w:t>
        </w:r>
      </w:ins>
      <w:ins w:id="392" w:author="Yuting Wang" w:date="2026-03-02T10:50:00Z">
        <w:r w:rsidR="00907314" w:rsidRPr="00907314">
          <w:rPr>
            <w:rFonts w:ascii="Times New Roman" w:hAnsi="Times New Roman" w:cs="Times New Roman"/>
            <w:color w:val="000000" w:themeColor="text1"/>
            <w:sz w:val="22"/>
          </w:rPr>
          <w:t>Eluted Ligands</w:t>
        </w:r>
      </w:ins>
      <w:ins w:id="393" w:author="Yuting Wang" w:date="2026-03-02T10:40:00Z" w16du:dateUtc="2026-03-02T02:40:00Z">
        <w:r w:rsidR="003D2BAD">
          <w:rPr>
            <w:rFonts w:ascii="Times New Roman" w:hAnsi="Times New Roman" w:cs="Times New Roman" w:hint="eastAsia"/>
            <w:color w:val="000000" w:themeColor="text1"/>
            <w:sz w:val="22"/>
          </w:rPr>
          <w:t xml:space="preserve">; </w:t>
        </w:r>
      </w:ins>
      <w:ins w:id="394" w:author="Yuting Wang" w:date="2026-03-02T11:07:00Z" w16du:dateUtc="2026-03-02T03:07:00Z">
        <w:r w:rsidR="00B679A4" w:rsidRPr="00734B9D">
          <w:rPr>
            <w:rFonts w:ascii="Times New Roman" w:hAnsi="Times New Roman" w:cs="Times New Roman"/>
            <w:color w:val="000000" w:themeColor="text1"/>
            <w:sz w:val="22"/>
          </w:rPr>
          <w:t>CapsNet-MHC_AN</w:t>
        </w:r>
        <w:r w:rsidR="00B679A4">
          <w:rPr>
            <w:rFonts w:ascii="Times New Roman" w:hAnsi="Times New Roman" w:cs="Times New Roman" w:hint="eastAsia"/>
            <w:color w:val="000000" w:themeColor="text1"/>
            <w:sz w:val="22"/>
          </w:rPr>
          <w:t>,</w:t>
        </w:r>
        <w:r w:rsidR="00B679A4" w:rsidRPr="00734B9D">
          <w:rPr>
            <w:rFonts w:ascii="Times New Roman" w:hAnsi="Times New Roman" w:cs="Times New Roman"/>
            <w:color w:val="000000" w:themeColor="text1"/>
            <w:sz w:val="22"/>
          </w:rPr>
          <w:t xml:space="preserve"> </w:t>
        </w:r>
      </w:ins>
      <w:ins w:id="395" w:author="Yuting Wang" w:date="2026-03-02T10:52:00Z" w16du:dateUtc="2026-03-02T02:52:00Z">
        <w:r w:rsidR="00907314" w:rsidRPr="00734B9D">
          <w:rPr>
            <w:rFonts w:ascii="Times New Roman" w:hAnsi="Times New Roman" w:cs="Times New Roman"/>
            <w:color w:val="000000" w:themeColor="text1"/>
            <w:sz w:val="22"/>
          </w:rPr>
          <w:t>CapsNet-MHC</w:t>
        </w:r>
      </w:ins>
      <w:ins w:id="396" w:author="Yuting Wang" w:date="2026-03-02T10:39:00Z" w16du:dateUtc="2026-03-02T02:39:00Z">
        <w:r w:rsidR="003D2BAD" w:rsidRPr="00734B9D">
          <w:rPr>
            <w:rFonts w:ascii="Times New Roman" w:hAnsi="Times New Roman" w:cs="Times New Roman"/>
            <w:color w:val="000000" w:themeColor="text1"/>
            <w:sz w:val="22"/>
          </w:rPr>
          <w:t xml:space="preserve"> </w:t>
        </w:r>
      </w:ins>
      <w:ins w:id="397" w:author="Yuting Wang" w:date="2026-03-02T10:52:00Z">
        <w:r w:rsidR="00907314" w:rsidRPr="00907314">
          <w:rPr>
            <w:rFonts w:ascii="Times New Roman" w:hAnsi="Times New Roman" w:cs="Times New Roman"/>
            <w:color w:val="000000" w:themeColor="text1"/>
            <w:sz w:val="22"/>
          </w:rPr>
          <w:t>Anthem data</w:t>
        </w:r>
      </w:ins>
      <w:ins w:id="398" w:author="Yuting Wang" w:date="2026-03-02T10:41:00Z" w16du:dateUtc="2026-03-02T02:41:00Z">
        <w:r w:rsidR="003D2BAD">
          <w:rPr>
            <w:rFonts w:ascii="Times New Roman" w:hAnsi="Times New Roman" w:cs="Times New Roman" w:hint="eastAsia"/>
            <w:color w:val="000000" w:themeColor="text1"/>
            <w:sz w:val="22"/>
          </w:rPr>
          <w:t xml:space="preserve">; </w:t>
        </w:r>
      </w:ins>
      <w:ins w:id="399" w:author="Yuting Wang" w:date="2026-03-02T11:07:00Z" w16du:dateUtc="2026-03-02T03:07:00Z">
        <w:r w:rsidR="00B679A4" w:rsidRPr="00734B9D">
          <w:rPr>
            <w:rFonts w:ascii="Times New Roman" w:hAnsi="Times New Roman" w:cs="Times New Roman"/>
            <w:color w:val="000000" w:themeColor="text1"/>
            <w:sz w:val="22"/>
          </w:rPr>
          <w:t>CapsNet-MHC_IE</w:t>
        </w:r>
        <w:r w:rsidR="00B679A4">
          <w:rPr>
            <w:rFonts w:ascii="Times New Roman" w:hAnsi="Times New Roman" w:cs="Times New Roman" w:hint="eastAsia"/>
            <w:color w:val="000000" w:themeColor="text1"/>
            <w:sz w:val="22"/>
          </w:rPr>
          <w:t>,</w:t>
        </w:r>
        <w:r w:rsidR="00B679A4" w:rsidRPr="00734B9D">
          <w:rPr>
            <w:rFonts w:ascii="Times New Roman" w:hAnsi="Times New Roman" w:cs="Times New Roman"/>
            <w:color w:val="000000" w:themeColor="text1"/>
            <w:sz w:val="22"/>
          </w:rPr>
          <w:t xml:space="preserve"> </w:t>
        </w:r>
      </w:ins>
      <w:ins w:id="400" w:author="Yuting Wang" w:date="2026-03-02T10:52:00Z" w16du:dateUtc="2026-03-02T02:52:00Z">
        <w:r w:rsidR="00907314" w:rsidRPr="00734B9D">
          <w:rPr>
            <w:rFonts w:ascii="Times New Roman" w:hAnsi="Times New Roman" w:cs="Times New Roman"/>
            <w:color w:val="000000" w:themeColor="text1"/>
            <w:sz w:val="22"/>
          </w:rPr>
          <w:t xml:space="preserve">CapsNet-MHC </w:t>
        </w:r>
      </w:ins>
      <w:ins w:id="401" w:author="Yuting Wang" w:date="2026-03-02T10:53:00Z">
        <w:r w:rsidR="00907314" w:rsidRPr="00907314">
          <w:rPr>
            <w:rFonts w:ascii="Times New Roman" w:hAnsi="Times New Roman" w:cs="Times New Roman"/>
            <w:color w:val="000000" w:themeColor="text1"/>
            <w:sz w:val="22"/>
          </w:rPr>
          <w:t xml:space="preserve">IEDB </w:t>
        </w:r>
      </w:ins>
      <w:ins w:id="402" w:author="Yuting Wang" w:date="2026-03-02T10:52:00Z" w16du:dateUtc="2026-03-02T02:52:00Z">
        <w:r w:rsidR="00907314" w:rsidRPr="00907314">
          <w:rPr>
            <w:rFonts w:ascii="Times New Roman" w:hAnsi="Times New Roman" w:cs="Times New Roman"/>
            <w:color w:val="000000" w:themeColor="text1"/>
            <w:sz w:val="22"/>
          </w:rPr>
          <w:t>data</w:t>
        </w:r>
      </w:ins>
      <w:ins w:id="403" w:author="Yuting Wang" w:date="2026-03-02T10:38:00Z" w16du:dateUtc="2026-03-02T02:38:00Z">
        <w:r w:rsidR="003D2BAD">
          <w:rPr>
            <w:rFonts w:ascii="Times New Roman" w:hAnsi="Times New Roman" w:cs="Times New Roman" w:hint="eastAsia"/>
            <w:color w:val="000000" w:themeColor="text1"/>
            <w:sz w:val="22"/>
          </w:rPr>
          <w:t>)</w:t>
        </w:r>
      </w:ins>
      <w:r w:rsidR="00B0343C" w:rsidRPr="003F084D">
        <w:rPr>
          <w:rFonts w:ascii="Times New Roman" w:hAnsi="Times New Roman" w:cs="Times New Roman"/>
          <w:color w:val="000000" w:themeColor="text1"/>
          <w:sz w:val="22"/>
          <w:rPrChange w:id="404" w:author="Yuting Wang" w:date="2026-02-11T11:33:00Z" w16du:dateUtc="2026-02-11T03:33:00Z">
            <w:rPr>
              <w:rFonts w:ascii="Arial" w:hAnsi="Arial" w:cs="Arial"/>
              <w:color w:val="000000" w:themeColor="text1"/>
              <w:sz w:val="22"/>
            </w:rPr>
          </w:rPrChange>
        </w:rPr>
        <w:t xml:space="preserve">, resulting in </w:t>
      </w:r>
      <w:r w:rsidR="008574F3" w:rsidRPr="003F084D">
        <w:rPr>
          <w:rFonts w:ascii="Times New Roman" w:hAnsi="Times New Roman" w:cs="Times New Roman"/>
          <w:color w:val="000000" w:themeColor="text1"/>
          <w:sz w:val="22"/>
          <w:rPrChange w:id="405" w:author="Yuting Wang" w:date="2026-02-11T11:33:00Z" w16du:dateUtc="2026-02-11T03:33:00Z">
            <w:rPr>
              <w:rFonts w:ascii="Arial" w:hAnsi="Arial" w:cs="Arial"/>
              <w:color w:val="000000" w:themeColor="text1"/>
              <w:sz w:val="22"/>
            </w:rPr>
          </w:rPrChange>
        </w:rPr>
        <w:t xml:space="preserve">a total of 17 </w:t>
      </w:r>
      <w:r w:rsidR="00B0343C" w:rsidRPr="003F084D">
        <w:rPr>
          <w:rFonts w:ascii="Times New Roman" w:hAnsi="Times New Roman" w:cs="Times New Roman"/>
          <w:color w:val="000000" w:themeColor="text1"/>
          <w:sz w:val="22"/>
          <w:rPrChange w:id="406" w:author="Yuting Wang" w:date="2026-02-11T11:33:00Z" w16du:dateUtc="2026-02-11T03:33:00Z">
            <w:rPr>
              <w:rFonts w:ascii="Arial" w:hAnsi="Arial" w:cs="Arial"/>
              <w:color w:val="000000" w:themeColor="text1"/>
              <w:sz w:val="22"/>
            </w:rPr>
          </w:rPrChange>
        </w:rPr>
        <w:t xml:space="preserve">predictors. These </w:t>
      </w:r>
      <w:r w:rsidR="00CC3637" w:rsidRPr="003F084D">
        <w:rPr>
          <w:rFonts w:ascii="Times New Roman" w:hAnsi="Times New Roman" w:cs="Times New Roman"/>
          <w:color w:val="000000" w:themeColor="text1"/>
          <w:sz w:val="22"/>
          <w:rPrChange w:id="407" w:author="Yuting Wang" w:date="2026-02-11T11:33:00Z" w16du:dateUtc="2026-02-11T03:33:00Z">
            <w:rPr>
              <w:rFonts w:ascii="Arial" w:hAnsi="Arial" w:cs="Arial"/>
              <w:color w:val="000000" w:themeColor="text1"/>
              <w:sz w:val="22"/>
            </w:rPr>
          </w:rPrChange>
        </w:rPr>
        <w:t>methods</w:t>
      </w:r>
      <w:r w:rsidR="00B0343C" w:rsidRPr="003F084D">
        <w:rPr>
          <w:rFonts w:ascii="Times New Roman" w:hAnsi="Times New Roman" w:cs="Times New Roman"/>
          <w:color w:val="000000" w:themeColor="text1"/>
          <w:sz w:val="22"/>
          <w:rPrChange w:id="408" w:author="Yuting Wang" w:date="2026-02-11T11:33:00Z" w16du:dateUtc="2026-02-11T03:33:00Z">
            <w:rPr>
              <w:rFonts w:ascii="Arial" w:hAnsi="Arial" w:cs="Arial"/>
              <w:color w:val="000000" w:themeColor="text1"/>
              <w:sz w:val="22"/>
            </w:rPr>
          </w:rPrChange>
        </w:rPr>
        <w:t xml:space="preserve"> were categorized into </w:t>
      </w:r>
      <w:r w:rsidR="003E462E" w:rsidRPr="003F084D">
        <w:rPr>
          <w:rFonts w:ascii="Times New Roman" w:hAnsi="Times New Roman" w:cs="Times New Roman"/>
          <w:color w:val="000000" w:themeColor="text1"/>
          <w:sz w:val="22"/>
          <w:rPrChange w:id="409" w:author="Yuting Wang" w:date="2026-02-11T11:33:00Z" w16du:dateUtc="2026-02-11T03:33:00Z">
            <w:rPr>
              <w:rFonts w:ascii="Arial" w:hAnsi="Arial" w:cs="Arial"/>
              <w:color w:val="000000" w:themeColor="text1"/>
              <w:sz w:val="22"/>
            </w:rPr>
          </w:rPrChange>
        </w:rPr>
        <w:t>three</w:t>
      </w:r>
      <w:r w:rsidR="008574F3" w:rsidRPr="003F084D">
        <w:rPr>
          <w:rFonts w:ascii="Times New Roman" w:hAnsi="Times New Roman" w:cs="Times New Roman"/>
          <w:color w:val="000000" w:themeColor="text1"/>
          <w:sz w:val="22"/>
          <w:rPrChange w:id="410" w:author="Yuting Wang" w:date="2026-02-11T11:33:00Z" w16du:dateUtc="2026-02-11T03:33:00Z">
            <w:rPr>
              <w:rFonts w:ascii="Arial" w:hAnsi="Arial" w:cs="Arial"/>
              <w:color w:val="000000" w:themeColor="text1"/>
              <w:sz w:val="22"/>
            </w:rPr>
          </w:rPrChange>
        </w:rPr>
        <w:t xml:space="preserve"> </w:t>
      </w:r>
      <w:r w:rsidR="00B0343C" w:rsidRPr="003F084D">
        <w:rPr>
          <w:rFonts w:ascii="Times New Roman" w:hAnsi="Times New Roman" w:cs="Times New Roman"/>
          <w:color w:val="000000" w:themeColor="text1"/>
          <w:sz w:val="22"/>
          <w:rPrChange w:id="411" w:author="Yuting Wang" w:date="2026-02-11T11:33:00Z" w16du:dateUtc="2026-02-11T03:33:00Z">
            <w:rPr>
              <w:rFonts w:ascii="Arial" w:hAnsi="Arial" w:cs="Arial"/>
              <w:color w:val="000000" w:themeColor="text1"/>
              <w:sz w:val="22"/>
            </w:rPr>
          </w:rPrChange>
        </w:rPr>
        <w:t xml:space="preserve">groups based on their underlying </w:t>
      </w:r>
      <w:r w:rsidR="00F8294D" w:rsidRPr="003F084D">
        <w:rPr>
          <w:rFonts w:ascii="Times New Roman" w:hAnsi="Times New Roman" w:cs="Times New Roman"/>
          <w:color w:val="000000" w:themeColor="text1"/>
          <w:sz w:val="22"/>
          <w:rPrChange w:id="412" w:author="Yuting Wang" w:date="2026-02-11T11:33:00Z" w16du:dateUtc="2026-02-11T03:33:00Z">
            <w:rPr>
              <w:rFonts w:ascii="Arial" w:hAnsi="Arial" w:cs="Arial"/>
              <w:color w:val="000000" w:themeColor="text1"/>
              <w:sz w:val="22"/>
            </w:rPr>
          </w:rPrChange>
        </w:rPr>
        <w:t>architecture</w:t>
      </w:r>
      <w:r w:rsidR="00B0343C" w:rsidRPr="003F084D">
        <w:rPr>
          <w:rFonts w:ascii="Times New Roman" w:hAnsi="Times New Roman" w:cs="Times New Roman"/>
          <w:color w:val="000000" w:themeColor="text1"/>
          <w:sz w:val="22"/>
          <w:rPrChange w:id="413" w:author="Yuting Wang" w:date="2026-02-11T11:33:00Z" w16du:dateUtc="2026-02-11T03:33:00Z">
            <w:rPr>
              <w:rFonts w:ascii="Arial" w:hAnsi="Arial" w:cs="Arial"/>
              <w:color w:val="000000" w:themeColor="text1"/>
              <w:sz w:val="22"/>
            </w:rPr>
          </w:rPrChange>
        </w:rPr>
        <w:t xml:space="preserve"> (</w:t>
      </w:r>
      <w:r w:rsidR="007B2F93" w:rsidRPr="00761CD3">
        <w:rPr>
          <w:rFonts w:ascii="Times New Roman" w:hAnsi="Times New Roman" w:cs="Times New Roman"/>
          <w:b/>
          <w:bCs/>
          <w:color w:val="000000" w:themeColor="text1"/>
          <w:sz w:val="22"/>
          <w:rPrChange w:id="414" w:author="嘏 吴" w:date="2026-03-30T00:06:00Z" w16du:dateUtc="2026-03-29T16:06:00Z">
            <w:rPr>
              <w:rFonts w:ascii="Arial" w:hAnsi="Arial" w:cs="Arial"/>
              <w:b/>
              <w:bCs/>
              <w:color w:val="000000" w:themeColor="text1"/>
              <w:sz w:val="22"/>
            </w:rPr>
          </w:rPrChange>
        </w:rPr>
        <w:t>Supplementary</w:t>
      </w:r>
      <w:r w:rsidR="007B2F93" w:rsidRPr="00761CD3">
        <w:rPr>
          <w:rFonts w:ascii="Times New Roman" w:hAnsi="Times New Roman" w:cs="Times New Roman"/>
          <w:b/>
          <w:bCs/>
          <w:color w:val="000000" w:themeColor="text1"/>
          <w:sz w:val="22"/>
          <w:rPrChange w:id="415" w:author="嘏 吴" w:date="2026-03-30T00:06:00Z" w16du:dateUtc="2026-03-29T16:06:00Z">
            <w:rPr>
              <w:rFonts w:ascii="Arial" w:hAnsi="Arial" w:cs="Arial"/>
              <w:color w:val="000000" w:themeColor="text1"/>
              <w:sz w:val="22"/>
            </w:rPr>
          </w:rPrChange>
        </w:rPr>
        <w:t xml:space="preserve"> </w:t>
      </w:r>
      <w:r w:rsidR="00B0343C" w:rsidRPr="00761CD3">
        <w:rPr>
          <w:rFonts w:ascii="Times New Roman" w:hAnsi="Times New Roman" w:cs="Times New Roman"/>
          <w:b/>
          <w:bCs/>
          <w:color w:val="000000" w:themeColor="text1"/>
          <w:sz w:val="22"/>
          <w:rPrChange w:id="416" w:author="嘏 吴" w:date="2026-03-30T00:06:00Z" w16du:dateUtc="2026-03-29T16:06:00Z">
            <w:rPr>
              <w:rFonts w:ascii="Arial" w:hAnsi="Arial" w:cs="Arial"/>
              <w:b/>
              <w:bCs/>
              <w:color w:val="000000" w:themeColor="text1"/>
              <w:sz w:val="22"/>
            </w:rPr>
          </w:rPrChange>
        </w:rPr>
        <w:t xml:space="preserve">Table </w:t>
      </w:r>
      <w:r w:rsidR="007B2F93" w:rsidRPr="00761CD3">
        <w:rPr>
          <w:rFonts w:ascii="Times New Roman" w:hAnsi="Times New Roman" w:cs="Times New Roman"/>
          <w:b/>
          <w:bCs/>
          <w:color w:val="000000" w:themeColor="text1"/>
          <w:sz w:val="22"/>
          <w:rPrChange w:id="417" w:author="嘏 吴" w:date="2026-03-30T00:06:00Z" w16du:dateUtc="2026-03-29T16:06:00Z">
            <w:rPr>
              <w:rFonts w:ascii="Arial" w:hAnsi="Arial" w:cs="Arial"/>
              <w:b/>
              <w:bCs/>
              <w:color w:val="000000" w:themeColor="text1"/>
              <w:sz w:val="22"/>
            </w:rPr>
          </w:rPrChange>
        </w:rPr>
        <w:t>S</w:t>
      </w:r>
      <w:r w:rsidR="00B0343C" w:rsidRPr="00761CD3">
        <w:rPr>
          <w:rFonts w:ascii="Times New Roman" w:hAnsi="Times New Roman" w:cs="Times New Roman"/>
          <w:b/>
          <w:bCs/>
          <w:color w:val="000000" w:themeColor="text1"/>
          <w:sz w:val="22"/>
          <w:rPrChange w:id="418" w:author="嘏 吴" w:date="2026-03-30T00:06:00Z" w16du:dateUtc="2026-03-29T16:06:00Z">
            <w:rPr>
              <w:rFonts w:ascii="Arial" w:hAnsi="Arial" w:cs="Arial"/>
              <w:b/>
              <w:bCs/>
              <w:color w:val="000000" w:themeColor="text1"/>
              <w:sz w:val="22"/>
            </w:rPr>
          </w:rPrChange>
        </w:rPr>
        <w:t>1</w:t>
      </w:r>
      <w:r w:rsidR="00B0343C" w:rsidRPr="003F084D">
        <w:rPr>
          <w:rFonts w:ascii="Times New Roman" w:hAnsi="Times New Roman" w:cs="Times New Roman"/>
          <w:color w:val="000000" w:themeColor="text1"/>
          <w:sz w:val="22"/>
          <w:rPrChange w:id="419" w:author="Yuting Wang" w:date="2026-02-11T11:33:00Z" w16du:dateUtc="2026-02-11T03:33:00Z">
            <w:rPr>
              <w:rFonts w:ascii="Arial" w:hAnsi="Arial" w:cs="Arial"/>
              <w:color w:val="000000" w:themeColor="text1"/>
              <w:sz w:val="22"/>
            </w:rPr>
          </w:rPrChange>
        </w:rPr>
        <w:t>)</w:t>
      </w:r>
      <w:r w:rsidR="008574F3" w:rsidRPr="003F084D">
        <w:rPr>
          <w:rFonts w:ascii="Times New Roman" w:hAnsi="Times New Roman" w:cs="Times New Roman"/>
          <w:color w:val="000000" w:themeColor="text1"/>
          <w:sz w:val="22"/>
          <w:rPrChange w:id="420" w:author="Yuting Wang" w:date="2026-02-11T11:33:00Z" w16du:dateUtc="2026-02-11T03:33:00Z">
            <w:rPr>
              <w:rFonts w:ascii="Arial" w:hAnsi="Arial" w:cs="Arial"/>
              <w:color w:val="000000" w:themeColor="text1"/>
              <w:sz w:val="22"/>
            </w:rPr>
          </w:rPrChange>
        </w:rPr>
        <w:t>.</w:t>
      </w:r>
      <w:r w:rsidR="00FD41F2" w:rsidRPr="003F084D">
        <w:rPr>
          <w:rFonts w:ascii="Times New Roman" w:hAnsi="Times New Roman" w:cs="Times New Roman"/>
          <w:color w:val="000000" w:themeColor="text1"/>
          <w:sz w:val="22"/>
          <w:rPrChange w:id="421" w:author="Yuting Wang" w:date="2026-02-11T11:33:00Z" w16du:dateUtc="2026-02-11T03:33:00Z">
            <w:rPr>
              <w:rFonts w:ascii="Arial" w:hAnsi="Arial" w:cs="Arial"/>
              <w:color w:val="000000" w:themeColor="text1"/>
              <w:sz w:val="22"/>
            </w:rPr>
          </w:rPrChange>
        </w:rPr>
        <w:t xml:space="preserve"> </w:t>
      </w:r>
    </w:p>
    <w:p w14:paraId="4BF1A861" w14:textId="07BEDC97" w:rsidR="00CC3637" w:rsidRPr="003F084D" w:rsidRDefault="00CC3637" w:rsidP="00CC3637">
      <w:pPr>
        <w:spacing w:line="360" w:lineRule="auto"/>
        <w:ind w:firstLineChars="200" w:firstLine="440"/>
        <w:rPr>
          <w:rFonts w:ascii="Times New Roman" w:hAnsi="Times New Roman" w:cs="Times New Roman"/>
          <w:color w:val="000000" w:themeColor="text1"/>
          <w:sz w:val="22"/>
          <w:rPrChange w:id="422" w:author="Yuting Wang" w:date="2026-02-11T11:33:00Z" w16du:dateUtc="2026-02-11T03:33:00Z">
            <w:rPr>
              <w:rFonts w:ascii="Arial" w:hAnsi="Arial" w:cs="Arial"/>
              <w:color w:val="000000" w:themeColor="text1"/>
              <w:sz w:val="22"/>
            </w:rPr>
          </w:rPrChange>
        </w:rPr>
      </w:pPr>
      <w:r w:rsidRPr="003F084D">
        <w:rPr>
          <w:rFonts w:ascii="Times New Roman" w:hAnsi="Times New Roman" w:cs="Times New Roman"/>
          <w:color w:val="000000" w:themeColor="text1"/>
          <w:sz w:val="22"/>
          <w:rPrChange w:id="423" w:author="Yuting Wang" w:date="2026-02-11T11:33:00Z" w16du:dateUtc="2026-02-11T03:33:00Z">
            <w:rPr>
              <w:rFonts w:ascii="Arial" w:hAnsi="Arial" w:cs="Arial"/>
              <w:color w:val="000000" w:themeColor="text1"/>
              <w:sz w:val="22"/>
            </w:rPr>
          </w:rPrChange>
        </w:rPr>
        <w:t xml:space="preserve">For the validation, we curated a robust dataset consisting of </w:t>
      </w:r>
      <w:r w:rsidR="00B0343C" w:rsidRPr="003F084D">
        <w:rPr>
          <w:rFonts w:ascii="Times New Roman" w:hAnsi="Times New Roman" w:cs="Times New Roman"/>
          <w:color w:val="000000" w:themeColor="text1"/>
          <w:sz w:val="22"/>
          <w:rPrChange w:id="424" w:author="Yuting Wang" w:date="2026-02-11T11:33:00Z" w16du:dateUtc="2026-02-11T03:33:00Z">
            <w:rPr>
              <w:rFonts w:ascii="Arial" w:hAnsi="Arial" w:cs="Arial"/>
              <w:color w:val="000000" w:themeColor="text1"/>
              <w:sz w:val="22"/>
            </w:rPr>
          </w:rPrChange>
        </w:rPr>
        <w:t>292,784 peptide</w:t>
      </w:r>
      <w:r w:rsidRPr="003F084D">
        <w:rPr>
          <w:rFonts w:ascii="Times New Roman" w:hAnsi="Times New Roman" w:cs="Times New Roman"/>
          <w:color w:val="000000" w:themeColor="text1"/>
          <w:sz w:val="22"/>
          <w:rPrChange w:id="425" w:author="Yuting Wang" w:date="2026-02-11T11:33:00Z" w16du:dateUtc="2026-02-11T03:33:00Z">
            <w:rPr>
              <w:rFonts w:ascii="Arial" w:hAnsi="Arial" w:cs="Arial"/>
              <w:color w:val="000000" w:themeColor="text1"/>
              <w:sz w:val="22"/>
            </w:rPr>
          </w:rPrChange>
        </w:rPr>
        <w:t xml:space="preserve"> sequences, representing </w:t>
      </w:r>
      <w:r w:rsidR="00B0343C" w:rsidRPr="003F084D">
        <w:rPr>
          <w:rFonts w:ascii="Times New Roman" w:hAnsi="Times New Roman" w:cs="Times New Roman"/>
          <w:color w:val="000000" w:themeColor="text1"/>
          <w:sz w:val="22"/>
          <w:rPrChange w:id="426" w:author="Yuting Wang" w:date="2026-02-11T11:33:00Z" w16du:dateUtc="2026-02-11T03:33:00Z">
            <w:rPr>
              <w:rFonts w:ascii="Arial" w:hAnsi="Arial" w:cs="Arial"/>
              <w:color w:val="000000" w:themeColor="text1"/>
              <w:sz w:val="22"/>
            </w:rPr>
          </w:rPrChange>
        </w:rPr>
        <w:t xml:space="preserve">44 HLA-I alleles, </w:t>
      </w:r>
      <w:r w:rsidRPr="003F084D">
        <w:rPr>
          <w:rFonts w:ascii="Times New Roman" w:hAnsi="Times New Roman" w:cs="Times New Roman"/>
          <w:color w:val="000000" w:themeColor="text1"/>
          <w:sz w:val="22"/>
          <w:rPrChange w:id="427" w:author="Yuting Wang" w:date="2026-02-11T11:33:00Z" w16du:dateUtc="2026-02-11T03:33:00Z">
            <w:rPr>
              <w:rFonts w:ascii="Arial" w:hAnsi="Arial" w:cs="Arial"/>
              <w:color w:val="000000" w:themeColor="text1"/>
              <w:sz w:val="22"/>
            </w:rPr>
          </w:rPrChange>
        </w:rPr>
        <w:t xml:space="preserve">sourced from </w:t>
      </w:r>
      <w:r w:rsidR="00B0343C" w:rsidRPr="003F084D">
        <w:rPr>
          <w:rFonts w:ascii="Times New Roman" w:hAnsi="Times New Roman" w:cs="Times New Roman"/>
          <w:color w:val="000000" w:themeColor="text1"/>
          <w:sz w:val="22"/>
          <w:rPrChange w:id="428" w:author="Yuting Wang" w:date="2026-02-11T11:33:00Z" w16du:dateUtc="2026-02-11T03:33:00Z">
            <w:rPr>
              <w:rFonts w:ascii="Arial" w:hAnsi="Arial" w:cs="Arial"/>
              <w:color w:val="000000" w:themeColor="text1"/>
              <w:sz w:val="22"/>
            </w:rPr>
          </w:rPrChange>
        </w:rPr>
        <w:t xml:space="preserve">multiple databases following rigorous filtration. We assessed the performance of each method across various conditions, calculating a comprehensive set of evaluation metrics for the entire dataset, as well as for specific HLA variants and peptide lengths. </w:t>
      </w:r>
      <w:r w:rsidRPr="003F084D">
        <w:rPr>
          <w:rFonts w:ascii="Times New Roman" w:hAnsi="Times New Roman" w:cs="Times New Roman"/>
          <w:color w:val="000000" w:themeColor="text1"/>
          <w:sz w:val="22"/>
          <w:rPrChange w:id="429" w:author="Yuting Wang" w:date="2026-02-11T11:33:00Z" w16du:dateUtc="2026-02-11T03:33:00Z">
            <w:rPr>
              <w:rFonts w:ascii="Arial" w:hAnsi="Arial" w:cs="Arial"/>
              <w:color w:val="000000" w:themeColor="text1"/>
              <w:sz w:val="22"/>
            </w:rPr>
          </w:rPrChange>
        </w:rPr>
        <w:t>In addition to evaluating predictive accuracy, we conducted an in-depth analysis of the computational efficiency of each tool, comparing runtime and resource consumption.</w:t>
      </w:r>
      <w:ins w:id="430" w:author="嘏 吴" w:date="2026-03-30T00:01:00Z" w16du:dateUtc="2026-03-29T16:01:00Z">
        <w:r w:rsidR="00761CD3" w:rsidRPr="00761CD3">
          <w:rPr>
            <w:rFonts w:hint="eastAsia"/>
          </w:rPr>
          <w:t xml:space="preserve"> </w:t>
        </w:r>
      </w:ins>
      <w:ins w:id="431" w:author="嘏 吴" w:date="2026-03-30T00:54:00Z" w16du:dateUtc="2026-03-29T16:54:00Z">
        <w:r w:rsidR="00532A12">
          <w:rPr>
            <w:rFonts w:ascii="Times New Roman" w:hAnsi="Times New Roman" w:cs="Times New Roman" w:hint="eastAsia"/>
            <w:color w:val="000000" w:themeColor="text1"/>
            <w:sz w:val="22"/>
          </w:rPr>
          <w:t>T</w:t>
        </w:r>
      </w:ins>
      <w:ins w:id="432" w:author="嘏 吴" w:date="2026-03-30T00:01:00Z" w16du:dateUtc="2026-03-29T16:01:00Z">
        <w:r w:rsidR="00761CD3" w:rsidRPr="00761CD3">
          <w:rPr>
            <w:rFonts w:ascii="Times New Roman" w:hAnsi="Times New Roman" w:cs="Times New Roman" w:hint="eastAsia"/>
            <w:color w:val="000000" w:themeColor="text1"/>
            <w:sz w:val="22"/>
          </w:rPr>
          <w:t xml:space="preserve">o address the practical deployment challenges often overlooked in traditional benchmarking, we systematically evaluated the setup time, documentation quality, and installation friction for all 17 tools, culminating in </w:t>
        </w:r>
        <w:r w:rsidR="00761CD3" w:rsidRPr="00761CD3">
          <w:rPr>
            <w:rFonts w:ascii="Times New Roman" w:hAnsi="Times New Roman" w:cs="Times New Roman"/>
            <w:b/>
            <w:bCs/>
            <w:color w:val="000000" w:themeColor="text1"/>
            <w:sz w:val="22"/>
            <w:rPrChange w:id="433" w:author="嘏 吴" w:date="2026-03-30T00:06:00Z" w16du:dateUtc="2026-03-29T16:06:00Z">
              <w:rPr>
                <w:rFonts w:ascii="Times New Roman" w:hAnsi="Times New Roman" w:cs="Times New Roman"/>
                <w:color w:val="000000" w:themeColor="text1"/>
                <w:sz w:val="22"/>
              </w:rPr>
            </w:rPrChange>
          </w:rPr>
          <w:t>Supplementary Table S2</w:t>
        </w:r>
        <w:r w:rsidR="00761CD3" w:rsidRPr="00761CD3">
          <w:rPr>
            <w:rFonts w:ascii="Times New Roman" w:hAnsi="Times New Roman" w:cs="Times New Roman" w:hint="eastAsia"/>
            <w:color w:val="000000" w:themeColor="text1"/>
            <w:sz w:val="22"/>
          </w:rPr>
          <w:t>.</w:t>
        </w:r>
      </w:ins>
    </w:p>
    <w:p w14:paraId="62CAF7B4" w14:textId="23496FCF" w:rsidR="00CC3637" w:rsidRPr="003F084D" w:rsidRDefault="00CC3637" w:rsidP="00CC3637">
      <w:pPr>
        <w:spacing w:line="360" w:lineRule="auto"/>
        <w:ind w:firstLineChars="200" w:firstLine="440"/>
        <w:rPr>
          <w:rFonts w:ascii="Times New Roman" w:hAnsi="Times New Roman" w:cs="Times New Roman"/>
          <w:color w:val="000000" w:themeColor="text1"/>
          <w:sz w:val="22"/>
          <w:rPrChange w:id="434" w:author="Yuting Wang" w:date="2026-02-11T11:33:00Z" w16du:dateUtc="2026-02-11T03:33:00Z">
            <w:rPr>
              <w:rFonts w:ascii="Arial" w:hAnsi="Arial" w:cs="Arial"/>
              <w:color w:val="000000" w:themeColor="text1"/>
              <w:sz w:val="22"/>
            </w:rPr>
          </w:rPrChange>
        </w:rPr>
      </w:pPr>
      <w:r w:rsidRPr="003F084D">
        <w:rPr>
          <w:rFonts w:ascii="Times New Roman" w:hAnsi="Times New Roman" w:cs="Times New Roman"/>
          <w:color w:val="000000" w:themeColor="text1"/>
          <w:sz w:val="22"/>
          <w:rPrChange w:id="435" w:author="Yuting Wang" w:date="2026-02-11T11:33:00Z" w16du:dateUtc="2026-02-11T03:33:00Z">
            <w:rPr>
              <w:rFonts w:ascii="Arial" w:hAnsi="Arial" w:cs="Arial"/>
              <w:color w:val="000000" w:themeColor="text1"/>
              <w:sz w:val="22"/>
            </w:rPr>
          </w:rPrChange>
        </w:rPr>
        <w:t xml:space="preserve">Furthermore, we performed a conservation analysis of sequence motifs associated with HLA-I ligands, aiming to identify commonalities and trends across the various peptide-binding predictions. For the most high-performing models, we generated instance-level explanations, allowing for a deeper understanding of their decision-making processes, as illustrated in </w:t>
      </w:r>
      <w:r w:rsidRPr="003F084D">
        <w:rPr>
          <w:rFonts w:ascii="Times New Roman" w:hAnsi="Times New Roman" w:cs="Times New Roman"/>
          <w:b/>
          <w:bCs/>
          <w:color w:val="000000" w:themeColor="text1"/>
          <w:sz w:val="22"/>
          <w:rPrChange w:id="436" w:author="Yuting Wang" w:date="2026-02-11T11:33:00Z" w16du:dateUtc="2026-02-11T03:33:00Z">
            <w:rPr>
              <w:rFonts w:ascii="Arial" w:hAnsi="Arial" w:cs="Arial"/>
              <w:b/>
              <w:bCs/>
              <w:color w:val="000000" w:themeColor="text1"/>
              <w:sz w:val="22"/>
            </w:rPr>
          </w:rPrChange>
        </w:rPr>
        <w:t>Figure 1</w:t>
      </w:r>
      <w:r w:rsidRPr="003F084D">
        <w:rPr>
          <w:rFonts w:ascii="Times New Roman" w:hAnsi="Times New Roman" w:cs="Times New Roman"/>
          <w:color w:val="000000" w:themeColor="text1"/>
          <w:sz w:val="22"/>
          <w:rPrChange w:id="437" w:author="Yuting Wang" w:date="2026-02-11T11:33:00Z" w16du:dateUtc="2026-02-11T03:33:00Z">
            <w:rPr>
              <w:rFonts w:ascii="Arial" w:hAnsi="Arial" w:cs="Arial"/>
              <w:color w:val="000000" w:themeColor="text1"/>
              <w:sz w:val="22"/>
            </w:rPr>
          </w:rPrChange>
        </w:rPr>
        <w:t>. This multi-faceted evaluation framework provides a holistic view of the strengths and limitations of current HLA-I peptide binding prediction methods.</w:t>
      </w:r>
    </w:p>
    <w:p w14:paraId="3C86A620" w14:textId="77777777" w:rsidR="0072492B" w:rsidRPr="003F084D" w:rsidRDefault="0072492B" w:rsidP="00F50211">
      <w:pPr>
        <w:spacing w:line="360" w:lineRule="auto"/>
        <w:rPr>
          <w:rFonts w:ascii="Times New Roman" w:hAnsi="Times New Roman" w:cs="Times New Roman"/>
          <w:b/>
          <w:bCs/>
          <w:color w:val="000000" w:themeColor="text1"/>
          <w:sz w:val="22"/>
          <w:rPrChange w:id="438" w:author="Yuting Wang" w:date="2026-02-11T11:33:00Z" w16du:dateUtc="2026-02-11T03:33:00Z">
            <w:rPr>
              <w:rFonts w:ascii="Arial" w:hAnsi="Arial" w:cs="Arial"/>
              <w:b/>
              <w:bCs/>
              <w:color w:val="000000" w:themeColor="text1"/>
              <w:sz w:val="22"/>
            </w:rPr>
          </w:rPrChange>
        </w:rPr>
      </w:pPr>
    </w:p>
    <w:p w14:paraId="4ED048BB" w14:textId="0B58BD2D" w:rsidR="006F6536" w:rsidRPr="003F084D" w:rsidRDefault="00274CCA" w:rsidP="0072492B">
      <w:pPr>
        <w:spacing w:line="360" w:lineRule="auto"/>
        <w:rPr>
          <w:ins w:id="439" w:author="Yuting Wang" w:date="2026-02-10T16:45:00Z" w16du:dateUtc="2026-02-10T08:45:00Z"/>
          <w:rFonts w:ascii="Times New Roman" w:hAnsi="Times New Roman" w:cs="Times New Roman"/>
          <w:b/>
          <w:bCs/>
          <w:color w:val="000000" w:themeColor="text1"/>
          <w:sz w:val="22"/>
          <w:rPrChange w:id="440" w:author="Yuting Wang" w:date="2026-02-11T11:33:00Z" w16du:dateUtc="2026-02-11T03:33:00Z">
            <w:rPr>
              <w:ins w:id="441" w:author="Yuting Wang" w:date="2026-02-10T16:45:00Z" w16du:dateUtc="2026-02-10T08:45:00Z"/>
              <w:rFonts w:ascii="Arial" w:hAnsi="Arial" w:cs="Arial"/>
              <w:b/>
              <w:bCs/>
              <w:color w:val="000000" w:themeColor="text1"/>
              <w:sz w:val="22"/>
            </w:rPr>
          </w:rPrChange>
        </w:rPr>
      </w:pPr>
      <w:ins w:id="442" w:author="Yuting Wang" w:date="2026-03-06T15:34:00Z" w16du:dateUtc="2026-03-06T07:34:00Z">
        <w:r>
          <w:rPr>
            <w:rFonts w:ascii="Times New Roman" w:hAnsi="Times New Roman" w:cs="Times New Roman" w:hint="eastAsia"/>
            <w:b/>
            <w:bCs/>
            <w:color w:val="000000" w:themeColor="text1"/>
            <w:sz w:val="22"/>
          </w:rPr>
          <w:t>S</w:t>
        </w:r>
        <w:r w:rsidRPr="00274CCA">
          <w:rPr>
            <w:rFonts w:ascii="Times New Roman" w:hAnsi="Times New Roman" w:cs="Times New Roman" w:hint="eastAsia"/>
            <w:b/>
            <w:bCs/>
            <w:color w:val="000000" w:themeColor="text1"/>
            <w:sz w:val="22"/>
          </w:rPr>
          <w:t>elf-attention</w:t>
        </w:r>
        <w:r>
          <w:rPr>
            <w:rFonts w:ascii="Times New Roman" w:hAnsi="Times New Roman" w:cs="Times New Roman" w:hint="eastAsia"/>
            <w:b/>
            <w:bCs/>
            <w:color w:val="000000" w:themeColor="text1"/>
            <w:sz w:val="22"/>
          </w:rPr>
          <w:t>-</w:t>
        </w:r>
        <w:r w:rsidRPr="00274CCA">
          <w:rPr>
            <w:rFonts w:ascii="Times New Roman" w:hAnsi="Times New Roman" w:cs="Times New Roman" w:hint="eastAsia"/>
            <w:b/>
            <w:bCs/>
            <w:color w:val="000000" w:themeColor="text1"/>
            <w:sz w:val="22"/>
          </w:rPr>
          <w:t>enhanced neural networks show superior performance in comprehensive benchmarking of HLA-I peptide binding predictors</w:t>
        </w:r>
      </w:ins>
    </w:p>
    <w:p w14:paraId="61E9A053" w14:textId="3AAB7249" w:rsidR="0035026E" w:rsidRPr="003F084D" w:rsidDel="0000444C" w:rsidRDefault="0035026E" w:rsidP="0072492B">
      <w:pPr>
        <w:spacing w:line="360" w:lineRule="auto"/>
        <w:rPr>
          <w:del w:id="443" w:author="Yuting Wang" w:date="2026-03-06T15:25:00Z" w16du:dateUtc="2026-03-06T07:25:00Z"/>
          <w:rFonts w:ascii="Times New Roman" w:hAnsi="Times New Roman" w:cs="Times New Roman"/>
          <w:b/>
          <w:bCs/>
          <w:color w:val="000000" w:themeColor="text1"/>
          <w:sz w:val="22"/>
          <w:rPrChange w:id="444" w:author="Yuting Wang" w:date="2026-02-11T11:33:00Z" w16du:dateUtc="2026-02-11T03:33:00Z">
            <w:rPr>
              <w:del w:id="445" w:author="Yuting Wang" w:date="2026-03-06T15:25:00Z" w16du:dateUtc="2026-03-06T07:25:00Z"/>
              <w:rFonts w:ascii="Arial" w:hAnsi="Arial" w:cs="Arial"/>
              <w:b/>
              <w:bCs/>
              <w:color w:val="000000" w:themeColor="text1"/>
              <w:sz w:val="22"/>
            </w:rPr>
          </w:rPrChange>
        </w:rPr>
      </w:pPr>
      <w:del w:id="446" w:author="Yuting Wang" w:date="2026-03-06T15:25:00Z" w16du:dateUtc="2026-03-06T07:25:00Z">
        <w:r w:rsidRPr="003F084D" w:rsidDel="0000444C">
          <w:rPr>
            <w:rFonts w:ascii="Times New Roman" w:hAnsi="Times New Roman" w:cs="Times New Roman"/>
            <w:b/>
            <w:bCs/>
            <w:color w:val="000000" w:themeColor="text1"/>
            <w:sz w:val="22"/>
            <w:rPrChange w:id="447" w:author="Yuting Wang" w:date="2026-02-11T11:33:00Z" w16du:dateUtc="2026-02-11T03:33:00Z">
              <w:rPr>
                <w:rFonts w:ascii="Arial" w:hAnsi="Arial" w:cs="Arial"/>
                <w:b/>
                <w:bCs/>
                <w:color w:val="000000" w:themeColor="text1"/>
                <w:sz w:val="22"/>
              </w:rPr>
            </w:rPrChange>
          </w:rPr>
          <w:delText xml:space="preserve">Evaluation of predictor performance across the validation </w:delText>
        </w:r>
        <w:commentRangeStart w:id="448"/>
        <w:r w:rsidRPr="003F084D" w:rsidDel="0000444C">
          <w:rPr>
            <w:rFonts w:ascii="Times New Roman" w:hAnsi="Times New Roman" w:cs="Times New Roman"/>
            <w:b/>
            <w:bCs/>
            <w:color w:val="000000" w:themeColor="text1"/>
            <w:sz w:val="22"/>
            <w:rPrChange w:id="449" w:author="Yuting Wang" w:date="2026-02-11T11:33:00Z" w16du:dateUtc="2026-02-11T03:33:00Z">
              <w:rPr>
                <w:rFonts w:ascii="Arial" w:hAnsi="Arial" w:cs="Arial"/>
                <w:b/>
                <w:bCs/>
                <w:color w:val="000000" w:themeColor="text1"/>
                <w:sz w:val="22"/>
              </w:rPr>
            </w:rPrChange>
          </w:rPr>
          <w:delText>dataset</w:delText>
        </w:r>
        <w:commentRangeEnd w:id="448"/>
        <w:r w:rsidR="006F6536" w:rsidRPr="003F084D" w:rsidDel="0000444C">
          <w:rPr>
            <w:rStyle w:val="af8"/>
            <w:rFonts w:ascii="Times New Roman" w:hAnsi="Times New Roman" w:cs="Times New Roman"/>
            <w:b/>
            <w:bCs/>
            <w:color w:val="000000" w:themeColor="text1"/>
            <w:sz w:val="22"/>
            <w:szCs w:val="22"/>
            <w:rPrChange w:id="450" w:author="Yuting Wang" w:date="2026-02-11T11:33:00Z" w16du:dateUtc="2026-02-11T03:33:00Z">
              <w:rPr>
                <w:rStyle w:val="af8"/>
                <w:rFonts w:ascii="Arial" w:hAnsi="Arial" w:cs="Arial"/>
                <w:b/>
                <w:bCs/>
                <w:color w:val="000000" w:themeColor="text1"/>
                <w:sz w:val="22"/>
                <w:szCs w:val="22"/>
              </w:rPr>
            </w:rPrChange>
          </w:rPr>
          <w:commentReference w:id="448"/>
        </w:r>
      </w:del>
    </w:p>
    <w:p w14:paraId="542DF3A8" w14:textId="5670058D" w:rsidR="00D941E1" w:rsidRDefault="0035407F" w:rsidP="0072492B">
      <w:pPr>
        <w:spacing w:line="360" w:lineRule="auto"/>
        <w:rPr>
          <w:ins w:id="451" w:author="嘏 吴" w:date="2026-03-30T00:38:00Z" w16du:dateUtc="2026-03-29T16:38:00Z"/>
          <w:rFonts w:hint="eastAsia"/>
        </w:rPr>
      </w:pPr>
      <w:r w:rsidRPr="003F084D">
        <w:rPr>
          <w:rFonts w:ascii="Times New Roman" w:hAnsi="Times New Roman" w:cs="Times New Roman"/>
          <w:color w:val="000000" w:themeColor="text1"/>
          <w:sz w:val="22"/>
          <w:rPrChange w:id="452" w:author="Yuting Wang" w:date="2026-02-11T11:33:00Z" w16du:dateUtc="2026-02-11T03:33:00Z">
            <w:rPr>
              <w:rFonts w:ascii="Arial" w:hAnsi="Arial" w:cs="Arial"/>
              <w:color w:val="000000" w:themeColor="text1"/>
              <w:sz w:val="22"/>
            </w:rPr>
          </w:rPrChange>
        </w:rPr>
        <w:t>The validation dataset encompasses</w:t>
      </w:r>
      <w:r w:rsidR="006C0519" w:rsidRPr="003F084D">
        <w:rPr>
          <w:rFonts w:ascii="Times New Roman" w:hAnsi="Times New Roman" w:cs="Times New Roman"/>
          <w:color w:val="000000" w:themeColor="text1"/>
          <w:sz w:val="22"/>
          <w:rPrChange w:id="453" w:author="Yuting Wang" w:date="2026-02-11T11:33:00Z" w16du:dateUtc="2026-02-11T03:33:00Z">
            <w:rPr>
              <w:rFonts w:ascii="Arial" w:hAnsi="Arial" w:cs="Arial"/>
              <w:color w:val="000000" w:themeColor="text1"/>
              <w:sz w:val="22"/>
            </w:rPr>
          </w:rPrChange>
        </w:rPr>
        <w:t xml:space="preserve"> 14 HLA-A alleles, 24 HLA-B alleles, and 6 HLA-C alleles</w:t>
      </w:r>
      <w:r w:rsidRPr="003F084D">
        <w:rPr>
          <w:rFonts w:ascii="Times New Roman" w:hAnsi="Times New Roman" w:cs="Times New Roman"/>
          <w:color w:val="000000" w:themeColor="text1"/>
          <w:sz w:val="22"/>
          <w:rPrChange w:id="454" w:author="Yuting Wang" w:date="2026-02-11T11:33:00Z" w16du:dateUtc="2026-02-11T03:33:00Z">
            <w:rPr>
              <w:rFonts w:ascii="Arial" w:hAnsi="Arial" w:cs="Arial"/>
              <w:color w:val="000000" w:themeColor="text1"/>
              <w:sz w:val="22"/>
            </w:rPr>
          </w:rPrChange>
        </w:rPr>
        <w:t xml:space="preserve">, associated with a total of </w:t>
      </w:r>
      <w:ins w:id="455" w:author="Yuting Wang" w:date="2026-03-24T17:21:00Z" w16du:dateUtc="2026-03-24T09:21:00Z">
        <w:r w:rsidR="00F259C0" w:rsidRPr="00F259C0">
          <w:rPr>
            <w:rFonts w:ascii="Times New Roman" w:hAnsi="Times New Roman" w:cs="Times New Roman" w:hint="eastAsia"/>
            <w:color w:val="000000" w:themeColor="text1"/>
            <w:sz w:val="22"/>
          </w:rPr>
          <w:t>146,392</w:t>
        </w:r>
        <w:r w:rsidR="00F259C0">
          <w:rPr>
            <w:rFonts w:ascii="Times New Roman" w:hAnsi="Times New Roman" w:cs="Times New Roman" w:hint="eastAsia"/>
            <w:color w:val="000000" w:themeColor="text1"/>
            <w:sz w:val="22"/>
          </w:rPr>
          <w:t xml:space="preserve"> positive</w:t>
        </w:r>
      </w:ins>
      <w:del w:id="456" w:author="Yuting Wang" w:date="2026-03-24T17:21:00Z" w16du:dateUtc="2026-03-24T09:21:00Z">
        <w:r w:rsidRPr="003F084D" w:rsidDel="00F259C0">
          <w:rPr>
            <w:rFonts w:ascii="Times New Roman" w:hAnsi="Times New Roman" w:cs="Times New Roman"/>
            <w:color w:val="000000" w:themeColor="text1"/>
            <w:sz w:val="22"/>
            <w:rPrChange w:id="457" w:author="Yuting Wang" w:date="2026-02-11T11:33:00Z" w16du:dateUtc="2026-02-11T03:33:00Z">
              <w:rPr>
                <w:rFonts w:ascii="Arial" w:hAnsi="Arial" w:cs="Arial"/>
                <w:color w:val="000000" w:themeColor="text1"/>
                <w:sz w:val="22"/>
              </w:rPr>
            </w:rPrChange>
          </w:rPr>
          <w:delText>292,784</w:delText>
        </w:r>
      </w:del>
      <w:r w:rsidRPr="003F084D">
        <w:rPr>
          <w:rFonts w:ascii="Times New Roman" w:hAnsi="Times New Roman" w:cs="Times New Roman"/>
          <w:color w:val="000000" w:themeColor="text1"/>
          <w:sz w:val="22"/>
          <w:rPrChange w:id="458" w:author="Yuting Wang" w:date="2026-02-11T11:33:00Z" w16du:dateUtc="2026-02-11T03:33:00Z">
            <w:rPr>
              <w:rFonts w:ascii="Arial" w:hAnsi="Arial" w:cs="Arial"/>
              <w:color w:val="000000" w:themeColor="text1"/>
              <w:sz w:val="22"/>
            </w:rPr>
          </w:rPrChange>
        </w:rPr>
        <w:t xml:space="preserve"> peptides of four different lengths (8-mers to 11-mers)</w:t>
      </w:r>
      <w:ins w:id="459" w:author="Yuting Wang" w:date="2026-03-24T17:34:00Z" w16du:dateUtc="2026-03-24T09:34:00Z">
        <w:r w:rsidR="005C0880">
          <w:rPr>
            <w:rFonts w:ascii="Times New Roman" w:hAnsi="Times New Roman" w:cs="Times New Roman" w:hint="eastAsia"/>
            <w:color w:val="000000" w:themeColor="text1"/>
            <w:sz w:val="22"/>
          </w:rPr>
          <w:t>.</w:t>
        </w:r>
      </w:ins>
      <w:ins w:id="460" w:author="Yuting Wang" w:date="2026-03-24T17:22:00Z" w16du:dateUtc="2026-03-24T09:22:00Z">
        <w:r w:rsidR="00F259C0">
          <w:rPr>
            <w:rFonts w:ascii="Times New Roman" w:hAnsi="Times New Roman" w:cs="Times New Roman" w:hint="eastAsia"/>
            <w:color w:val="000000" w:themeColor="text1"/>
            <w:sz w:val="22"/>
          </w:rPr>
          <w:t xml:space="preserve"> </w:t>
        </w:r>
      </w:ins>
      <w:ins w:id="461" w:author="嘏 吴" w:date="2026-03-30T00:35:00Z">
        <w:r w:rsidR="00D941E1" w:rsidRPr="00D941E1">
          <w:rPr>
            <w:rFonts w:ascii="Times New Roman" w:hAnsi="Times New Roman" w:cs="Times New Roman"/>
            <w:color w:val="000000" w:themeColor="text1"/>
            <w:sz w:val="22"/>
          </w:rPr>
          <w:t>Among these, 9-mer peptides predominate, while HLA-C alleles remain relatively underrepresented, reflecting the inherent scarcity of high-quality binding data for this locus (</w:t>
        </w:r>
        <w:r w:rsidR="00D941E1" w:rsidRPr="00D941E1">
          <w:rPr>
            <w:rFonts w:ascii="Times New Roman" w:hAnsi="Times New Roman" w:cs="Times New Roman"/>
            <w:b/>
            <w:bCs/>
            <w:color w:val="000000" w:themeColor="text1"/>
            <w:sz w:val="22"/>
          </w:rPr>
          <w:t>Figure 2A, Supplementary Table S3</w:t>
        </w:r>
        <w:r w:rsidR="00D941E1" w:rsidRPr="00D941E1">
          <w:rPr>
            <w:rFonts w:ascii="Times New Roman" w:hAnsi="Times New Roman" w:cs="Times New Roman"/>
            <w:color w:val="000000" w:themeColor="text1"/>
            <w:sz w:val="22"/>
          </w:rPr>
          <w:t xml:space="preserve">). </w:t>
        </w:r>
      </w:ins>
      <w:ins w:id="462" w:author="Yuting Wang" w:date="2026-03-24T17:34:00Z">
        <w:del w:id="463" w:author="嘏 吴" w:date="2026-03-30T00:36:00Z" w16du:dateUtc="2026-03-29T16:36:00Z">
          <w:r w:rsidR="005C0880" w:rsidRPr="005C0880" w:rsidDel="00D941E1">
            <w:rPr>
              <w:rFonts w:ascii="Times New Roman" w:hAnsi="Times New Roman" w:cs="Times New Roman"/>
              <w:color w:val="000000" w:themeColor="text1"/>
              <w:sz w:val="22"/>
            </w:rPr>
            <w:delText>In addition, datasets with different negative-to-positive ratios (1:1, 1:4, 1:9, and 1:99) were constructed to evaluate predictor performance under varying class imbalance conditions</w:delText>
          </w:r>
        </w:del>
      </w:ins>
      <w:del w:id="464" w:author="嘏 吴" w:date="2026-03-30T00:36:00Z" w16du:dateUtc="2026-03-29T16:36:00Z">
        <w:r w:rsidRPr="003F084D" w:rsidDel="00D941E1">
          <w:rPr>
            <w:rFonts w:ascii="Times New Roman" w:hAnsi="Times New Roman" w:cs="Times New Roman"/>
            <w:color w:val="000000" w:themeColor="text1"/>
            <w:sz w:val="22"/>
            <w:rPrChange w:id="465" w:author="Yuting Wang" w:date="2026-02-11T11:33:00Z" w16du:dateUtc="2026-02-11T03:33:00Z">
              <w:rPr>
                <w:rFonts w:ascii="Arial" w:hAnsi="Arial" w:cs="Arial"/>
                <w:color w:val="000000" w:themeColor="text1"/>
                <w:sz w:val="22"/>
              </w:rPr>
            </w:rPrChange>
          </w:rPr>
          <w:delText>.</w:delText>
        </w:r>
      </w:del>
      <w:ins w:id="466" w:author="Yuting Wang" w:date="2026-03-06T15:20:00Z" w16du:dateUtc="2026-03-06T07:20:00Z">
        <w:del w:id="467" w:author="嘏 吴" w:date="2026-03-30T00:36:00Z" w16du:dateUtc="2026-03-29T16:36:00Z">
          <w:r w:rsidR="0000444C" w:rsidDel="00D941E1">
            <w:rPr>
              <w:rFonts w:ascii="Times New Roman" w:hAnsi="Times New Roman" w:cs="Times New Roman" w:hint="eastAsia"/>
              <w:color w:val="000000" w:themeColor="text1"/>
              <w:sz w:val="22"/>
            </w:rPr>
            <w:delText xml:space="preserve"> </w:delText>
          </w:r>
        </w:del>
      </w:ins>
      <w:del w:id="468" w:author="嘏 吴" w:date="2026-03-30T00:36:00Z" w16du:dateUtc="2026-03-29T16:36:00Z">
        <w:r w:rsidRPr="003F084D" w:rsidDel="00D941E1">
          <w:rPr>
            <w:rFonts w:ascii="Times New Roman" w:hAnsi="Times New Roman" w:cs="Times New Roman"/>
            <w:color w:val="000000" w:themeColor="text1"/>
            <w:sz w:val="22"/>
            <w:rPrChange w:id="469" w:author="Yuting Wang" w:date="2026-02-11T11:33:00Z" w16du:dateUtc="2026-02-11T03:33:00Z">
              <w:rPr>
                <w:rFonts w:ascii="Arial" w:hAnsi="Arial" w:cs="Arial"/>
                <w:color w:val="000000" w:themeColor="text1"/>
                <w:sz w:val="22"/>
              </w:rPr>
            </w:rPrChange>
          </w:rPr>
          <w:delText xml:space="preserve">Among </w:delText>
        </w:r>
      </w:del>
      <w:ins w:id="470" w:author="Yuting Wang" w:date="2026-03-06T15:20:00Z">
        <w:del w:id="471" w:author="嘏 吴" w:date="2026-03-30T00:36:00Z" w16du:dateUtc="2026-03-29T16:36:00Z">
          <w:r w:rsidR="0000444C" w:rsidRPr="0000444C" w:rsidDel="00D941E1">
            <w:rPr>
              <w:rFonts w:ascii="Times New Roman" w:hAnsi="Times New Roman" w:cs="Times New Roman" w:hint="eastAsia"/>
              <w:color w:val="000000" w:themeColor="text1"/>
              <w:sz w:val="22"/>
            </w:rPr>
            <w:delText>these peptides</w:delText>
          </w:r>
        </w:del>
      </w:ins>
      <w:del w:id="472" w:author="嘏 吴" w:date="2026-03-30T00:36:00Z" w16du:dateUtc="2026-03-29T16:36:00Z">
        <w:r w:rsidRPr="003F084D" w:rsidDel="00D941E1">
          <w:rPr>
            <w:rFonts w:ascii="Times New Roman" w:hAnsi="Times New Roman" w:cs="Times New Roman"/>
            <w:color w:val="000000" w:themeColor="text1"/>
            <w:sz w:val="22"/>
            <w:rPrChange w:id="473" w:author="Yuting Wang" w:date="2026-02-11T11:33:00Z" w16du:dateUtc="2026-02-11T03:33:00Z">
              <w:rPr>
                <w:rFonts w:ascii="Arial" w:hAnsi="Arial" w:cs="Arial"/>
                <w:color w:val="000000" w:themeColor="text1"/>
                <w:sz w:val="22"/>
              </w:rPr>
            </w:rPrChange>
          </w:rPr>
          <w:delText xml:space="preserve">, 9-mer peptides predominate, while HLA-A and HLA-B alleles account for the majority of entries, and HLA-C alleles are relatively underrepresented </w:delText>
        </w:r>
        <w:r w:rsidR="00FB4555" w:rsidRPr="003F084D" w:rsidDel="00D941E1">
          <w:rPr>
            <w:rFonts w:ascii="Times New Roman" w:hAnsi="Times New Roman" w:cs="Times New Roman"/>
            <w:color w:val="000000" w:themeColor="text1"/>
            <w:sz w:val="22"/>
            <w:rPrChange w:id="474" w:author="Yuting Wang" w:date="2026-02-11T11:33:00Z" w16du:dateUtc="2026-02-11T03:33:00Z">
              <w:rPr>
                <w:rFonts w:ascii="Arial" w:hAnsi="Arial" w:cs="Arial"/>
                <w:color w:val="000000" w:themeColor="text1"/>
                <w:sz w:val="22"/>
              </w:rPr>
            </w:rPrChange>
          </w:rPr>
          <w:delText>(</w:delText>
        </w:r>
        <w:r w:rsidR="00FB4555" w:rsidRPr="003F084D" w:rsidDel="00D941E1">
          <w:rPr>
            <w:rFonts w:ascii="Times New Roman" w:hAnsi="Times New Roman" w:cs="Times New Roman"/>
            <w:color w:val="000000" w:themeColor="text1"/>
            <w:sz w:val="22"/>
            <w:rPrChange w:id="475" w:author="Yuting Wang" w:date="2026-02-11T11:33:00Z" w16du:dateUtc="2026-02-11T03:33:00Z">
              <w:rPr>
                <w:rFonts w:ascii="Arial" w:hAnsi="Arial" w:cs="Arial"/>
                <w:b/>
                <w:bCs/>
                <w:color w:val="000000" w:themeColor="text1"/>
                <w:sz w:val="22"/>
              </w:rPr>
            </w:rPrChange>
          </w:rPr>
          <w:delText>Fig</w:delText>
        </w:r>
        <w:r w:rsidRPr="003F084D" w:rsidDel="00D941E1">
          <w:rPr>
            <w:rFonts w:ascii="Times New Roman" w:hAnsi="Times New Roman" w:cs="Times New Roman"/>
            <w:color w:val="000000" w:themeColor="text1"/>
            <w:sz w:val="22"/>
            <w:rPrChange w:id="476" w:author="Yuting Wang" w:date="2026-02-11T11:33:00Z" w16du:dateUtc="2026-02-11T03:33:00Z">
              <w:rPr>
                <w:rFonts w:ascii="Arial" w:hAnsi="Arial" w:cs="Arial"/>
                <w:b/>
                <w:bCs/>
                <w:color w:val="000000" w:themeColor="text1"/>
                <w:sz w:val="22"/>
              </w:rPr>
            </w:rPrChange>
          </w:rPr>
          <w:delText>ure</w:delText>
        </w:r>
        <w:r w:rsidR="00FB4555" w:rsidRPr="003F084D" w:rsidDel="00D941E1">
          <w:rPr>
            <w:rFonts w:ascii="Times New Roman" w:hAnsi="Times New Roman" w:cs="Times New Roman"/>
            <w:color w:val="000000" w:themeColor="text1"/>
            <w:sz w:val="22"/>
            <w:rPrChange w:id="477" w:author="Yuting Wang" w:date="2026-02-11T11:33:00Z" w16du:dateUtc="2026-02-11T03:33:00Z">
              <w:rPr>
                <w:rFonts w:ascii="Arial" w:hAnsi="Arial" w:cs="Arial"/>
                <w:b/>
                <w:bCs/>
                <w:color w:val="000000" w:themeColor="text1"/>
                <w:sz w:val="22"/>
              </w:rPr>
            </w:rPrChange>
          </w:rPr>
          <w:delText xml:space="preserve"> 2A</w:delText>
        </w:r>
        <w:r w:rsidR="00A73F28" w:rsidRPr="003F084D" w:rsidDel="00D941E1">
          <w:rPr>
            <w:rFonts w:ascii="Times New Roman" w:hAnsi="Times New Roman" w:cs="Times New Roman"/>
            <w:color w:val="000000" w:themeColor="text1"/>
            <w:sz w:val="22"/>
            <w:rPrChange w:id="478" w:author="Yuting Wang" w:date="2026-02-11T11:33:00Z" w16du:dateUtc="2026-02-11T03:33:00Z">
              <w:rPr>
                <w:rFonts w:ascii="Arial" w:hAnsi="Arial" w:cs="Arial"/>
                <w:b/>
                <w:bCs/>
                <w:color w:val="000000" w:themeColor="text1"/>
                <w:sz w:val="22"/>
              </w:rPr>
            </w:rPrChange>
          </w:rPr>
          <w:delText xml:space="preserve">, Supplementary </w:delText>
        </w:r>
        <w:r w:rsidR="00EE7BBA" w:rsidRPr="003F084D" w:rsidDel="00D941E1">
          <w:rPr>
            <w:rFonts w:ascii="Times New Roman" w:hAnsi="Times New Roman" w:cs="Times New Roman"/>
            <w:color w:val="000000" w:themeColor="text1"/>
            <w:sz w:val="22"/>
            <w:rPrChange w:id="479" w:author="Yuting Wang" w:date="2026-02-11T11:33:00Z" w16du:dateUtc="2026-02-11T03:33:00Z">
              <w:rPr>
                <w:rFonts w:ascii="Arial" w:hAnsi="Arial" w:cs="Arial"/>
                <w:b/>
                <w:bCs/>
                <w:color w:val="000000" w:themeColor="text1"/>
                <w:sz w:val="22"/>
              </w:rPr>
            </w:rPrChange>
          </w:rPr>
          <w:delText>Table</w:delText>
        </w:r>
        <w:r w:rsidR="00A73F28" w:rsidRPr="003F084D" w:rsidDel="00D941E1">
          <w:rPr>
            <w:rFonts w:ascii="Times New Roman" w:hAnsi="Times New Roman" w:cs="Times New Roman"/>
            <w:color w:val="000000" w:themeColor="text1"/>
            <w:sz w:val="22"/>
            <w:rPrChange w:id="480" w:author="Yuting Wang" w:date="2026-02-11T11:33:00Z" w16du:dateUtc="2026-02-11T03:33:00Z">
              <w:rPr>
                <w:rFonts w:ascii="Arial" w:hAnsi="Arial" w:cs="Arial"/>
                <w:b/>
                <w:bCs/>
                <w:color w:val="000000" w:themeColor="text1"/>
                <w:sz w:val="22"/>
              </w:rPr>
            </w:rPrChange>
          </w:rPr>
          <w:delText xml:space="preserve"> </w:delText>
        </w:r>
        <w:r w:rsidR="00EE7BBA" w:rsidRPr="003F084D" w:rsidDel="00D941E1">
          <w:rPr>
            <w:rFonts w:ascii="Times New Roman" w:hAnsi="Times New Roman" w:cs="Times New Roman"/>
            <w:color w:val="000000" w:themeColor="text1"/>
            <w:sz w:val="22"/>
            <w:rPrChange w:id="481" w:author="Yuting Wang" w:date="2026-02-11T11:33:00Z" w16du:dateUtc="2026-02-11T03:33:00Z">
              <w:rPr>
                <w:rFonts w:ascii="Arial" w:hAnsi="Arial" w:cs="Arial"/>
                <w:b/>
                <w:bCs/>
                <w:color w:val="000000" w:themeColor="text1"/>
                <w:sz w:val="22"/>
              </w:rPr>
            </w:rPrChange>
          </w:rPr>
          <w:delText>S2</w:delText>
        </w:r>
        <w:r w:rsidR="00FB4555" w:rsidRPr="003F084D" w:rsidDel="00D941E1">
          <w:rPr>
            <w:rFonts w:ascii="Times New Roman" w:hAnsi="Times New Roman" w:cs="Times New Roman"/>
            <w:color w:val="000000" w:themeColor="text1"/>
            <w:sz w:val="22"/>
            <w:rPrChange w:id="482" w:author="Yuting Wang" w:date="2026-02-11T11:33:00Z" w16du:dateUtc="2026-02-11T03:33:00Z">
              <w:rPr>
                <w:rFonts w:ascii="Arial" w:hAnsi="Arial" w:cs="Arial"/>
                <w:color w:val="000000" w:themeColor="text1"/>
                <w:sz w:val="22"/>
              </w:rPr>
            </w:rPrChange>
          </w:rPr>
          <w:delText xml:space="preserve">). </w:delText>
        </w:r>
      </w:del>
      <w:r w:rsidRPr="003F084D">
        <w:rPr>
          <w:rFonts w:ascii="Times New Roman" w:hAnsi="Times New Roman" w:cs="Times New Roman"/>
          <w:color w:val="000000" w:themeColor="text1"/>
          <w:sz w:val="22"/>
          <w:rPrChange w:id="483" w:author="Yuting Wang" w:date="2026-02-11T11:33:00Z" w16du:dateUtc="2026-02-11T03:33:00Z">
            <w:rPr>
              <w:rFonts w:ascii="Arial" w:hAnsi="Arial" w:cs="Arial"/>
              <w:color w:val="000000" w:themeColor="text1"/>
              <w:sz w:val="22"/>
            </w:rPr>
          </w:rPrChange>
        </w:rPr>
        <w:t xml:space="preserve">Notably, all HLA-peptide pairs present in the training datasets of the evaluated predictors were </w:t>
      </w:r>
      <w:ins w:id="484" w:author="嘏 吴" w:date="2026-03-30T00:36:00Z" w16du:dateUtc="2026-03-29T16:36:00Z">
        <w:r w:rsidR="00D941E1">
          <w:rPr>
            <w:rFonts w:ascii="Times New Roman" w:hAnsi="Times New Roman" w:cs="Times New Roman" w:hint="eastAsia"/>
            <w:color w:val="000000" w:themeColor="text1"/>
            <w:sz w:val="22"/>
          </w:rPr>
          <w:t xml:space="preserve">strictly </w:t>
        </w:r>
      </w:ins>
      <w:r w:rsidRPr="003F084D">
        <w:rPr>
          <w:rFonts w:ascii="Times New Roman" w:hAnsi="Times New Roman" w:cs="Times New Roman"/>
          <w:color w:val="000000" w:themeColor="text1"/>
          <w:sz w:val="22"/>
          <w:rPrChange w:id="485" w:author="Yuting Wang" w:date="2026-02-11T11:33:00Z" w16du:dateUtc="2026-02-11T03:33:00Z">
            <w:rPr>
              <w:rFonts w:ascii="Arial" w:hAnsi="Arial" w:cs="Arial"/>
              <w:color w:val="000000" w:themeColor="text1"/>
              <w:sz w:val="22"/>
            </w:rPr>
          </w:rPrChange>
        </w:rPr>
        <w:t>excluded from our validation set</w:t>
      </w:r>
      <w:ins w:id="486" w:author="嘏 吴" w:date="2026-03-30T00:37:00Z" w16du:dateUtc="2026-03-29T16:37:00Z">
        <w:r w:rsidR="00D941E1" w:rsidRPr="00D941E1">
          <w:t xml:space="preserve"> </w:t>
        </w:r>
      </w:ins>
      <w:ins w:id="487" w:author="嘏 吴" w:date="2026-03-30T00:37:00Z">
        <w:r w:rsidR="00D941E1" w:rsidRPr="00D941E1">
          <w:rPr>
            <w:rFonts w:ascii="Times New Roman" w:hAnsi="Times New Roman" w:cs="Times New Roman"/>
            <w:color w:val="000000" w:themeColor="text1"/>
            <w:sz w:val="22"/>
          </w:rPr>
          <w:t>to guarantee a zero-leakage validation environment</w:t>
        </w:r>
      </w:ins>
      <w:r w:rsidRPr="003F084D">
        <w:rPr>
          <w:rFonts w:ascii="Times New Roman" w:hAnsi="Times New Roman" w:cs="Times New Roman"/>
          <w:color w:val="000000" w:themeColor="text1"/>
          <w:sz w:val="22"/>
          <w:rPrChange w:id="488" w:author="Yuting Wang" w:date="2026-02-11T11:33:00Z" w16du:dateUtc="2026-02-11T03:33:00Z">
            <w:rPr>
              <w:rFonts w:ascii="Arial" w:hAnsi="Arial" w:cs="Arial"/>
              <w:color w:val="000000" w:themeColor="text1"/>
              <w:sz w:val="22"/>
            </w:rPr>
          </w:rPrChange>
        </w:rPr>
        <w:t xml:space="preserve">. </w:t>
      </w:r>
      <w:ins w:id="489" w:author="嘏 吴" w:date="2026-03-30T00:44:00Z" w16du:dateUtc="2026-03-29T16:44:00Z">
        <w:r w:rsidR="00061788" w:rsidRPr="00286E34">
          <w:rPr>
            <w:rFonts w:ascii="Times New Roman" w:hAnsi="Times New Roman" w:cs="Times New Roman"/>
            <w:color w:val="000000" w:themeColor="text1"/>
            <w:sz w:val="22"/>
          </w:rPr>
          <w:t>Performance was evaluated using eight metrics: AUROC, AUPRC, Sensitivity (Sn), Specificity (Sp), Precision, F1-score, Accuracy, and MCC</w:t>
        </w:r>
      </w:ins>
      <w:ins w:id="490" w:author="嘏 吴" w:date="2026-03-30T01:03:00Z" w16du:dateUtc="2026-03-29T17:03:00Z">
        <w:r w:rsidR="00384126">
          <w:rPr>
            <w:rFonts w:ascii="Times New Roman" w:hAnsi="Times New Roman" w:cs="Times New Roman" w:hint="eastAsia"/>
            <w:color w:val="000000" w:themeColor="text1"/>
            <w:sz w:val="22"/>
          </w:rPr>
          <w:t xml:space="preserve">. </w:t>
        </w:r>
        <w:r w:rsidR="00384126" w:rsidRPr="00384126">
          <w:rPr>
            <w:rFonts w:ascii="Times New Roman" w:hAnsi="Times New Roman" w:cs="Times New Roman" w:hint="eastAsia"/>
            <w:color w:val="000000" w:themeColor="text1"/>
            <w:sz w:val="22"/>
          </w:rPr>
          <w:t xml:space="preserve">Crucially, to ensure unbiased classification outcomes across the entire dataset, threshold-dependent metrics were calculated based on a prevalence-aware Comprehensive Score, which </w:t>
        </w:r>
        <w:r w:rsidR="00384126" w:rsidRPr="00384126">
          <w:rPr>
            <w:rFonts w:ascii="Times New Roman" w:hAnsi="Times New Roman" w:cs="Times New Roman" w:hint="eastAsia"/>
            <w:color w:val="000000" w:themeColor="text1"/>
            <w:sz w:val="22"/>
          </w:rPr>
          <w:lastRenderedPageBreak/>
          <w:t>established a globally optimal operating point for each tool (see Materials and methods)</w:t>
        </w:r>
      </w:ins>
      <w:ins w:id="491" w:author="嘏 吴" w:date="2026-03-30T00:44:00Z" w16du:dateUtc="2026-03-29T16:44:00Z">
        <w:r w:rsidR="00061788">
          <w:rPr>
            <w:rFonts w:ascii="Times New Roman" w:hAnsi="Times New Roman" w:cs="Times New Roman" w:hint="eastAsia"/>
            <w:color w:val="000000" w:themeColor="text1"/>
            <w:sz w:val="22"/>
          </w:rPr>
          <w:t xml:space="preserve">. </w:t>
        </w:r>
      </w:ins>
      <w:ins w:id="492" w:author="嘏 吴" w:date="2026-03-30T00:37:00Z">
        <w:r w:rsidR="00D941E1" w:rsidRPr="00D941E1">
          <w:rPr>
            <w:rFonts w:ascii="Times New Roman" w:hAnsi="Times New Roman" w:cs="Times New Roman"/>
            <w:color w:val="000000" w:themeColor="text1"/>
            <w:sz w:val="22"/>
          </w:rPr>
          <w:t>To quantify statistical uncertainty, 95% confidence intervals (CIs) for AUROC and AUPRC were estimated using stratified bootstrap resampling (1,000 iterations).</w:t>
        </w:r>
      </w:ins>
      <w:ins w:id="493" w:author="嘏 吴" w:date="2026-03-30T00:38:00Z" w16du:dateUtc="2026-03-29T16:38:00Z">
        <w:r w:rsidR="00D941E1" w:rsidRPr="00D941E1">
          <w:t xml:space="preserve"> </w:t>
        </w:r>
      </w:ins>
    </w:p>
    <w:p w14:paraId="01B07E8F" w14:textId="77777777" w:rsidR="00384126" w:rsidRDefault="00384126" w:rsidP="00D941E1">
      <w:pPr>
        <w:spacing w:line="360" w:lineRule="auto"/>
        <w:ind w:firstLine="420"/>
        <w:rPr>
          <w:ins w:id="494" w:author="嘏 吴" w:date="2026-03-30T01:09:00Z" w16du:dateUtc="2026-03-29T17:09:00Z"/>
          <w:rFonts w:ascii="Times New Roman" w:hAnsi="Times New Roman" w:cs="Times New Roman"/>
          <w:color w:val="000000" w:themeColor="text1"/>
          <w:sz w:val="22"/>
        </w:rPr>
      </w:pPr>
      <w:ins w:id="495" w:author="嘏 吴" w:date="2026-03-30T01:09:00Z">
        <w:r w:rsidRPr="00384126">
          <w:rPr>
            <w:rFonts w:ascii="Times New Roman" w:hAnsi="Times New Roman" w:cs="Times New Roman"/>
            <w:color w:val="000000" w:themeColor="text1"/>
            <w:sz w:val="22"/>
          </w:rPr>
          <w:t>To evaluate the pure discriminative capabilities of the models independent of binary classification thresholds, we first focused on AUROC and AUPRC across all evaluated prevalence conditions. These threshold-independent metrics revealed the absolute dominance of STMHCpan and BigMHC, which consistently surpassed other predictors (</w:t>
        </w:r>
        <w:r w:rsidRPr="00384126">
          <w:rPr>
            <w:rFonts w:ascii="Times New Roman" w:hAnsi="Times New Roman" w:cs="Times New Roman"/>
            <w:b/>
            <w:bCs/>
            <w:color w:val="000000" w:themeColor="text1"/>
            <w:sz w:val="22"/>
          </w:rPr>
          <w:t>Figure 2B, Supplementary Table S4</w:t>
        </w:r>
        <w:r w:rsidRPr="00384126">
          <w:rPr>
            <w:rFonts w:ascii="Times New Roman" w:hAnsi="Times New Roman" w:cs="Times New Roman"/>
            <w:color w:val="000000" w:themeColor="text1"/>
            <w:sz w:val="22"/>
          </w:rPr>
          <w:t>). When stratifying the tools by their underlying architecture, self-attention-enhanced DNNs (Class 3) consistently outperformed DNN/matrix hybrids (Class 1) and attention-enhanced DNNs (Class 2) across all four dataset ratios (Class 3 &gt; Class 1 &gt; Class 2), a hierarchy statistically confirmed by Wilcoxon rank-sum tests (</w:t>
        </w:r>
        <w:r w:rsidRPr="00384126">
          <w:rPr>
            <w:rFonts w:ascii="Times New Roman" w:hAnsi="Times New Roman" w:cs="Times New Roman"/>
            <w:b/>
            <w:bCs/>
            <w:color w:val="000000" w:themeColor="text1"/>
            <w:sz w:val="22"/>
          </w:rPr>
          <w:t>Figure 2C</w:t>
        </w:r>
        <w:r w:rsidRPr="00384126">
          <w:rPr>
            <w:rFonts w:ascii="Times New Roman" w:hAnsi="Times New Roman" w:cs="Times New Roman"/>
            <w:color w:val="000000" w:themeColor="text1"/>
            <w:sz w:val="22"/>
          </w:rPr>
          <w:t>). Paired bootstrap hypothesis testing (AUC) further confirmed the robust statistical superiority of STMHCpan over competing methods (</w:t>
        </w:r>
        <w:r w:rsidRPr="00384126">
          <w:rPr>
            <w:rFonts w:ascii="Times New Roman" w:hAnsi="Times New Roman" w:cs="Times New Roman"/>
            <w:b/>
            <w:bCs/>
            <w:color w:val="000000" w:themeColor="text1"/>
            <w:sz w:val="22"/>
          </w:rPr>
          <w:t>Supplementary Table S5</w:t>
        </w:r>
        <w:r w:rsidRPr="00384126">
          <w:rPr>
            <w:rFonts w:ascii="Times New Roman" w:hAnsi="Times New Roman" w:cs="Times New Roman"/>
            <w:color w:val="000000" w:themeColor="text1"/>
            <w:sz w:val="22"/>
          </w:rPr>
          <w:t>).</w:t>
        </w:r>
      </w:ins>
    </w:p>
    <w:p w14:paraId="6E990C3F" w14:textId="22945EC9" w:rsidR="00384126" w:rsidRDefault="00384126" w:rsidP="00D941E1">
      <w:pPr>
        <w:spacing w:line="360" w:lineRule="auto"/>
        <w:ind w:firstLine="420"/>
        <w:rPr>
          <w:ins w:id="496" w:author="嘏 吴" w:date="2026-03-30T01:10:00Z" w16du:dateUtc="2026-03-29T17:10:00Z"/>
          <w:rFonts w:ascii="Times New Roman" w:hAnsi="Times New Roman" w:cs="Times New Roman"/>
          <w:color w:val="000000" w:themeColor="text1"/>
          <w:sz w:val="22"/>
        </w:rPr>
      </w:pPr>
      <w:ins w:id="497" w:author="嘏 吴" w:date="2026-03-30T01:10:00Z">
        <w:r w:rsidRPr="00384126">
          <w:rPr>
            <w:rFonts w:ascii="Times New Roman" w:hAnsi="Times New Roman" w:cs="Times New Roman"/>
            <w:color w:val="000000" w:themeColor="text1"/>
            <w:sz w:val="22"/>
          </w:rPr>
          <w:t>To systematically assess robustness under physiologically realistic class distributions, we analyzed performance trajectories across the 1:1, 1:4, 1:9, and 1:99 positive-to-negative ratios. As expected, AUPRC decreased rapidly with increasing class imbalance. However, AUROC remained remarkably stable, and the overarching performance rankings showed high resilience (</w:t>
        </w:r>
        <w:r w:rsidRPr="00384126">
          <w:rPr>
            <w:rFonts w:ascii="Times New Roman" w:hAnsi="Times New Roman" w:cs="Times New Roman"/>
            <w:b/>
            <w:bCs/>
            <w:color w:val="000000" w:themeColor="text1"/>
            <w:sz w:val="22"/>
          </w:rPr>
          <w:t>Figure 2B, Supplementary Table S6</w:t>
        </w:r>
        <w:r w:rsidRPr="00384126">
          <w:rPr>
            <w:rFonts w:ascii="Times New Roman" w:hAnsi="Times New Roman" w:cs="Times New Roman"/>
            <w:color w:val="000000" w:themeColor="text1"/>
            <w:sz w:val="22"/>
          </w:rPr>
          <w:t>). While the dominant positions of STMHCpan and BigMHC were unshaken, minor ranking fluctuations occurred in the subsequent tiers. For instance, CapsNet-MHC_AN dropped slightly by one to two positions under extreme imbalance, whereas MHCflurry2.0_PS demonstrated steady improvements at the 1:4 and 1:9 ratios. Most interestingly, while MixMHCpred3.0 exhibited average performance across the 1:1 to 1:9 ratios, it demonstrated exceptional resilience, surging to the third position overall under the extreme 1:99 scenario (</w:t>
        </w:r>
        <w:r w:rsidRPr="00384126">
          <w:rPr>
            <w:rFonts w:ascii="Times New Roman" w:hAnsi="Times New Roman" w:cs="Times New Roman"/>
            <w:b/>
            <w:bCs/>
            <w:color w:val="000000" w:themeColor="text1"/>
            <w:sz w:val="22"/>
          </w:rPr>
          <w:t>Supplementary Tables S9 and S10</w:t>
        </w:r>
        <w:r w:rsidRPr="00384126">
          <w:rPr>
            <w:rFonts w:ascii="Times New Roman" w:hAnsi="Times New Roman" w:cs="Times New Roman"/>
            <w:color w:val="000000" w:themeColor="text1"/>
            <w:sz w:val="22"/>
          </w:rPr>
          <w:t>). Lower-performing tools, conversely, remained stably at the bottom across all tested conditions.</w:t>
        </w:r>
      </w:ins>
    </w:p>
    <w:p w14:paraId="4E6B992C" w14:textId="061286BA" w:rsidR="00384126" w:rsidRDefault="00520C6E" w:rsidP="00D941E1">
      <w:pPr>
        <w:spacing w:line="360" w:lineRule="auto"/>
        <w:ind w:firstLine="420"/>
        <w:rPr>
          <w:ins w:id="498" w:author="嘏 吴" w:date="2026-03-30T01:18:00Z" w16du:dateUtc="2026-03-29T17:18:00Z"/>
          <w:rFonts w:ascii="Times New Roman" w:hAnsi="Times New Roman" w:cs="Times New Roman"/>
          <w:color w:val="000000" w:themeColor="text1"/>
          <w:sz w:val="22"/>
        </w:rPr>
      </w:pPr>
      <w:ins w:id="499" w:author="嘏 吴" w:date="2026-03-30T01:13:00Z">
        <w:r w:rsidRPr="00520C6E">
          <w:rPr>
            <w:rFonts w:ascii="Times New Roman" w:hAnsi="Times New Roman" w:cs="Times New Roman"/>
            <w:color w:val="000000" w:themeColor="text1"/>
            <w:sz w:val="22"/>
          </w:rPr>
          <w:t xml:space="preserve">Beyond architectural differences, our threshold-independent evaluation highlighted the profound impact of training data quality and volume. </w:t>
        </w:r>
      </w:ins>
      <w:ins w:id="500" w:author="嘏 吴" w:date="2026-03-30T01:15:00Z" w16du:dateUtc="2026-03-29T17:15:00Z">
        <w:r w:rsidRPr="00AA3EBD">
          <w:rPr>
            <w:rFonts w:ascii="Times New Roman" w:hAnsi="Times New Roman" w:cs="Times New Roman"/>
            <w:color w:val="000000" w:themeColor="text1"/>
            <w:sz w:val="22"/>
          </w:rPr>
          <w:t xml:space="preserve">Consistent with prior reports by the tool developers </w:t>
        </w:r>
        <w:r w:rsidRPr="00AA3EBD">
          <w:rPr>
            <w:rFonts w:ascii="Times New Roman" w:hAnsi="Times New Roman" w:cs="Times New Roman"/>
            <w:color w:val="000000" w:themeColor="text1"/>
            <w:sz w:val="22"/>
          </w:rPr>
          <w:fldChar w:fldCharType="begin">
            <w:fldData xml:space="preserve">PEVuZE5vdGU+PENpdGU+PEF1dGhvcj5SZXluaXNzb248L0F1dGhvcj48WWVhcj4yMDIwPC9ZZWFy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</w:fldData>
          </w:fldChar>
        </w:r>
        <w:r w:rsidRPr="00AA3EBD">
          <w:rPr>
            <w:rFonts w:ascii="Times New Roman" w:hAnsi="Times New Roman" w:cs="Times New Roman"/>
            <w:color w:val="000000" w:themeColor="text1"/>
            <w:sz w:val="22"/>
          </w:rPr>
          <w:instrText xml:space="preserve"> ADDIN EN.CITE </w:instrText>
        </w:r>
        <w:r w:rsidRPr="00AA3EBD">
          <w:rPr>
            <w:rFonts w:ascii="Times New Roman" w:hAnsi="Times New Roman" w:cs="Times New Roman"/>
            <w:color w:val="000000" w:themeColor="text1"/>
            <w:sz w:val="22"/>
          </w:rPr>
          <w:fldChar w:fldCharType="begin">
            <w:fldData xml:space="preserve">PEVuZE5vdGU+PENpdGU+PEF1dGhvcj5SZXluaXNzb248L0F1dGhvcj48WWVhcj4yMDIwPC9ZZWFy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</w:fldData>
          </w:fldChar>
        </w:r>
        <w:r w:rsidRPr="00AA3EBD">
          <w:rPr>
            <w:rFonts w:ascii="Times New Roman" w:hAnsi="Times New Roman" w:cs="Times New Roman"/>
            <w:color w:val="000000" w:themeColor="text1"/>
            <w:sz w:val="22"/>
          </w:rPr>
          <w:instrText xml:space="preserve"> ADDIN EN.CITE.DATA </w:instrText>
        </w:r>
        <w:r w:rsidRPr="00AA3EBD">
          <w:rPr>
            <w:rFonts w:ascii="Times New Roman" w:hAnsi="Times New Roman" w:cs="Times New Roman"/>
            <w:color w:val="000000" w:themeColor="text1"/>
            <w:sz w:val="22"/>
          </w:rPr>
        </w:r>
        <w:r w:rsidRPr="00AA3EBD">
          <w:rPr>
            <w:rFonts w:ascii="Times New Roman" w:hAnsi="Times New Roman" w:cs="Times New Roman"/>
            <w:color w:val="000000" w:themeColor="text1"/>
            <w:sz w:val="22"/>
          </w:rPr>
          <w:fldChar w:fldCharType="end"/>
        </w:r>
        <w:r w:rsidRPr="00AA3EBD">
          <w:rPr>
            <w:rFonts w:ascii="Times New Roman" w:hAnsi="Times New Roman" w:cs="Times New Roman"/>
            <w:color w:val="000000" w:themeColor="text1"/>
            <w:sz w:val="22"/>
          </w:rPr>
        </w:r>
        <w:r w:rsidRPr="00AA3EBD">
          <w:rPr>
            <w:rFonts w:ascii="Times New Roman" w:hAnsi="Times New Roman" w:cs="Times New Roman"/>
            <w:color w:val="000000" w:themeColor="text1"/>
            <w:sz w:val="22"/>
          </w:rPr>
          <w:fldChar w:fldCharType="separate"/>
        </w:r>
        <w:r w:rsidRPr="00AA3EBD">
          <w:rPr>
            <w:rFonts w:ascii="Times New Roman" w:hAnsi="Times New Roman" w:cs="Times New Roman"/>
            <w:noProof/>
            <w:color w:val="000000" w:themeColor="text1"/>
            <w:sz w:val="22"/>
          </w:rPr>
          <w:t>[12, 14]</w:t>
        </w:r>
        <w:r w:rsidRPr="00AA3EBD">
          <w:rPr>
            <w:rFonts w:ascii="Times New Roman" w:hAnsi="Times New Roman" w:cs="Times New Roman"/>
            <w:color w:val="000000" w:themeColor="text1"/>
            <w:sz w:val="22"/>
          </w:rPr>
          <w:fldChar w:fldCharType="end"/>
        </w:r>
      </w:ins>
      <w:ins w:id="501" w:author="嘏 吴" w:date="2026-03-30T01:13:00Z">
        <w:r w:rsidRPr="00520C6E">
          <w:rPr>
            <w:rFonts w:ascii="Times New Roman" w:hAnsi="Times New Roman" w:cs="Times New Roman"/>
            <w:color w:val="000000" w:themeColor="text1"/>
            <w:sz w:val="22"/>
          </w:rPr>
          <w:t>, models trained on eluted ligand (EL) data natively outperformed those relying on binding affinity (BA) data; specifically, MHCflurry2.0_PS outperformed MHCflurry2.0_BA, and NetMHCpan4.1_EL showed superior results over NetMHCpan4.1_BA (</w:t>
        </w:r>
        <w:r w:rsidRPr="00520C6E">
          <w:rPr>
            <w:rFonts w:ascii="Times New Roman" w:hAnsi="Times New Roman" w:cs="Times New Roman"/>
            <w:b/>
            <w:bCs/>
            <w:color w:val="000000" w:themeColor="text1"/>
            <w:sz w:val="22"/>
          </w:rPr>
          <w:t>Figure 2B</w:t>
        </w:r>
      </w:ins>
      <w:ins w:id="502" w:author="嘏 吴" w:date="2026-03-30T01:15:00Z" w16du:dateUtc="2026-03-29T17:15:00Z">
        <w:r>
          <w:rPr>
            <w:rFonts w:ascii="Times New Roman" w:hAnsi="Times New Roman" w:cs="Times New Roman" w:hint="eastAsia"/>
            <w:b/>
            <w:bCs/>
            <w:color w:val="000000" w:themeColor="text1"/>
            <w:sz w:val="22"/>
          </w:rPr>
          <w:t>, D</w:t>
        </w:r>
      </w:ins>
      <w:ins w:id="503" w:author="嘏 吴" w:date="2026-03-30T01:13:00Z">
        <w:r w:rsidRPr="00520C6E">
          <w:rPr>
            <w:rFonts w:ascii="Times New Roman" w:hAnsi="Times New Roman" w:cs="Times New Roman"/>
            <w:color w:val="000000" w:themeColor="text1"/>
            <w:sz w:val="22"/>
          </w:rPr>
          <w:t xml:space="preserve">). </w:t>
        </w:r>
      </w:ins>
      <w:moveToRangeStart w:id="504" w:author="嘏 吴" w:date="2026-03-30T01:16:00Z" w:name="move225725816"/>
      <w:moveTo w:id="505" w:author="嘏 吴" w:date="2026-03-30T01:16:00Z" w16du:dateUtc="2026-03-29T17:16:00Z">
        <w:r w:rsidRPr="00DB5205">
          <w:rPr>
            <w:rFonts w:ascii="Times New Roman" w:hAnsi="Times New Roman" w:cs="Times New Roman"/>
            <w:color w:val="000000" w:themeColor="text1"/>
            <w:sz w:val="22"/>
          </w:rPr>
          <w:t xml:space="preserve">Notably, several attention-enhanced DNN-based tools underperformed in our evaluation, despite claims of superior performance in their original publications </w:t>
        </w:r>
        <w:r w:rsidRPr="00DB5205">
          <w:rPr>
            <w:rFonts w:ascii="Times New Roman" w:hAnsi="Times New Roman" w:cs="Times New Roman"/>
            <w:color w:val="000000" w:themeColor="text1"/>
            <w:sz w:val="22"/>
          </w:rPr>
          <w:fldChar w:fldCharType="begin">
            <w:fldData xml:space="preserve">PEVuZE5vdGU+PENpdGU+PEF1dGhvcj5KaW48L0F1dGhvcj48WWVhcj4yMDIxPC9ZZWFyPjxSZWNO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</w:fldData>
          </w:fldChar>
        </w:r>
        <w:r w:rsidRPr="00DB5205">
          <w:rPr>
            <w:rFonts w:ascii="Times New Roman" w:hAnsi="Times New Roman" w:cs="Times New Roman"/>
            <w:color w:val="000000" w:themeColor="text1"/>
            <w:sz w:val="22"/>
          </w:rPr>
          <w:instrText xml:space="preserve"> ADDIN EN.CITE </w:instrText>
        </w:r>
        <w:r w:rsidRPr="00DB5205">
          <w:rPr>
            <w:rFonts w:ascii="Times New Roman" w:hAnsi="Times New Roman" w:cs="Times New Roman"/>
            <w:color w:val="000000" w:themeColor="text1"/>
            <w:sz w:val="22"/>
          </w:rPr>
          <w:fldChar w:fldCharType="begin">
            <w:fldData xml:space="preserve">PEVuZE5vdGU+PENpdGU+PEF1dGhvcj5KaW48L0F1dGhvcj48WWVhcj4yMDIxPC9ZZWFyPjxSZWNO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</w:fldData>
          </w:fldChar>
        </w:r>
        <w:r w:rsidRPr="00DB5205">
          <w:rPr>
            <w:rFonts w:ascii="Times New Roman" w:hAnsi="Times New Roman" w:cs="Times New Roman"/>
            <w:color w:val="000000" w:themeColor="text1"/>
            <w:sz w:val="22"/>
          </w:rPr>
          <w:instrText xml:space="preserve"> ADDIN EN.CITE.DATA </w:instrText>
        </w:r>
      </w:moveTo>
      <w:ins w:id="506" w:author="嘏 吴" w:date="2026-03-30T01:16:00Z" w16du:dateUtc="2026-03-29T17:16:00Z">
        <w:r w:rsidRPr="00DB5205">
          <w:rPr>
            <w:rFonts w:ascii="Times New Roman" w:hAnsi="Times New Roman" w:cs="Times New Roman"/>
            <w:color w:val="000000" w:themeColor="text1"/>
            <w:sz w:val="22"/>
          </w:rPr>
        </w:r>
      </w:ins>
      <w:moveTo w:id="507" w:author="嘏 吴" w:date="2026-03-30T01:16:00Z" w16du:dateUtc="2026-03-29T17:16:00Z">
        <w:r w:rsidRPr="00DB5205">
          <w:rPr>
            <w:rFonts w:ascii="Times New Roman" w:hAnsi="Times New Roman" w:cs="Times New Roman"/>
            <w:color w:val="000000" w:themeColor="text1"/>
            <w:sz w:val="22"/>
          </w:rPr>
          <w:fldChar w:fldCharType="end"/>
        </w:r>
      </w:moveTo>
      <w:ins w:id="508" w:author="嘏 吴" w:date="2026-03-30T01:16:00Z" w16du:dateUtc="2026-03-29T17:16:00Z">
        <w:r w:rsidRPr="00DB5205">
          <w:rPr>
            <w:rFonts w:ascii="Times New Roman" w:hAnsi="Times New Roman" w:cs="Times New Roman"/>
            <w:color w:val="000000" w:themeColor="text1"/>
            <w:sz w:val="22"/>
          </w:rPr>
        </w:r>
      </w:ins>
      <w:moveTo w:id="509" w:author="嘏 吴" w:date="2026-03-30T01:16:00Z" w16du:dateUtc="2026-03-29T17:16:00Z">
        <w:r w:rsidRPr="00DB5205">
          <w:rPr>
            <w:rFonts w:ascii="Times New Roman" w:hAnsi="Times New Roman" w:cs="Times New Roman"/>
            <w:color w:val="000000" w:themeColor="text1"/>
            <w:sz w:val="22"/>
          </w:rPr>
          <w:fldChar w:fldCharType="separate"/>
        </w:r>
        <w:r w:rsidRPr="00DB5205">
          <w:rPr>
            <w:rFonts w:ascii="Times New Roman" w:hAnsi="Times New Roman" w:cs="Times New Roman"/>
            <w:noProof/>
            <w:color w:val="000000" w:themeColor="text1"/>
            <w:sz w:val="22"/>
          </w:rPr>
          <w:t>[18-20]</w:t>
        </w:r>
        <w:r w:rsidRPr="00DB5205">
          <w:rPr>
            <w:rFonts w:ascii="Times New Roman" w:hAnsi="Times New Roman" w:cs="Times New Roman"/>
            <w:color w:val="000000" w:themeColor="text1"/>
            <w:sz w:val="22"/>
          </w:rPr>
          <w:fldChar w:fldCharType="end"/>
        </w:r>
        <w:r w:rsidRPr="00DB5205">
          <w:rPr>
            <w:rFonts w:ascii="Times New Roman" w:hAnsi="Times New Roman" w:cs="Times New Roman"/>
            <w:color w:val="000000" w:themeColor="text1"/>
            <w:sz w:val="22"/>
          </w:rPr>
          <w:t>.</w:t>
        </w:r>
      </w:moveTo>
      <w:moveToRangeEnd w:id="504"/>
      <w:ins w:id="510" w:author="嘏 吴" w:date="2026-03-30T01:13:00Z">
        <w:r w:rsidRPr="00520C6E">
          <w:rPr>
            <w:rFonts w:ascii="Times New Roman" w:hAnsi="Times New Roman" w:cs="Times New Roman"/>
            <w:color w:val="000000" w:themeColor="text1"/>
            <w:sz w:val="22"/>
          </w:rPr>
          <w:t xml:space="preserve"> For example, DeepNetBim yielded AUROC and AUPRC values around </w:t>
        </w:r>
        <w:r w:rsidRPr="00520C6E">
          <w:rPr>
            <w:rFonts w:ascii="Times New Roman" w:hAnsi="Times New Roman" w:cs="Times New Roman"/>
            <w:color w:val="000000" w:themeColor="text1"/>
            <w:sz w:val="22"/>
          </w:rPr>
          <w:lastRenderedPageBreak/>
          <w:t>0.65, which were insufficient for competitive analysis. This underperformance is likely attributed to incomplete or outdated training datasets, which severely hinder the effectiveness of advanced attention mechanisms. This limitation is starkly exemplified by the performance discrepancy between CapsNet-MHC_AN, trained on the massive Anthem dataset (n = 539,020), and CapsNet-MHC_IE, which relied on the older IEDB-BD2013 dataset (n = 186,685). Despite sharing the exact same underlying architecture, CapsNet-MHC_AN consistently outperformed CapsNet-MHC_IE by substantial margins across all metrics.</w:t>
        </w:r>
      </w:ins>
    </w:p>
    <w:p w14:paraId="331BECC3" w14:textId="3EADF035" w:rsidR="00B26B8D" w:rsidRDefault="00B26B8D" w:rsidP="00D941E1">
      <w:pPr>
        <w:spacing w:line="360" w:lineRule="auto"/>
        <w:ind w:firstLine="420"/>
        <w:rPr>
          <w:ins w:id="511" w:author="嘏 吴" w:date="2026-03-30T01:26:00Z" w16du:dateUtc="2026-03-29T17:26:00Z"/>
          <w:rFonts w:ascii="Times New Roman" w:hAnsi="Times New Roman" w:cs="Times New Roman"/>
          <w:color w:val="000000" w:themeColor="text1"/>
          <w:sz w:val="22"/>
        </w:rPr>
      </w:pPr>
      <w:ins w:id="512" w:author="嘏 吴" w:date="2026-03-30T01:26:00Z">
        <w:r w:rsidRPr="00B26B8D">
          <w:rPr>
            <w:rFonts w:ascii="Times New Roman" w:hAnsi="Times New Roman" w:cs="Times New Roman"/>
            <w:color w:val="000000" w:themeColor="text1"/>
            <w:sz w:val="22"/>
          </w:rPr>
          <w:t>Having established the models' inherent discriminative capabilities, we subsequently evaluated their practical binary classification performance. Applying</w:t>
        </w:r>
      </w:ins>
      <w:ins w:id="513" w:author="嘏 吴" w:date="2026-03-30T01:27:00Z" w16du:dateUtc="2026-03-29T17:27:00Z">
        <w:r>
          <w:rPr>
            <w:rFonts w:ascii="Times New Roman" w:hAnsi="Times New Roman" w:cs="Times New Roman" w:hint="eastAsia"/>
            <w:color w:val="000000" w:themeColor="text1"/>
            <w:sz w:val="22"/>
          </w:rPr>
          <w:t xml:space="preserve"> </w:t>
        </w:r>
      </w:ins>
      <w:ins w:id="514" w:author="嘏 吴" w:date="2026-03-30T01:26:00Z">
        <w:r w:rsidRPr="00B26B8D">
          <w:rPr>
            <w:rFonts w:ascii="Times New Roman" w:hAnsi="Times New Roman" w:cs="Times New Roman"/>
            <w:color w:val="000000" w:themeColor="text1"/>
            <w:sz w:val="22"/>
          </w:rPr>
          <w:t>Comprehensive Score</w:t>
        </w:r>
      </w:ins>
      <w:ins w:id="515" w:author="嘏 吴" w:date="2026-03-30T01:27:00Z" w16du:dateUtc="2026-03-29T17:27:00Z">
        <w:r>
          <w:rPr>
            <w:rFonts w:ascii="Times New Roman" w:hAnsi="Times New Roman" w:cs="Times New Roman" w:hint="eastAsia"/>
            <w:color w:val="000000" w:themeColor="text1"/>
            <w:sz w:val="22"/>
          </w:rPr>
          <w:t xml:space="preserve">, </w:t>
        </w:r>
      </w:ins>
      <w:ins w:id="516" w:author="嘏 吴" w:date="2026-03-30T01:26:00Z">
        <w:r w:rsidRPr="00B26B8D">
          <w:rPr>
            <w:rFonts w:ascii="Times New Roman" w:hAnsi="Times New Roman" w:cs="Times New Roman"/>
            <w:color w:val="000000" w:themeColor="text1"/>
            <w:sz w:val="22"/>
          </w:rPr>
          <w:t>we systematically determined the best operational cut-offs for each tool (</w:t>
        </w:r>
        <w:r w:rsidRPr="00B26B8D">
          <w:rPr>
            <w:rFonts w:ascii="Times New Roman" w:hAnsi="Times New Roman" w:cs="Times New Roman"/>
            <w:b/>
            <w:bCs/>
            <w:color w:val="000000" w:themeColor="text1"/>
            <w:sz w:val="22"/>
          </w:rPr>
          <w:t>Supplementary Figure S3 and Supplementary Table S7</w:t>
        </w:r>
        <w:r w:rsidRPr="00B26B8D">
          <w:rPr>
            <w:rFonts w:ascii="Times New Roman" w:hAnsi="Times New Roman" w:cs="Times New Roman"/>
            <w:color w:val="000000" w:themeColor="text1"/>
            <w:sz w:val="22"/>
          </w:rPr>
          <w:t>). Evaluated under the 1:9 positive-to-negative ratio dataset—a scenario closely resembling realistic predictive tasks—the top-performing predictors ranked as follows: STMHCpan, BigMHC, MHCflurry2.0_PS, NetMHCpan4.1_EL, CapsNet-MHC_AN, MHCflurry2.0_BA, and MixMHCpred3.0 (</w:t>
        </w:r>
        <w:r w:rsidRPr="00B26B8D">
          <w:rPr>
            <w:rFonts w:ascii="Times New Roman" w:hAnsi="Times New Roman" w:cs="Times New Roman"/>
            <w:b/>
            <w:bCs/>
            <w:color w:val="000000" w:themeColor="text1"/>
            <w:sz w:val="22"/>
          </w:rPr>
          <w:t>Figure 2D</w:t>
        </w:r>
        <w:r w:rsidRPr="00B26B8D">
          <w:rPr>
            <w:rFonts w:ascii="Times New Roman" w:hAnsi="Times New Roman" w:cs="Times New Roman"/>
            <w:color w:val="000000" w:themeColor="text1"/>
            <w:sz w:val="22"/>
          </w:rPr>
          <w:t xml:space="preserve">). </w:t>
        </w:r>
      </w:ins>
      <w:ins w:id="517" w:author="嘏 吴" w:date="2026-03-30T01:28:00Z">
        <w:r w:rsidRPr="00B26B8D">
          <w:rPr>
            <w:rFonts w:ascii="Times New Roman" w:hAnsi="Times New Roman" w:cs="Times New Roman"/>
            <w:color w:val="000000" w:themeColor="text1"/>
            <w:sz w:val="22"/>
          </w:rPr>
          <w:t>Furthermore, we rigorously quantified the operational resilience of these tools. Threshold stability analyses revealed distinct 90% stability zones for each predictor, indicating how sensitive a model's overall performance is to user deviations from its optimal decision cut-off (</w:t>
        </w:r>
        <w:r w:rsidRPr="00B26B8D">
          <w:rPr>
            <w:rFonts w:ascii="Times New Roman" w:hAnsi="Times New Roman" w:cs="Times New Roman"/>
            <w:b/>
            <w:bCs/>
            <w:color w:val="000000" w:themeColor="text1"/>
            <w:sz w:val="22"/>
          </w:rPr>
          <w:t>Supplementary Figure S3 and Supplementary Table S8</w:t>
        </w:r>
        <w:r w:rsidRPr="00B26B8D">
          <w:rPr>
            <w:rFonts w:ascii="Times New Roman" w:hAnsi="Times New Roman" w:cs="Times New Roman"/>
            <w:color w:val="000000" w:themeColor="text1"/>
            <w:sz w:val="22"/>
          </w:rPr>
          <w:t>). Finally, tracking these threshold-dependent metrics across the 1:1, 1:4, 1:9, and 1:99 ratios explicitly visualized the expected performance degradation under severe imbalance, while simultaneously confirming the sustained robustness of the leading models (</w:t>
        </w:r>
        <w:r w:rsidRPr="00B26B8D">
          <w:rPr>
            <w:rFonts w:ascii="Times New Roman" w:hAnsi="Times New Roman" w:cs="Times New Roman"/>
            <w:b/>
            <w:bCs/>
            <w:color w:val="000000" w:themeColor="text1"/>
            <w:sz w:val="22"/>
          </w:rPr>
          <w:t>Supplementary Figure S4</w:t>
        </w:r>
        <w:r w:rsidRPr="00B26B8D">
          <w:rPr>
            <w:rFonts w:ascii="Times New Roman" w:hAnsi="Times New Roman" w:cs="Times New Roman"/>
            <w:color w:val="000000" w:themeColor="text1"/>
            <w:sz w:val="22"/>
          </w:rPr>
          <w:t>).</w:t>
        </w:r>
      </w:ins>
    </w:p>
    <w:p w14:paraId="77337132" w14:textId="64E15237" w:rsidR="00520C6E" w:rsidRDefault="00520C6E" w:rsidP="00D941E1">
      <w:pPr>
        <w:spacing w:line="360" w:lineRule="auto"/>
        <w:ind w:firstLine="420"/>
        <w:rPr>
          <w:ins w:id="518" w:author="嘏 吴" w:date="2026-03-30T01:10:00Z" w16du:dateUtc="2026-03-29T17:10:00Z"/>
          <w:rFonts w:ascii="Times New Roman" w:hAnsi="Times New Roman" w:cs="Times New Roman"/>
          <w:color w:val="000000" w:themeColor="text1"/>
          <w:sz w:val="22"/>
        </w:rPr>
      </w:pPr>
      <w:ins w:id="519" w:author="嘏 吴" w:date="2026-03-30T01:18:00Z">
        <w:r w:rsidRPr="00520C6E">
          <w:rPr>
            <w:rFonts w:ascii="Times New Roman" w:hAnsi="Times New Roman" w:cs="Times New Roman"/>
            <w:color w:val="000000" w:themeColor="text1"/>
            <w:sz w:val="22"/>
          </w:rPr>
          <w:t>Additionally, we conducted an exhaustive evaluation of computational efficiency. Distinct resource consumption profiles emerged under standardized CPU benchmarking (</w:t>
        </w:r>
        <w:r w:rsidRPr="00520C6E">
          <w:rPr>
            <w:rFonts w:ascii="Times New Roman" w:hAnsi="Times New Roman" w:cs="Times New Roman"/>
            <w:b/>
            <w:bCs/>
            <w:color w:val="000000" w:themeColor="text1"/>
            <w:sz w:val="22"/>
          </w:rPr>
          <w:t>Figure 2E, Supplementary Tables S11–S12</w:t>
        </w:r>
        <w:r w:rsidRPr="00520C6E">
          <w:rPr>
            <w:rFonts w:ascii="Times New Roman" w:hAnsi="Times New Roman" w:cs="Times New Roman"/>
            <w:color w:val="000000" w:themeColor="text1"/>
            <w:sz w:val="22"/>
          </w:rPr>
          <w:t>). Several tools, including DeepNetBim, DeepAttentionpan, CapsNet-MHC_AN, and CapsNet-MHC_IE, proved to be highly CPU-intensive, maximizing multi-core capacities during execution. In stark contrast, legacy tools such as NetMHCpan4.1 (BA and EL), NetMHCcons1.1, and NetMHCstabpan1.0 were exceptionally lightweight, consuming only a fraction of a single CPU core. Furthermore, dedicated GPU-based runtime benchmarks using the massive 1:99 dataset revealed that while BigMHC and STMHCpan effectively leverage GPU acceleration for high-throughput processing, BigMHC requires substantially higher GPU memory allocation compared to other supported tools (</w:t>
        </w:r>
        <w:r w:rsidRPr="00520C6E">
          <w:rPr>
            <w:rFonts w:ascii="Times New Roman" w:hAnsi="Times New Roman" w:cs="Times New Roman"/>
            <w:b/>
            <w:bCs/>
            <w:color w:val="000000" w:themeColor="text1"/>
            <w:sz w:val="22"/>
          </w:rPr>
          <w:t>Supplementary Table S13</w:t>
        </w:r>
        <w:r w:rsidRPr="00520C6E">
          <w:rPr>
            <w:rFonts w:ascii="Times New Roman" w:hAnsi="Times New Roman" w:cs="Times New Roman"/>
            <w:color w:val="000000" w:themeColor="text1"/>
            <w:sz w:val="22"/>
          </w:rPr>
          <w:t>).</w:t>
        </w:r>
      </w:ins>
    </w:p>
    <w:p w14:paraId="13400597" w14:textId="7359FC6C" w:rsidR="0035407F" w:rsidRPr="003F084D" w:rsidDel="00061788" w:rsidRDefault="0035407F">
      <w:pPr>
        <w:spacing w:line="360" w:lineRule="auto"/>
        <w:ind w:firstLine="420"/>
        <w:rPr>
          <w:del w:id="520" w:author="嘏 吴" w:date="2026-03-30T00:45:00Z" w16du:dateUtc="2026-03-29T16:45:00Z"/>
          <w:rFonts w:ascii="Times New Roman" w:hAnsi="Times New Roman" w:cs="Times New Roman"/>
          <w:color w:val="000000" w:themeColor="text1"/>
          <w:sz w:val="22"/>
          <w:rPrChange w:id="521" w:author="Yuting Wang" w:date="2026-02-11T11:33:00Z" w16du:dateUtc="2026-02-11T03:33:00Z">
            <w:rPr>
              <w:del w:id="522" w:author="嘏 吴" w:date="2026-03-30T00:45:00Z" w16du:dateUtc="2026-03-29T16:45:00Z"/>
              <w:rFonts w:ascii="Arial" w:hAnsi="Arial" w:cs="Arial"/>
              <w:color w:val="000000" w:themeColor="text1"/>
              <w:sz w:val="22"/>
            </w:rPr>
          </w:rPrChange>
        </w:rPr>
        <w:pPrChange w:id="523" w:author="嘏 吴" w:date="2026-03-30T00:38:00Z" w16du:dateUtc="2026-03-29T16:38:00Z">
          <w:pPr>
            <w:spacing w:line="360" w:lineRule="auto"/>
          </w:pPr>
        </w:pPrChange>
      </w:pPr>
      <w:del w:id="524" w:author="嘏 吴" w:date="2026-03-30T00:45:00Z" w16du:dateUtc="2026-03-29T16:45:00Z">
        <w:r w:rsidRPr="003F084D" w:rsidDel="00061788">
          <w:rPr>
            <w:rFonts w:ascii="Times New Roman" w:hAnsi="Times New Roman" w:cs="Times New Roman"/>
            <w:color w:val="000000" w:themeColor="text1"/>
            <w:sz w:val="22"/>
            <w:rPrChange w:id="525" w:author="Yuting Wang" w:date="2026-02-11T11:33:00Z" w16du:dateUtc="2026-02-11T03:33:00Z">
              <w:rPr>
                <w:rFonts w:ascii="Arial" w:hAnsi="Arial" w:cs="Arial"/>
                <w:color w:val="000000" w:themeColor="text1"/>
                <w:sz w:val="22"/>
              </w:rPr>
            </w:rPrChange>
          </w:rPr>
          <w:lastRenderedPageBreak/>
          <w:delText xml:space="preserve">Compared with previous benchmarking studies, our dataset is notably larger and encompasses a broader diversity of HLA variants. </w:delText>
        </w:r>
      </w:del>
      <w:del w:id="526" w:author="嘏 吴" w:date="2026-03-30T00:44:00Z" w16du:dateUtc="2026-03-29T16:44:00Z">
        <w:r w:rsidRPr="003F084D" w:rsidDel="00061788">
          <w:rPr>
            <w:rFonts w:ascii="Times New Roman" w:hAnsi="Times New Roman" w:cs="Times New Roman"/>
            <w:color w:val="000000" w:themeColor="text1"/>
            <w:sz w:val="22"/>
            <w:rPrChange w:id="527" w:author="Yuting Wang" w:date="2026-02-11T11:33:00Z" w16du:dateUtc="2026-02-11T03:33:00Z">
              <w:rPr>
                <w:rFonts w:ascii="Arial" w:hAnsi="Arial" w:cs="Arial"/>
                <w:color w:val="000000" w:themeColor="text1"/>
                <w:sz w:val="22"/>
              </w:rPr>
            </w:rPrChange>
          </w:rPr>
          <w:delText xml:space="preserve">Performance was evaluated using eight metrics: AUROC, AUPRC, Sensitivity (Sn), Specificity (Sp), Precision, F1-score, Accuracy, and MCC, calculated based on classification outcomes for the </w:delText>
        </w:r>
        <w:r w:rsidR="00397EB3" w:rsidRPr="003F084D" w:rsidDel="00061788">
          <w:rPr>
            <w:rFonts w:ascii="Times New Roman" w:hAnsi="Times New Roman" w:cs="Times New Roman"/>
            <w:color w:val="000000" w:themeColor="text1"/>
            <w:sz w:val="22"/>
            <w:rPrChange w:id="528" w:author="Yuting Wang" w:date="2026-02-11T11:33:00Z" w16du:dateUtc="2026-02-11T03:33:00Z">
              <w:rPr>
                <w:rFonts w:ascii="Arial" w:hAnsi="Arial" w:cs="Arial"/>
                <w:color w:val="000000" w:themeColor="text1"/>
                <w:sz w:val="22"/>
              </w:rPr>
            </w:rPrChange>
          </w:rPr>
          <w:delText>entire</w:delText>
        </w:r>
        <w:r w:rsidRPr="003F084D" w:rsidDel="00061788">
          <w:rPr>
            <w:rFonts w:ascii="Times New Roman" w:hAnsi="Times New Roman" w:cs="Times New Roman"/>
            <w:color w:val="000000" w:themeColor="text1"/>
            <w:sz w:val="22"/>
            <w:rPrChange w:id="529" w:author="Yuting Wang" w:date="2026-02-11T11:33:00Z" w16du:dateUtc="2026-02-11T03:33:00Z">
              <w:rPr>
                <w:rFonts w:ascii="Arial" w:hAnsi="Arial" w:cs="Arial"/>
                <w:color w:val="000000" w:themeColor="text1"/>
                <w:sz w:val="22"/>
              </w:rPr>
            </w:rPrChange>
          </w:rPr>
          <w:delText xml:space="preserve"> dataset</w:delText>
        </w:r>
        <w:r w:rsidR="00EE7BBA" w:rsidRPr="003F084D" w:rsidDel="00061788">
          <w:rPr>
            <w:rFonts w:ascii="Times New Roman" w:hAnsi="Times New Roman" w:cs="Times New Roman"/>
            <w:color w:val="000000" w:themeColor="text1"/>
            <w:sz w:val="22"/>
            <w:rPrChange w:id="530" w:author="Yuting Wang" w:date="2026-02-11T11:33:00Z" w16du:dateUtc="2026-02-11T03:33:00Z">
              <w:rPr>
                <w:rFonts w:ascii="Arial" w:hAnsi="Arial" w:cs="Arial"/>
                <w:color w:val="000000" w:themeColor="text1"/>
                <w:sz w:val="22"/>
              </w:rPr>
            </w:rPrChange>
          </w:rPr>
          <w:delText xml:space="preserve"> </w:delText>
        </w:r>
      </w:del>
      <w:del w:id="531" w:author="嘏 吴" w:date="2026-03-30T00:45:00Z" w16du:dateUtc="2026-03-29T16:45:00Z">
        <w:r w:rsidR="00EE7BBA" w:rsidRPr="003F084D" w:rsidDel="00061788">
          <w:rPr>
            <w:rFonts w:ascii="Times New Roman" w:hAnsi="Times New Roman" w:cs="Times New Roman"/>
            <w:color w:val="000000" w:themeColor="text1"/>
            <w:sz w:val="22"/>
            <w:rPrChange w:id="532" w:author="Yuting Wang" w:date="2026-02-11T11:33:00Z" w16du:dateUtc="2026-02-11T03:33:00Z">
              <w:rPr>
                <w:rFonts w:ascii="Arial" w:hAnsi="Arial" w:cs="Arial"/>
                <w:color w:val="000000" w:themeColor="text1"/>
                <w:sz w:val="22"/>
              </w:rPr>
            </w:rPrChange>
          </w:rPr>
          <w:delText>(</w:delText>
        </w:r>
        <w:r w:rsidR="00EE7BBA" w:rsidRPr="003F084D" w:rsidDel="00061788">
          <w:rPr>
            <w:rFonts w:ascii="Times New Roman" w:hAnsi="Times New Roman" w:cs="Times New Roman"/>
            <w:color w:val="000000" w:themeColor="text1"/>
            <w:sz w:val="22"/>
            <w:rPrChange w:id="533" w:author="Yuting Wang" w:date="2026-02-11T11:33:00Z" w16du:dateUtc="2026-02-11T03:33:00Z">
              <w:rPr>
                <w:rFonts w:ascii="Arial" w:hAnsi="Arial" w:cs="Arial"/>
                <w:b/>
                <w:bCs/>
                <w:color w:val="000000" w:themeColor="text1"/>
                <w:sz w:val="22"/>
              </w:rPr>
            </w:rPrChange>
          </w:rPr>
          <w:delText>Supplementary Table S3</w:delText>
        </w:r>
        <w:r w:rsidR="00EE7BBA" w:rsidRPr="003F084D" w:rsidDel="00061788">
          <w:rPr>
            <w:rFonts w:ascii="Times New Roman" w:hAnsi="Times New Roman" w:cs="Times New Roman"/>
            <w:color w:val="000000" w:themeColor="text1"/>
            <w:sz w:val="22"/>
            <w:rPrChange w:id="534" w:author="Yuting Wang" w:date="2026-02-11T11:33:00Z" w16du:dateUtc="2026-02-11T03:33:00Z">
              <w:rPr>
                <w:rFonts w:ascii="Arial" w:hAnsi="Arial" w:cs="Arial"/>
                <w:color w:val="000000" w:themeColor="text1"/>
                <w:sz w:val="22"/>
              </w:rPr>
            </w:rPrChange>
          </w:rPr>
          <w:delText>)</w:delText>
        </w:r>
        <w:r w:rsidRPr="003F084D" w:rsidDel="00061788">
          <w:rPr>
            <w:rFonts w:ascii="Times New Roman" w:hAnsi="Times New Roman" w:cs="Times New Roman"/>
            <w:color w:val="000000" w:themeColor="text1"/>
            <w:sz w:val="22"/>
            <w:rPrChange w:id="535" w:author="Yuting Wang" w:date="2026-02-11T11:33:00Z" w16du:dateUtc="2026-02-11T03:33:00Z">
              <w:rPr>
                <w:rFonts w:ascii="Arial" w:hAnsi="Arial" w:cs="Arial"/>
                <w:color w:val="000000" w:themeColor="text1"/>
                <w:sz w:val="22"/>
              </w:rPr>
            </w:rPrChange>
          </w:rPr>
          <w:delText>.</w:delText>
        </w:r>
      </w:del>
      <w:ins w:id="536" w:author="Yuting Wang" w:date="2026-03-10T15:27:00Z" w16du:dateUtc="2026-03-10T07:27:00Z">
        <w:del w:id="537" w:author="嘏 吴" w:date="2026-03-30T00:45:00Z" w16du:dateUtc="2026-03-29T16:45:00Z">
          <w:r w:rsidR="00FE1227" w:rsidDel="00061788">
            <w:rPr>
              <w:rFonts w:ascii="Times New Roman" w:hAnsi="Times New Roman" w:cs="Times New Roman" w:hint="eastAsia"/>
              <w:color w:val="000000" w:themeColor="text1"/>
              <w:sz w:val="22"/>
            </w:rPr>
            <w:delText xml:space="preserve"> </w:delText>
          </w:r>
        </w:del>
      </w:ins>
      <w:ins w:id="538" w:author="Yuting Wang" w:date="2026-03-10T15:39:00Z" w16du:dateUtc="2026-03-10T07:39:00Z">
        <w:del w:id="539" w:author="嘏 吴" w:date="2026-03-30T00:45:00Z" w16du:dateUtc="2026-03-29T16:45:00Z">
          <w:r w:rsidR="00C625A7" w:rsidRPr="00C625A7" w:rsidDel="00061788">
            <w:rPr>
              <w:rFonts w:ascii="Times New Roman" w:hAnsi="Times New Roman" w:cs="Times New Roman" w:hint="eastAsia"/>
              <w:color w:val="000000" w:themeColor="text1"/>
              <w:sz w:val="22"/>
            </w:rPr>
            <w:delText xml:space="preserve">To quantify statistical uncertainty, 95% confidence intervals (CIs) for AUROC and AUPRC were estimated using stratified bootstrap resampling (1,000 iterations) (Figure </w:delText>
          </w:r>
        </w:del>
      </w:ins>
      <w:ins w:id="540" w:author="Yuting Wang" w:date="2026-03-24T17:23:00Z" w16du:dateUtc="2026-03-24T09:23:00Z">
        <w:del w:id="541" w:author="嘏 吴" w:date="2026-03-30T00:45:00Z" w16du:dateUtc="2026-03-29T16:45:00Z">
          <w:r w:rsidR="00F259C0" w:rsidDel="00061788">
            <w:rPr>
              <w:rFonts w:ascii="Times New Roman" w:hAnsi="Times New Roman" w:cs="Times New Roman" w:hint="eastAsia"/>
              <w:color w:val="000000" w:themeColor="text1"/>
              <w:sz w:val="22"/>
            </w:rPr>
            <w:delText>2</w:delText>
          </w:r>
        </w:del>
      </w:ins>
      <w:ins w:id="542" w:author="Yuting Wang" w:date="2026-03-24T17:27:00Z" w16du:dateUtc="2026-03-24T09:27:00Z">
        <w:del w:id="543" w:author="嘏 吴" w:date="2026-03-30T00:45:00Z" w16du:dateUtc="2026-03-29T16:45:00Z">
          <w:r w:rsidR="00F259C0" w:rsidDel="00061788">
            <w:rPr>
              <w:rFonts w:ascii="Times New Roman" w:hAnsi="Times New Roman" w:cs="Times New Roman" w:hint="eastAsia"/>
              <w:color w:val="000000" w:themeColor="text1"/>
              <w:sz w:val="22"/>
            </w:rPr>
            <w:delText>B-C</w:delText>
          </w:r>
        </w:del>
      </w:ins>
      <w:ins w:id="544" w:author="Yuting Wang" w:date="2026-03-10T15:39:00Z" w16du:dateUtc="2026-03-10T07:39:00Z">
        <w:del w:id="545" w:author="嘏 吴" w:date="2026-03-30T00:45:00Z" w16du:dateUtc="2026-03-29T16:45:00Z">
          <w:r w:rsidR="00C625A7" w:rsidRPr="00C625A7" w:rsidDel="00061788">
            <w:rPr>
              <w:rFonts w:ascii="Times New Roman" w:hAnsi="Times New Roman" w:cs="Times New Roman" w:hint="eastAsia"/>
              <w:color w:val="000000" w:themeColor="text1"/>
              <w:sz w:val="22"/>
            </w:rPr>
            <w:delText>).</w:delText>
          </w:r>
        </w:del>
      </w:ins>
    </w:p>
    <w:p w14:paraId="57D1C20D" w14:textId="27CB5303" w:rsidR="00397EB3" w:rsidDel="00520C6E" w:rsidRDefault="0035407F" w:rsidP="00397EB3">
      <w:pPr>
        <w:spacing w:line="360" w:lineRule="auto"/>
        <w:ind w:firstLineChars="200" w:firstLine="440"/>
        <w:rPr>
          <w:ins w:id="546" w:author="Yuting Wang" w:date="2026-03-06T14:53:00Z" w16du:dateUtc="2026-03-06T06:53:00Z"/>
          <w:del w:id="547" w:author="嘏 吴" w:date="2026-03-30T01:17:00Z" w16du:dateUtc="2026-03-29T17:17:00Z"/>
          <w:rFonts w:ascii="Times New Roman" w:hAnsi="Times New Roman" w:cs="Times New Roman"/>
          <w:color w:val="000000" w:themeColor="text1"/>
          <w:sz w:val="22"/>
        </w:rPr>
      </w:pPr>
      <w:del w:id="548" w:author="嘏 吴" w:date="2026-03-30T01:17:00Z" w16du:dateUtc="2026-03-29T17:17:00Z">
        <w:r w:rsidRPr="003F084D" w:rsidDel="00520C6E">
          <w:rPr>
            <w:rFonts w:ascii="Times New Roman" w:hAnsi="Times New Roman" w:cs="Times New Roman"/>
            <w:color w:val="000000" w:themeColor="text1"/>
            <w:sz w:val="22"/>
            <w:rPrChange w:id="549" w:author="Yuting Wang" w:date="2026-02-11T11:33:00Z" w16du:dateUtc="2026-02-11T03:33:00Z">
              <w:rPr>
                <w:rFonts w:ascii="Arial" w:hAnsi="Arial" w:cs="Arial"/>
                <w:color w:val="000000" w:themeColor="text1"/>
                <w:sz w:val="22"/>
              </w:rPr>
            </w:rPrChange>
          </w:rPr>
          <w:delText>Among the evaluated tools, STMHCpan exhibited the best performance, with an AUROC of 0.961 and an AUPRC of 0.965, surpassing other predictors across all evaluation metrics.</w:delText>
        </w:r>
      </w:del>
      <w:ins w:id="550" w:author="Yuting Wang" w:date="2026-03-10T15:30:00Z" w16du:dateUtc="2026-03-10T07:30:00Z">
        <w:del w:id="551" w:author="嘏 吴" w:date="2026-03-30T01:17:00Z" w16du:dateUtc="2026-03-29T17:17:00Z">
          <w:r w:rsidR="00FE1227" w:rsidDel="00520C6E">
            <w:rPr>
              <w:rFonts w:ascii="Times New Roman" w:hAnsi="Times New Roman" w:cs="Times New Roman" w:hint="eastAsia"/>
              <w:color w:val="000000" w:themeColor="text1"/>
              <w:sz w:val="22"/>
            </w:rPr>
            <w:delText xml:space="preserve"> </w:delText>
          </w:r>
        </w:del>
      </w:ins>
      <w:ins w:id="552" w:author="Yuting Wang" w:date="2026-03-10T15:30:00Z">
        <w:del w:id="553" w:author="嘏 吴" w:date="2026-03-30T01:17:00Z" w16du:dateUtc="2026-03-29T17:17:00Z">
          <w:r w:rsidR="00FE1227" w:rsidRPr="00FE1227" w:rsidDel="00520C6E">
            <w:rPr>
              <w:rFonts w:ascii="Times New Roman" w:hAnsi="Times New Roman" w:cs="Times New Roman"/>
              <w:color w:val="000000" w:themeColor="text1"/>
              <w:sz w:val="22"/>
            </w:rPr>
            <w:delText>Paired bootstrap comparisons further confirmed that STMHCpan significantly outperformed most competing methods, with consistent positive effect sizes (ΔAUROC) across datasets (Supplementary Figure S</w:delText>
          </w:r>
        </w:del>
      </w:ins>
      <w:ins w:id="554" w:author="Yuting Wang" w:date="2026-03-10T15:30:00Z" w16du:dateUtc="2026-03-10T07:30:00Z">
        <w:del w:id="555" w:author="嘏 吴" w:date="2026-03-30T01:17:00Z" w16du:dateUtc="2026-03-29T17:17:00Z">
          <w:r w:rsidR="00FE1227" w:rsidDel="00520C6E">
            <w:rPr>
              <w:rFonts w:ascii="Times New Roman" w:hAnsi="Times New Roman" w:cs="Times New Roman" w:hint="eastAsia"/>
              <w:color w:val="000000" w:themeColor="text1"/>
              <w:sz w:val="22"/>
            </w:rPr>
            <w:delText>？</w:delText>
          </w:r>
        </w:del>
      </w:ins>
      <w:ins w:id="556" w:author="Yuting Wang" w:date="2026-03-10T15:30:00Z">
        <w:del w:id="557" w:author="嘏 吴" w:date="2026-03-30T01:17:00Z" w16du:dateUtc="2026-03-29T17:17:00Z">
          <w:r w:rsidR="00FE1227" w:rsidRPr="00FE1227" w:rsidDel="00520C6E">
            <w:rPr>
              <w:rFonts w:ascii="Times New Roman" w:hAnsi="Times New Roman" w:cs="Times New Roman"/>
              <w:color w:val="000000" w:themeColor="text1"/>
              <w:sz w:val="22"/>
            </w:rPr>
            <w:delText>).</w:delText>
          </w:r>
        </w:del>
      </w:ins>
      <w:del w:id="558" w:author="嘏 吴" w:date="2026-03-30T01:17:00Z" w16du:dateUtc="2026-03-29T17:17:00Z">
        <w:r w:rsidRPr="003F084D" w:rsidDel="00520C6E">
          <w:rPr>
            <w:rFonts w:ascii="Times New Roman" w:hAnsi="Times New Roman" w:cs="Times New Roman"/>
            <w:color w:val="000000" w:themeColor="text1"/>
            <w:sz w:val="22"/>
            <w:rPrChange w:id="559" w:author="Yuting Wang" w:date="2026-02-11T11:33:00Z" w16du:dateUtc="2026-02-11T03:33:00Z">
              <w:rPr>
                <w:rFonts w:ascii="Arial" w:hAnsi="Arial" w:cs="Arial"/>
                <w:color w:val="000000" w:themeColor="text1"/>
                <w:sz w:val="22"/>
              </w:rPr>
            </w:rPrChange>
          </w:rPr>
          <w:delText xml:space="preserve"> </w:delText>
        </w:r>
      </w:del>
      <w:ins w:id="560" w:author="Yuting Wang" w:date="2026-03-10T15:30:00Z" w16du:dateUtc="2026-03-10T07:30:00Z">
        <w:del w:id="561" w:author="嘏 吴" w:date="2026-03-30T01:17:00Z" w16du:dateUtc="2026-03-29T17:17:00Z">
          <w:r w:rsidR="00FE1227" w:rsidDel="00520C6E">
            <w:rPr>
              <w:rFonts w:ascii="Times New Roman" w:hAnsi="Times New Roman" w:cs="Times New Roman" w:hint="eastAsia"/>
              <w:color w:val="000000" w:themeColor="text1"/>
              <w:sz w:val="22"/>
            </w:rPr>
            <w:delText xml:space="preserve"> </w:delText>
          </w:r>
        </w:del>
      </w:ins>
      <w:del w:id="562" w:author="嘏 吴" w:date="2026-03-30T01:17:00Z" w16du:dateUtc="2026-03-29T17:17:00Z">
        <w:r w:rsidRPr="003F084D" w:rsidDel="00520C6E">
          <w:rPr>
            <w:rFonts w:ascii="Times New Roman" w:hAnsi="Times New Roman" w:cs="Times New Roman"/>
            <w:color w:val="000000" w:themeColor="text1"/>
            <w:sz w:val="22"/>
            <w:rPrChange w:id="563" w:author="Yuting Wang" w:date="2026-02-11T11:33:00Z" w16du:dateUtc="2026-02-11T03:33:00Z">
              <w:rPr>
                <w:rFonts w:ascii="Arial" w:hAnsi="Arial" w:cs="Arial"/>
                <w:color w:val="000000" w:themeColor="text1"/>
                <w:sz w:val="22"/>
              </w:rPr>
            </w:rPrChange>
          </w:rPr>
          <w:delText>BigMHC and MHCflurry2.0_PS</w:delText>
        </w:r>
      </w:del>
      <w:ins w:id="564" w:author="Yuting Wang" w:date="2026-03-02T10:54:00Z" w16du:dateUtc="2026-03-02T02:54:00Z">
        <w:del w:id="565" w:author="嘏 吴" w:date="2026-03-30T01:17:00Z" w16du:dateUtc="2026-03-29T17:17:00Z">
          <w:r w:rsidR="00907314" w:rsidDel="00520C6E">
            <w:rPr>
              <w:rFonts w:ascii="Times New Roman" w:hAnsi="Times New Roman" w:cs="Times New Roman"/>
              <w:color w:val="000000" w:themeColor="text1"/>
              <w:sz w:val="22"/>
            </w:rPr>
            <w:delText>MHCflurry2.0_AP</w:delText>
          </w:r>
        </w:del>
      </w:ins>
      <w:del w:id="566" w:author="嘏 吴" w:date="2026-03-30T01:17:00Z" w16du:dateUtc="2026-03-29T17:17:00Z">
        <w:r w:rsidRPr="003F084D" w:rsidDel="00520C6E">
          <w:rPr>
            <w:rFonts w:ascii="Times New Roman" w:hAnsi="Times New Roman" w:cs="Times New Roman"/>
            <w:color w:val="000000" w:themeColor="text1"/>
            <w:sz w:val="22"/>
            <w:rPrChange w:id="567" w:author="Yuting Wang" w:date="2026-02-11T11:33:00Z" w16du:dateUtc="2026-02-11T03:33:00Z">
              <w:rPr>
                <w:rFonts w:ascii="Arial" w:hAnsi="Arial" w:cs="Arial"/>
                <w:color w:val="000000" w:themeColor="text1"/>
                <w:sz w:val="22"/>
              </w:rPr>
            </w:rPrChange>
          </w:rPr>
          <w:delText xml:space="preserve"> also showed strong performance. While CapsNet-MHC_AN demonstrated high AUROC and AUPRC values, its binary classification outcomes were less favorable.</w:delText>
        </w:r>
      </w:del>
      <w:del w:id="568" w:author="嘏 吴" w:date="2026-03-30T01:15:00Z" w16du:dateUtc="2026-03-29T17:15:00Z">
        <w:r w:rsidRPr="003F084D" w:rsidDel="00520C6E">
          <w:rPr>
            <w:rFonts w:ascii="Times New Roman" w:hAnsi="Times New Roman" w:cs="Times New Roman"/>
            <w:color w:val="000000" w:themeColor="text1"/>
            <w:sz w:val="22"/>
            <w:rPrChange w:id="569" w:author="Yuting Wang" w:date="2026-02-11T11:33:00Z" w16du:dateUtc="2026-02-11T03:33:00Z">
              <w:rPr>
                <w:rFonts w:ascii="Arial" w:hAnsi="Arial" w:cs="Arial"/>
                <w:color w:val="000000" w:themeColor="text1"/>
                <w:sz w:val="22"/>
              </w:rPr>
            </w:rPrChange>
          </w:rPr>
          <w:delText xml:space="preserve"> Consistent with prior reports by the tool developers</w:delText>
        </w:r>
        <w:r w:rsidR="00397EB3" w:rsidRPr="003F084D" w:rsidDel="00520C6E">
          <w:rPr>
            <w:rFonts w:ascii="Times New Roman" w:hAnsi="Times New Roman" w:cs="Times New Roman"/>
            <w:color w:val="000000" w:themeColor="text1"/>
            <w:sz w:val="22"/>
            <w:rPrChange w:id="570" w:author="Yuting Wang" w:date="2026-02-11T11:33:00Z" w16du:dateUtc="2026-02-11T03:33:00Z">
              <w:rPr>
                <w:rFonts w:ascii="Arial" w:hAnsi="Arial" w:cs="Arial"/>
                <w:color w:val="000000" w:themeColor="text1"/>
                <w:sz w:val="22"/>
              </w:rPr>
            </w:rPrChange>
          </w:rPr>
          <w:delText xml:space="preserve"> </w:delText>
        </w:r>
        <w:r w:rsidR="00C41FD1" w:rsidRPr="003F084D" w:rsidDel="00520C6E">
          <w:rPr>
            <w:rFonts w:ascii="Times New Roman" w:hAnsi="Times New Roman" w:cs="Times New Roman"/>
            <w:color w:val="000000" w:themeColor="text1"/>
            <w:sz w:val="22"/>
            <w:rPrChange w:id="571" w:author="Yuting Wang" w:date="2026-02-11T11:33:00Z" w16du:dateUtc="2026-02-11T03:33:00Z">
              <w:rPr>
                <w:rFonts w:ascii="Arial" w:hAnsi="Arial" w:cs="Arial"/>
                <w:color w:val="000000" w:themeColor="text1"/>
                <w:sz w:val="22"/>
              </w:rPr>
            </w:rPrChange>
          </w:rPr>
          <w:fldChar w:fldCharType="begin">
            <w:fldData xml:space="preserve">PEVuZE5vdGU+PENpdGU+PEF1dGhvcj5SZXluaXNzb248L0F1dGhvcj48WWVhcj4yMDIwPC9ZZWFy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</w:fldData>
          </w:fldChar>
        </w:r>
        <w:r w:rsidR="00F248C2" w:rsidRPr="003F084D" w:rsidDel="00520C6E">
          <w:rPr>
            <w:rFonts w:ascii="Times New Roman" w:hAnsi="Times New Roman" w:cs="Times New Roman"/>
            <w:color w:val="000000" w:themeColor="text1"/>
            <w:sz w:val="22"/>
            <w:rPrChange w:id="572" w:author="Yuting Wang" w:date="2026-02-11T11:33:00Z" w16du:dateUtc="2026-02-11T03:33:00Z">
              <w:rPr>
                <w:rFonts w:ascii="Arial" w:hAnsi="Arial" w:cs="Arial"/>
                <w:color w:val="000000" w:themeColor="text1"/>
                <w:sz w:val="22"/>
              </w:rPr>
            </w:rPrChange>
          </w:rPr>
          <w:delInstrText xml:space="preserve"> ADDIN EN.CITE </w:delInstrText>
        </w:r>
        <w:r w:rsidR="00F248C2" w:rsidRPr="003F084D" w:rsidDel="00520C6E">
          <w:rPr>
            <w:rFonts w:ascii="Times New Roman" w:hAnsi="Times New Roman" w:cs="Times New Roman"/>
            <w:color w:val="000000" w:themeColor="text1"/>
            <w:sz w:val="22"/>
            <w:rPrChange w:id="573" w:author="Yuting Wang" w:date="2026-02-11T11:33:00Z" w16du:dateUtc="2026-02-11T03:33:00Z">
              <w:rPr>
                <w:rFonts w:ascii="Arial" w:hAnsi="Arial" w:cs="Arial"/>
                <w:color w:val="000000" w:themeColor="text1"/>
                <w:sz w:val="22"/>
              </w:rPr>
            </w:rPrChange>
          </w:rPr>
          <w:fldChar w:fldCharType="begin">
            <w:fldData xml:space="preserve">PEVuZE5vdGU+PENpdGU+PEF1dGhvcj5SZXluaXNzb248L0F1dGhvcj48WWVhcj4yMDIwPC9ZZWFy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</w:fldData>
          </w:fldChar>
        </w:r>
        <w:r w:rsidR="00F248C2" w:rsidRPr="003F084D" w:rsidDel="00520C6E">
          <w:rPr>
            <w:rFonts w:ascii="Times New Roman" w:hAnsi="Times New Roman" w:cs="Times New Roman"/>
            <w:color w:val="000000" w:themeColor="text1"/>
            <w:sz w:val="22"/>
            <w:rPrChange w:id="574" w:author="Yuting Wang" w:date="2026-02-11T11:33:00Z" w16du:dateUtc="2026-02-11T03:33:00Z">
              <w:rPr>
                <w:rFonts w:ascii="Arial" w:hAnsi="Arial" w:cs="Arial"/>
                <w:color w:val="000000" w:themeColor="text1"/>
                <w:sz w:val="22"/>
              </w:rPr>
            </w:rPrChange>
          </w:rPr>
          <w:delInstrText xml:space="preserve"> ADDIN EN.CITE.DATA </w:delInstrText>
        </w:r>
        <w:r w:rsidR="00F248C2" w:rsidRPr="004A5A2D" w:rsidDel="00520C6E">
          <w:rPr>
            <w:rFonts w:ascii="Times New Roman" w:hAnsi="Times New Roman" w:cs="Times New Roman"/>
            <w:color w:val="000000" w:themeColor="text1"/>
            <w:sz w:val="22"/>
          </w:rPr>
        </w:r>
        <w:r w:rsidR="00F248C2" w:rsidRPr="003F084D" w:rsidDel="00520C6E">
          <w:rPr>
            <w:rFonts w:ascii="Times New Roman" w:hAnsi="Times New Roman" w:cs="Times New Roman"/>
            <w:color w:val="000000" w:themeColor="text1"/>
            <w:sz w:val="22"/>
            <w:rPrChange w:id="575" w:author="Yuting Wang" w:date="2026-02-11T11:33:00Z" w16du:dateUtc="2026-02-11T03:33:00Z">
              <w:rPr>
                <w:rFonts w:ascii="Arial" w:hAnsi="Arial" w:cs="Arial"/>
                <w:color w:val="000000" w:themeColor="text1"/>
                <w:sz w:val="22"/>
              </w:rPr>
            </w:rPrChange>
          </w:rPr>
          <w:fldChar w:fldCharType="end"/>
        </w:r>
        <w:r w:rsidR="00C41FD1" w:rsidRPr="004A5A2D" w:rsidDel="00520C6E">
          <w:rPr>
            <w:rFonts w:ascii="Times New Roman" w:hAnsi="Times New Roman" w:cs="Times New Roman"/>
            <w:color w:val="000000" w:themeColor="text1"/>
            <w:sz w:val="22"/>
          </w:rPr>
        </w:r>
        <w:r w:rsidR="00C41FD1" w:rsidRPr="003F084D" w:rsidDel="00520C6E">
          <w:rPr>
            <w:rFonts w:ascii="Times New Roman" w:hAnsi="Times New Roman" w:cs="Times New Roman"/>
            <w:color w:val="000000" w:themeColor="text1"/>
            <w:sz w:val="22"/>
            <w:rPrChange w:id="576" w:author="Yuting Wang" w:date="2026-02-11T11:33:00Z" w16du:dateUtc="2026-02-11T03:33:00Z">
              <w:rPr>
                <w:rFonts w:ascii="Arial" w:hAnsi="Arial" w:cs="Arial"/>
                <w:color w:val="000000" w:themeColor="text1"/>
                <w:sz w:val="22"/>
              </w:rPr>
            </w:rPrChange>
          </w:rPr>
          <w:fldChar w:fldCharType="separate"/>
        </w:r>
        <w:r w:rsidR="00F248C2" w:rsidRPr="003F084D" w:rsidDel="00520C6E">
          <w:rPr>
            <w:rFonts w:ascii="Times New Roman" w:hAnsi="Times New Roman" w:cs="Times New Roman"/>
            <w:noProof/>
            <w:color w:val="000000" w:themeColor="text1"/>
            <w:sz w:val="22"/>
            <w:rPrChange w:id="577" w:author="Yuting Wang" w:date="2026-02-11T11:33:00Z" w16du:dateUtc="2026-02-11T03:33:00Z">
              <w:rPr>
                <w:rFonts w:ascii="Arial" w:hAnsi="Arial" w:cs="Arial"/>
                <w:noProof/>
                <w:color w:val="000000" w:themeColor="text1"/>
                <w:sz w:val="22"/>
              </w:rPr>
            </w:rPrChange>
          </w:rPr>
          <w:delText>[12, 14]</w:delText>
        </w:r>
        <w:r w:rsidR="00C41FD1" w:rsidRPr="003F084D" w:rsidDel="00520C6E">
          <w:rPr>
            <w:rFonts w:ascii="Times New Roman" w:hAnsi="Times New Roman" w:cs="Times New Roman"/>
            <w:color w:val="000000" w:themeColor="text1"/>
            <w:sz w:val="22"/>
            <w:rPrChange w:id="578" w:author="Yuting Wang" w:date="2026-02-11T11:33:00Z" w16du:dateUtc="2026-02-11T03:33:00Z">
              <w:rPr>
                <w:rFonts w:ascii="Arial" w:hAnsi="Arial" w:cs="Arial"/>
                <w:color w:val="000000" w:themeColor="text1"/>
                <w:sz w:val="22"/>
              </w:rPr>
            </w:rPrChange>
          </w:rPr>
          <w:fldChar w:fldCharType="end"/>
        </w:r>
      </w:del>
      <w:del w:id="579" w:author="嘏 吴" w:date="2026-03-30T01:17:00Z" w16du:dateUtc="2026-03-29T17:17:00Z">
        <w:r w:rsidR="00D90267" w:rsidRPr="003F084D" w:rsidDel="00520C6E">
          <w:rPr>
            <w:rFonts w:ascii="Times New Roman" w:hAnsi="Times New Roman" w:cs="Times New Roman"/>
            <w:color w:val="000000" w:themeColor="text1"/>
            <w:sz w:val="22"/>
            <w:rPrChange w:id="580" w:author="Yuting Wang" w:date="2026-02-11T11:33:00Z" w16du:dateUtc="2026-02-11T03:33:00Z">
              <w:rPr>
                <w:rFonts w:ascii="Arial" w:hAnsi="Arial" w:cs="Arial"/>
                <w:color w:val="000000" w:themeColor="text1"/>
                <w:sz w:val="22"/>
              </w:rPr>
            </w:rPrChange>
          </w:rPr>
          <w:delText xml:space="preserve">, </w:delText>
        </w:r>
        <w:r w:rsidR="00397EB3" w:rsidRPr="003F084D" w:rsidDel="00520C6E">
          <w:rPr>
            <w:rFonts w:ascii="Times New Roman" w:hAnsi="Times New Roman" w:cs="Times New Roman"/>
            <w:color w:val="000000" w:themeColor="text1"/>
            <w:sz w:val="22"/>
            <w:rPrChange w:id="581" w:author="Yuting Wang" w:date="2026-02-11T11:33:00Z" w16du:dateUtc="2026-02-11T03:33:00Z">
              <w:rPr>
                <w:rFonts w:ascii="Arial" w:hAnsi="Arial" w:cs="Arial"/>
                <w:color w:val="000000" w:themeColor="text1"/>
                <w:sz w:val="22"/>
              </w:rPr>
            </w:rPrChange>
          </w:rPr>
          <w:delText>MHCflurry2.0_PS</w:delText>
        </w:r>
      </w:del>
      <w:ins w:id="582" w:author="Yuting Wang" w:date="2026-03-02T10:54:00Z" w16du:dateUtc="2026-03-02T02:54:00Z">
        <w:del w:id="583" w:author="嘏 吴" w:date="2026-03-30T01:17:00Z" w16du:dateUtc="2026-03-29T17:17:00Z">
          <w:r w:rsidR="00907314" w:rsidDel="00520C6E">
            <w:rPr>
              <w:rFonts w:ascii="Times New Roman" w:hAnsi="Times New Roman" w:cs="Times New Roman"/>
              <w:color w:val="000000" w:themeColor="text1"/>
              <w:sz w:val="22"/>
            </w:rPr>
            <w:delText>MHCflurry2.0_AP</w:delText>
          </w:r>
        </w:del>
      </w:ins>
      <w:del w:id="584" w:author="嘏 吴" w:date="2026-03-30T01:17:00Z" w16du:dateUtc="2026-03-29T17:17:00Z">
        <w:r w:rsidR="00397EB3" w:rsidRPr="003F084D" w:rsidDel="00520C6E">
          <w:rPr>
            <w:rFonts w:ascii="Times New Roman" w:hAnsi="Times New Roman" w:cs="Times New Roman"/>
            <w:color w:val="000000" w:themeColor="text1"/>
            <w:sz w:val="22"/>
            <w:rPrChange w:id="585" w:author="Yuting Wang" w:date="2026-02-11T11:33:00Z" w16du:dateUtc="2026-02-11T03:33:00Z">
              <w:rPr>
                <w:rFonts w:ascii="Arial" w:hAnsi="Arial" w:cs="Arial"/>
                <w:color w:val="000000" w:themeColor="text1"/>
                <w:sz w:val="22"/>
              </w:rPr>
            </w:rPrChange>
          </w:rPr>
          <w:delText xml:space="preserve"> outperformed MHCflurry2.0_BA, and NetMHCpan4.1_EL showed superior results over NetMHCpan4.1_BA (</w:delText>
        </w:r>
        <w:r w:rsidR="00397EB3" w:rsidRPr="003F084D" w:rsidDel="00520C6E">
          <w:rPr>
            <w:rFonts w:ascii="Times New Roman" w:hAnsi="Times New Roman" w:cs="Times New Roman"/>
            <w:color w:val="000000" w:themeColor="text1"/>
            <w:sz w:val="22"/>
            <w:rPrChange w:id="586" w:author="Yuting Wang" w:date="2026-02-11T11:33:00Z" w16du:dateUtc="2026-02-11T03:33:00Z">
              <w:rPr>
                <w:rFonts w:ascii="Arial" w:hAnsi="Arial" w:cs="Arial"/>
                <w:b/>
                <w:bCs/>
                <w:color w:val="000000" w:themeColor="text1"/>
                <w:sz w:val="22"/>
              </w:rPr>
            </w:rPrChange>
          </w:rPr>
          <w:delText>Figure 2B-D</w:delText>
        </w:r>
        <w:r w:rsidR="00397EB3" w:rsidRPr="003F084D" w:rsidDel="00520C6E">
          <w:rPr>
            <w:rFonts w:ascii="Times New Roman" w:hAnsi="Times New Roman" w:cs="Times New Roman"/>
            <w:color w:val="000000" w:themeColor="text1"/>
            <w:sz w:val="22"/>
            <w:rPrChange w:id="587" w:author="Yuting Wang" w:date="2026-02-11T11:33:00Z" w16du:dateUtc="2026-02-11T03:33:00Z">
              <w:rPr>
                <w:rFonts w:ascii="Arial" w:hAnsi="Arial" w:cs="Arial"/>
                <w:color w:val="000000" w:themeColor="text1"/>
                <w:sz w:val="22"/>
              </w:rPr>
            </w:rPrChange>
          </w:rPr>
          <w:delText xml:space="preserve">). </w:delText>
        </w:r>
      </w:del>
      <w:moveFromRangeStart w:id="588" w:author="嘏 吴" w:date="2026-03-30T01:16:00Z" w:name="move225725816"/>
      <w:moveFrom w:id="589" w:author="嘏 吴" w:date="2026-03-30T01:16:00Z" w16du:dateUtc="2026-03-29T17:16:00Z">
        <w:del w:id="590" w:author="嘏 吴" w:date="2026-03-30T01:17:00Z" w16du:dateUtc="2026-03-29T17:17:00Z">
          <w:r w:rsidR="00397EB3" w:rsidRPr="003F084D" w:rsidDel="00520C6E">
            <w:rPr>
              <w:rFonts w:ascii="Times New Roman" w:hAnsi="Times New Roman" w:cs="Times New Roman"/>
              <w:color w:val="000000" w:themeColor="text1"/>
              <w:sz w:val="22"/>
              <w:rPrChange w:id="591" w:author="Yuting Wang" w:date="2026-02-11T11:33:00Z" w16du:dateUtc="2026-02-11T03:33:00Z">
                <w:rPr>
                  <w:rFonts w:ascii="Arial" w:hAnsi="Arial" w:cs="Arial"/>
                  <w:color w:val="000000" w:themeColor="text1"/>
                  <w:sz w:val="22"/>
                </w:rPr>
              </w:rPrChange>
            </w:rPr>
            <w:delText xml:space="preserve">Notably, several attention-enhanced DNN-based tools underperformed in our evaluation, despite claims of superior performance in their original publications </w:delText>
          </w:r>
          <w:r w:rsidR="00236DEC" w:rsidRPr="003F084D" w:rsidDel="00520C6E">
            <w:rPr>
              <w:rFonts w:ascii="Times New Roman" w:hAnsi="Times New Roman" w:cs="Times New Roman"/>
              <w:color w:val="000000" w:themeColor="text1"/>
              <w:sz w:val="22"/>
              <w:rPrChange w:id="592" w:author="Yuting Wang" w:date="2026-02-11T11:33:00Z" w16du:dateUtc="2026-02-11T03:33:00Z">
                <w:rPr>
                  <w:rFonts w:ascii="Arial" w:hAnsi="Arial" w:cs="Arial"/>
                  <w:color w:val="000000" w:themeColor="text1"/>
                  <w:sz w:val="22"/>
                </w:rPr>
              </w:rPrChange>
            </w:rPr>
            <w:fldChar w:fldCharType="begin">
              <w:fldData xml:space="preserve">PEVuZE5vdGU+PENpdGU+PEF1dGhvcj5KaW48L0F1dGhvcj48WWVhcj4yMDIxPC9ZZWFyPjxSZWNO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</w:fldData>
            </w:fldChar>
          </w:r>
          <w:r w:rsidR="00F248C2" w:rsidRPr="003F084D" w:rsidDel="00520C6E">
            <w:rPr>
              <w:rFonts w:ascii="Times New Roman" w:hAnsi="Times New Roman" w:cs="Times New Roman"/>
              <w:color w:val="000000" w:themeColor="text1"/>
              <w:sz w:val="22"/>
              <w:rPrChange w:id="593" w:author="Yuting Wang" w:date="2026-02-11T11:33:00Z" w16du:dateUtc="2026-02-11T03:33:00Z">
                <w:rPr>
                  <w:rFonts w:ascii="Arial" w:hAnsi="Arial" w:cs="Arial"/>
                  <w:color w:val="000000" w:themeColor="text1"/>
                  <w:sz w:val="22"/>
                </w:rPr>
              </w:rPrChange>
            </w:rPr>
            <w:delInstrText xml:space="preserve"> ADDIN EN.CITE </w:delInstrText>
          </w:r>
          <w:r w:rsidR="00F248C2" w:rsidRPr="003F084D" w:rsidDel="00520C6E">
            <w:rPr>
              <w:rFonts w:ascii="Times New Roman" w:hAnsi="Times New Roman" w:cs="Times New Roman"/>
              <w:color w:val="000000" w:themeColor="text1"/>
              <w:sz w:val="22"/>
              <w:rPrChange w:id="594" w:author="Yuting Wang" w:date="2026-02-11T11:33:00Z" w16du:dateUtc="2026-02-11T03:33:00Z">
                <w:rPr>
                  <w:rFonts w:ascii="Arial" w:hAnsi="Arial" w:cs="Arial"/>
                  <w:color w:val="000000" w:themeColor="text1"/>
                  <w:sz w:val="22"/>
                </w:rPr>
              </w:rPrChange>
            </w:rPr>
            <w:fldChar w:fldCharType="begin">
              <w:fldData xml:space="preserve">PEVuZE5vdGU+PENpdGU+PEF1dGhvcj5KaW48L0F1dGhvcj48WWVhcj4yMDIxPC9ZZWFyPjxSZWNO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</w:fldData>
            </w:fldChar>
          </w:r>
          <w:r w:rsidR="00F248C2" w:rsidRPr="003F084D" w:rsidDel="00520C6E">
            <w:rPr>
              <w:rFonts w:ascii="Times New Roman" w:hAnsi="Times New Roman" w:cs="Times New Roman"/>
              <w:color w:val="000000" w:themeColor="text1"/>
              <w:sz w:val="22"/>
              <w:rPrChange w:id="595" w:author="Yuting Wang" w:date="2026-02-11T11:33:00Z" w16du:dateUtc="2026-02-11T03:33:00Z">
                <w:rPr>
                  <w:rFonts w:ascii="Arial" w:hAnsi="Arial" w:cs="Arial"/>
                  <w:color w:val="000000" w:themeColor="text1"/>
                  <w:sz w:val="22"/>
                </w:rPr>
              </w:rPrChange>
            </w:rPr>
            <w:delInstrText xml:space="preserve"> ADDIN EN.CITE.DATA </w:delInstrText>
          </w:r>
        </w:del>
      </w:moveFrom>
      <w:del w:id="596" w:author="嘏 吴" w:date="2026-03-30T01:16:00Z" w16du:dateUtc="2026-03-29T17:16:00Z">
        <w:r w:rsidR="00F248C2" w:rsidRPr="004A5A2D" w:rsidDel="00520C6E">
          <w:rPr>
            <w:rFonts w:ascii="Times New Roman" w:hAnsi="Times New Roman" w:cs="Times New Roman"/>
            <w:color w:val="000000" w:themeColor="text1"/>
            <w:sz w:val="22"/>
          </w:rPr>
        </w:r>
      </w:del>
      <w:moveFrom w:id="597" w:author="嘏 吴" w:date="2026-03-30T01:16:00Z" w16du:dateUtc="2026-03-29T17:16:00Z">
        <w:del w:id="598" w:author="嘏 吴" w:date="2026-03-30T01:17:00Z" w16du:dateUtc="2026-03-29T17:17:00Z">
          <w:r w:rsidR="00F248C2" w:rsidRPr="003F084D" w:rsidDel="00520C6E">
            <w:rPr>
              <w:rFonts w:ascii="Times New Roman" w:hAnsi="Times New Roman" w:cs="Times New Roman"/>
              <w:color w:val="000000" w:themeColor="text1"/>
              <w:sz w:val="22"/>
              <w:rPrChange w:id="599" w:author="Yuting Wang" w:date="2026-02-11T11:33:00Z" w16du:dateUtc="2026-02-11T03:33:00Z">
                <w:rPr>
                  <w:rFonts w:ascii="Arial" w:hAnsi="Arial" w:cs="Arial"/>
                  <w:color w:val="000000" w:themeColor="text1"/>
                  <w:sz w:val="22"/>
                </w:rPr>
              </w:rPrChange>
            </w:rPr>
            <w:fldChar w:fldCharType="end"/>
          </w:r>
        </w:del>
      </w:moveFrom>
      <w:del w:id="600" w:author="嘏 吴" w:date="2026-03-30T01:16:00Z" w16du:dateUtc="2026-03-29T17:16:00Z">
        <w:r w:rsidR="00236DEC" w:rsidRPr="004A5A2D" w:rsidDel="00520C6E">
          <w:rPr>
            <w:rFonts w:ascii="Times New Roman" w:hAnsi="Times New Roman" w:cs="Times New Roman"/>
            <w:color w:val="000000" w:themeColor="text1"/>
            <w:sz w:val="22"/>
          </w:rPr>
        </w:r>
      </w:del>
      <w:moveFrom w:id="601" w:author="嘏 吴" w:date="2026-03-30T01:16:00Z" w16du:dateUtc="2026-03-29T17:16:00Z">
        <w:del w:id="602" w:author="嘏 吴" w:date="2026-03-30T01:17:00Z" w16du:dateUtc="2026-03-29T17:17:00Z">
          <w:r w:rsidR="00236DEC" w:rsidRPr="003F084D" w:rsidDel="00520C6E">
            <w:rPr>
              <w:rFonts w:ascii="Times New Roman" w:hAnsi="Times New Roman" w:cs="Times New Roman"/>
              <w:color w:val="000000" w:themeColor="text1"/>
              <w:sz w:val="22"/>
              <w:rPrChange w:id="603" w:author="Yuting Wang" w:date="2026-02-11T11:33:00Z" w16du:dateUtc="2026-02-11T03:33:00Z">
                <w:rPr>
                  <w:rFonts w:ascii="Arial" w:hAnsi="Arial" w:cs="Arial"/>
                  <w:color w:val="000000" w:themeColor="text1"/>
                  <w:sz w:val="22"/>
                </w:rPr>
              </w:rPrChange>
            </w:rPr>
            <w:fldChar w:fldCharType="separate"/>
          </w:r>
          <w:r w:rsidR="00F248C2" w:rsidRPr="003F084D" w:rsidDel="00520C6E">
            <w:rPr>
              <w:rFonts w:ascii="Times New Roman" w:hAnsi="Times New Roman" w:cs="Times New Roman"/>
              <w:noProof/>
              <w:color w:val="000000" w:themeColor="text1"/>
              <w:sz w:val="22"/>
              <w:rPrChange w:id="604" w:author="Yuting Wang" w:date="2026-02-11T11:33:00Z" w16du:dateUtc="2026-02-11T03:33:00Z">
                <w:rPr>
                  <w:rFonts w:ascii="Arial" w:hAnsi="Arial" w:cs="Arial"/>
                  <w:noProof/>
                  <w:color w:val="000000" w:themeColor="text1"/>
                  <w:sz w:val="22"/>
                </w:rPr>
              </w:rPrChange>
            </w:rPr>
            <w:delText>[18-20]</w:delText>
          </w:r>
          <w:r w:rsidR="00236DEC" w:rsidRPr="003F084D" w:rsidDel="00520C6E">
            <w:rPr>
              <w:rFonts w:ascii="Times New Roman" w:hAnsi="Times New Roman" w:cs="Times New Roman"/>
              <w:color w:val="000000" w:themeColor="text1"/>
              <w:sz w:val="22"/>
              <w:rPrChange w:id="605" w:author="Yuting Wang" w:date="2026-02-11T11:33:00Z" w16du:dateUtc="2026-02-11T03:33:00Z">
                <w:rPr>
                  <w:rFonts w:ascii="Arial" w:hAnsi="Arial" w:cs="Arial"/>
                  <w:color w:val="000000" w:themeColor="text1"/>
                  <w:sz w:val="22"/>
                </w:rPr>
              </w:rPrChange>
            </w:rPr>
            <w:fldChar w:fldCharType="end"/>
          </w:r>
          <w:r w:rsidR="00D90267" w:rsidRPr="003F084D" w:rsidDel="00520C6E">
            <w:rPr>
              <w:rFonts w:ascii="Times New Roman" w:hAnsi="Times New Roman" w:cs="Times New Roman"/>
              <w:color w:val="000000" w:themeColor="text1"/>
              <w:sz w:val="22"/>
              <w:rPrChange w:id="606" w:author="Yuting Wang" w:date="2026-02-11T11:33:00Z" w16du:dateUtc="2026-02-11T03:33:00Z">
                <w:rPr>
                  <w:rFonts w:ascii="Arial" w:hAnsi="Arial" w:cs="Arial"/>
                  <w:color w:val="000000" w:themeColor="text1"/>
                  <w:sz w:val="22"/>
                </w:rPr>
              </w:rPrChange>
            </w:rPr>
            <w:delText xml:space="preserve">. </w:delText>
          </w:r>
        </w:del>
      </w:moveFrom>
      <w:moveFromRangeEnd w:id="588"/>
      <w:del w:id="607" w:author="嘏 吴" w:date="2026-03-30T01:17:00Z" w16du:dateUtc="2026-03-29T17:17:00Z">
        <w:r w:rsidR="00397EB3" w:rsidRPr="003F084D" w:rsidDel="00520C6E">
          <w:rPr>
            <w:rFonts w:ascii="Times New Roman" w:hAnsi="Times New Roman" w:cs="Times New Roman"/>
            <w:color w:val="000000" w:themeColor="text1"/>
            <w:sz w:val="22"/>
            <w:rPrChange w:id="608" w:author="Yuting Wang" w:date="2026-02-11T11:33:00Z" w16du:dateUtc="2026-02-11T03:33:00Z">
              <w:rPr>
                <w:rFonts w:ascii="Arial" w:hAnsi="Arial" w:cs="Arial"/>
                <w:color w:val="000000" w:themeColor="text1"/>
                <w:sz w:val="22"/>
              </w:rPr>
            </w:rPrChange>
          </w:rPr>
          <w:delText>For example, DeepNetBim yielded AUROC and AUPRC values around 0.65 and MCC values below 0.30, which were insufficient for further analysis (</w:delText>
        </w:r>
        <w:r w:rsidR="00397EB3" w:rsidRPr="003F084D" w:rsidDel="00520C6E">
          <w:rPr>
            <w:rFonts w:ascii="Times New Roman" w:hAnsi="Times New Roman" w:cs="Times New Roman"/>
            <w:color w:val="000000" w:themeColor="text1"/>
            <w:sz w:val="22"/>
            <w:rPrChange w:id="609" w:author="Yuting Wang" w:date="2026-02-11T11:33:00Z" w16du:dateUtc="2026-02-11T03:33:00Z">
              <w:rPr>
                <w:rFonts w:ascii="Arial" w:hAnsi="Arial" w:cs="Arial"/>
                <w:b/>
                <w:bCs/>
                <w:color w:val="000000" w:themeColor="text1"/>
                <w:sz w:val="22"/>
              </w:rPr>
            </w:rPrChange>
          </w:rPr>
          <w:delText>Figure 2B-C</w:delText>
        </w:r>
        <w:r w:rsidR="00397EB3" w:rsidRPr="003F084D" w:rsidDel="00520C6E">
          <w:rPr>
            <w:rFonts w:ascii="Times New Roman" w:hAnsi="Times New Roman" w:cs="Times New Roman"/>
            <w:color w:val="000000" w:themeColor="text1"/>
            <w:sz w:val="22"/>
            <w:rPrChange w:id="610" w:author="Yuting Wang" w:date="2026-02-11T11:33:00Z" w16du:dateUtc="2026-02-11T03:33:00Z">
              <w:rPr>
                <w:rFonts w:ascii="Arial" w:hAnsi="Arial" w:cs="Arial"/>
                <w:color w:val="000000" w:themeColor="text1"/>
                <w:sz w:val="22"/>
              </w:rPr>
            </w:rPrChange>
          </w:rPr>
          <w:delText>). This underperformance may be attributed to incomplete or outdated training datasets, which likely hindered the effectiveness of the attention mechanisms. This is exemplified by the performance discrepancy between CapsNet-MHC_AN, trained on Anthem’s dataset (n</w:delText>
        </w:r>
      </w:del>
      <w:ins w:id="611" w:author="Yuting Wang" w:date="2026-02-09T17:38:00Z" w16du:dateUtc="2026-02-09T09:38:00Z">
        <w:del w:id="612" w:author="嘏 吴" w:date="2026-03-30T01:17:00Z" w16du:dateUtc="2026-03-29T17:17:00Z">
          <w:r w:rsidR="00F55D27" w:rsidRPr="003F084D" w:rsidDel="00520C6E">
            <w:rPr>
              <w:rFonts w:ascii="Times New Roman" w:hAnsi="Times New Roman" w:cs="Times New Roman"/>
              <w:color w:val="000000" w:themeColor="text1"/>
              <w:sz w:val="22"/>
              <w:rPrChange w:id="613" w:author="Yuting Wang" w:date="2026-02-11T11:33:00Z" w16du:dateUtc="2026-02-11T03:33:00Z">
                <w:rPr>
                  <w:rFonts w:ascii="Arial" w:hAnsi="Arial" w:cs="Arial"/>
                  <w:color w:val="000000" w:themeColor="text1"/>
                  <w:sz w:val="22"/>
                </w:rPr>
              </w:rPrChange>
            </w:rPr>
            <w:delText xml:space="preserve"> </w:delText>
          </w:r>
        </w:del>
      </w:ins>
      <w:del w:id="614" w:author="嘏 吴" w:date="2026-03-30T01:17:00Z" w16du:dateUtc="2026-03-29T17:17:00Z">
        <w:r w:rsidR="00397EB3" w:rsidRPr="003F084D" w:rsidDel="00520C6E">
          <w:rPr>
            <w:rFonts w:ascii="Times New Roman" w:hAnsi="Times New Roman" w:cs="Times New Roman"/>
            <w:color w:val="000000" w:themeColor="text1"/>
            <w:sz w:val="22"/>
            <w:rPrChange w:id="615" w:author="Yuting Wang" w:date="2026-02-11T11:33:00Z" w16du:dateUtc="2026-02-11T03:33:00Z">
              <w:rPr>
                <w:rFonts w:ascii="Arial" w:hAnsi="Arial" w:cs="Arial"/>
                <w:color w:val="000000" w:themeColor="text1"/>
                <w:sz w:val="22"/>
              </w:rPr>
            </w:rPrChange>
          </w:rPr>
          <w:delText>=</w:delText>
        </w:r>
      </w:del>
      <w:ins w:id="616" w:author="Yuting Wang" w:date="2026-02-09T17:38:00Z" w16du:dateUtc="2026-02-09T09:38:00Z">
        <w:del w:id="617" w:author="嘏 吴" w:date="2026-03-30T01:17:00Z" w16du:dateUtc="2026-03-29T17:17:00Z">
          <w:r w:rsidR="00F55D27" w:rsidRPr="003F084D" w:rsidDel="00520C6E">
            <w:rPr>
              <w:rFonts w:ascii="Times New Roman" w:hAnsi="Times New Roman" w:cs="Times New Roman"/>
              <w:color w:val="000000" w:themeColor="text1"/>
              <w:sz w:val="22"/>
              <w:rPrChange w:id="618" w:author="Yuting Wang" w:date="2026-02-11T11:33:00Z" w16du:dateUtc="2026-02-11T03:33:00Z">
                <w:rPr>
                  <w:rFonts w:ascii="Arial" w:hAnsi="Arial" w:cs="Arial"/>
                  <w:color w:val="000000" w:themeColor="text1"/>
                  <w:sz w:val="22"/>
                </w:rPr>
              </w:rPrChange>
            </w:rPr>
            <w:delText xml:space="preserve"> </w:delText>
          </w:r>
        </w:del>
      </w:ins>
      <w:del w:id="619" w:author="嘏 吴" w:date="2026-03-30T01:17:00Z" w16du:dateUtc="2026-03-29T17:17:00Z">
        <w:r w:rsidR="00397EB3" w:rsidRPr="003F084D" w:rsidDel="00520C6E">
          <w:rPr>
            <w:rFonts w:ascii="Times New Roman" w:hAnsi="Times New Roman" w:cs="Times New Roman"/>
            <w:color w:val="000000" w:themeColor="text1"/>
            <w:sz w:val="22"/>
            <w:rPrChange w:id="620" w:author="Yuting Wang" w:date="2026-02-11T11:33:00Z" w16du:dateUtc="2026-02-11T03:33:00Z">
              <w:rPr>
                <w:rFonts w:ascii="Arial" w:hAnsi="Arial" w:cs="Arial"/>
                <w:color w:val="000000" w:themeColor="text1"/>
                <w:sz w:val="22"/>
              </w:rPr>
            </w:rPrChange>
          </w:rPr>
          <w:delText>539,020), and CapsNet-MHC_IE, which relied on IEDB-BD2013 (n=186,685). CapsNet-MHC_AN consistently outperformed CapsNet-MHC_IE by margins of 0.5 to 1.2 across all metrics (</w:delText>
        </w:r>
        <w:r w:rsidR="00397EB3" w:rsidRPr="003F084D" w:rsidDel="00520C6E">
          <w:rPr>
            <w:rFonts w:ascii="Times New Roman" w:hAnsi="Times New Roman" w:cs="Times New Roman"/>
            <w:color w:val="000000" w:themeColor="text1"/>
            <w:sz w:val="22"/>
            <w:rPrChange w:id="621" w:author="Yuting Wang" w:date="2026-02-11T11:33:00Z" w16du:dateUtc="2026-02-11T03:33:00Z">
              <w:rPr>
                <w:rFonts w:ascii="Arial" w:hAnsi="Arial" w:cs="Arial"/>
                <w:b/>
                <w:bCs/>
                <w:color w:val="000000" w:themeColor="text1"/>
                <w:sz w:val="22"/>
              </w:rPr>
            </w:rPrChange>
          </w:rPr>
          <w:delText xml:space="preserve">Figure 2B-D, Supplementary </w:delText>
        </w:r>
        <w:r w:rsidR="00EE7BBA" w:rsidRPr="003F084D" w:rsidDel="00520C6E">
          <w:rPr>
            <w:rFonts w:ascii="Times New Roman" w:hAnsi="Times New Roman" w:cs="Times New Roman"/>
            <w:color w:val="000000" w:themeColor="text1"/>
            <w:sz w:val="22"/>
            <w:rPrChange w:id="622" w:author="Yuting Wang" w:date="2026-02-11T11:33:00Z" w16du:dateUtc="2026-02-11T03:33:00Z">
              <w:rPr>
                <w:rFonts w:ascii="Arial" w:hAnsi="Arial" w:cs="Arial"/>
                <w:b/>
                <w:bCs/>
                <w:color w:val="000000" w:themeColor="text1"/>
                <w:sz w:val="22"/>
              </w:rPr>
            </w:rPrChange>
          </w:rPr>
          <w:delText>Table S3</w:delText>
        </w:r>
        <w:r w:rsidR="00397EB3" w:rsidRPr="003F084D" w:rsidDel="00520C6E">
          <w:rPr>
            <w:rFonts w:ascii="Times New Roman" w:hAnsi="Times New Roman" w:cs="Times New Roman"/>
            <w:color w:val="000000" w:themeColor="text1"/>
            <w:sz w:val="22"/>
            <w:rPrChange w:id="623" w:author="Yuting Wang" w:date="2026-02-11T11:33:00Z" w16du:dateUtc="2026-02-11T03:33:00Z">
              <w:rPr>
                <w:rFonts w:ascii="Arial" w:hAnsi="Arial" w:cs="Arial"/>
                <w:color w:val="000000" w:themeColor="text1"/>
                <w:sz w:val="22"/>
              </w:rPr>
            </w:rPrChange>
          </w:rPr>
          <w:delText>).</w:delText>
        </w:r>
      </w:del>
    </w:p>
    <w:p w14:paraId="063508E4" w14:textId="4C1C8A5F" w:rsidR="00707796" w:rsidRPr="003F084D" w:rsidDel="00520C6E" w:rsidRDefault="0000444C" w:rsidP="00397EB3">
      <w:pPr>
        <w:spacing w:line="360" w:lineRule="auto"/>
        <w:ind w:firstLineChars="200" w:firstLine="440"/>
        <w:rPr>
          <w:del w:id="624" w:author="嘏 吴" w:date="2026-03-30T01:19:00Z" w16du:dateUtc="2026-03-29T17:19:00Z"/>
          <w:rFonts w:ascii="Times New Roman" w:hAnsi="Times New Roman" w:cs="Times New Roman"/>
          <w:color w:val="000000" w:themeColor="text1"/>
          <w:sz w:val="22"/>
          <w:rPrChange w:id="625" w:author="Yuting Wang" w:date="2026-02-11T11:33:00Z" w16du:dateUtc="2026-02-11T03:33:00Z">
            <w:rPr>
              <w:del w:id="626" w:author="嘏 吴" w:date="2026-03-30T01:19:00Z" w16du:dateUtc="2026-03-29T17:19:00Z"/>
              <w:rFonts w:ascii="Arial" w:hAnsi="Arial" w:cs="Arial"/>
              <w:color w:val="000000" w:themeColor="text1"/>
              <w:sz w:val="22"/>
            </w:rPr>
          </w:rPrChange>
        </w:rPr>
      </w:pPr>
      <w:ins w:id="627" w:author="Yuting Wang" w:date="2026-03-06T15:23:00Z" w16du:dateUtc="2026-03-06T07:23:00Z">
        <w:del w:id="628" w:author="嘏 吴" w:date="2026-03-30T01:19:00Z" w16du:dateUtc="2026-03-29T17:19:00Z">
          <w:r w:rsidRPr="0000444C" w:rsidDel="00520C6E">
            <w:rPr>
              <w:rFonts w:ascii="Times New Roman" w:hAnsi="Times New Roman" w:cs="Times New Roman" w:hint="eastAsia"/>
              <w:color w:val="000000" w:themeColor="text1"/>
              <w:sz w:val="22"/>
            </w:rPr>
            <w:delText>To further assess the robustness of the benchmark results under more physiologically realistic class distributions</w:delText>
          </w:r>
        </w:del>
      </w:ins>
      <w:ins w:id="629" w:author="Yuting Wang" w:date="2026-03-06T14:53:00Z" w16du:dateUtc="2026-03-06T06:53:00Z">
        <w:del w:id="630" w:author="嘏 吴" w:date="2026-03-30T01:19:00Z" w16du:dateUtc="2026-03-29T17:19:00Z">
          <w:r w:rsidR="00707796" w:rsidRPr="00FC0D2E" w:rsidDel="00520C6E">
            <w:rPr>
              <w:rFonts w:ascii="Times New Roman" w:hAnsi="Times New Roman" w:cs="Times New Roman"/>
              <w:color w:val="000000" w:themeColor="text1"/>
              <w:sz w:val="22"/>
            </w:rPr>
            <w:delText>, we further constructed three additional datasets with increasing class imbalance: 1:4, 1:9, and 1:99 positive-to-negative ratios.</w:delText>
          </w:r>
        </w:del>
      </w:ins>
      <w:ins w:id="631" w:author="Yuting Wang" w:date="2026-03-06T14:55:00Z" w16du:dateUtc="2026-03-06T06:55:00Z">
        <w:del w:id="632" w:author="嘏 吴" w:date="2026-03-30T01:19:00Z" w16du:dateUtc="2026-03-29T17:19:00Z">
          <w:r w:rsidR="00707796" w:rsidDel="00520C6E">
            <w:rPr>
              <w:rFonts w:ascii="Times New Roman" w:hAnsi="Times New Roman" w:cs="Times New Roman" w:hint="eastAsia"/>
              <w:color w:val="000000" w:themeColor="text1"/>
              <w:sz w:val="22"/>
            </w:rPr>
            <w:delText xml:space="preserve"> </w:delText>
          </w:r>
        </w:del>
      </w:ins>
      <w:ins w:id="633" w:author="Yuting Wang" w:date="2026-03-06T14:57:00Z">
        <w:del w:id="634" w:author="嘏 吴" w:date="2026-03-30T01:19:00Z" w16du:dateUtc="2026-03-29T17:19:00Z">
          <w:r w:rsidR="00707796" w:rsidRPr="00707796" w:rsidDel="00520C6E">
            <w:rPr>
              <w:rFonts w:ascii="Times New Roman" w:hAnsi="Times New Roman" w:cs="Times New Roman"/>
              <w:color w:val="000000" w:themeColor="text1"/>
              <w:sz w:val="22"/>
            </w:rPr>
            <w:delText xml:space="preserve">As expected, </w:delText>
          </w:r>
          <w:r w:rsidR="00707796" w:rsidRPr="00707796" w:rsidDel="00520C6E">
            <w:rPr>
              <w:rFonts w:ascii="Times New Roman" w:hAnsi="Times New Roman" w:cs="Times New Roman"/>
              <w:color w:val="000000" w:themeColor="text1"/>
              <w:sz w:val="22"/>
              <w:rPrChange w:id="635" w:author="Yuting Wang" w:date="2026-03-06T14:57:00Z" w16du:dateUtc="2026-03-06T06:57:00Z">
                <w:rPr>
                  <w:rFonts w:ascii="Times New Roman" w:hAnsi="Times New Roman" w:cs="Times New Roman"/>
                  <w:b/>
                  <w:bCs/>
                  <w:color w:val="000000" w:themeColor="text1"/>
                  <w:sz w:val="22"/>
                </w:rPr>
              </w:rPrChange>
            </w:rPr>
            <w:delText>AUPRC decreased with increasing class imbalance</w:delText>
          </w:r>
          <w:r w:rsidR="00707796" w:rsidRPr="00707796" w:rsidDel="00520C6E">
            <w:rPr>
              <w:rFonts w:ascii="Times New Roman" w:hAnsi="Times New Roman" w:cs="Times New Roman"/>
              <w:color w:val="000000" w:themeColor="text1"/>
              <w:sz w:val="22"/>
            </w:rPr>
            <w:delText xml:space="preserve">, whereas </w:delText>
          </w:r>
          <w:r w:rsidR="00707796" w:rsidRPr="00707796" w:rsidDel="00520C6E">
            <w:rPr>
              <w:rFonts w:ascii="Times New Roman" w:hAnsi="Times New Roman" w:cs="Times New Roman"/>
              <w:color w:val="000000" w:themeColor="text1"/>
              <w:sz w:val="22"/>
              <w:rPrChange w:id="636" w:author="Yuting Wang" w:date="2026-03-06T14:57:00Z" w16du:dateUtc="2026-03-06T06:57:00Z">
                <w:rPr>
                  <w:rFonts w:ascii="Times New Roman" w:hAnsi="Times New Roman" w:cs="Times New Roman"/>
                  <w:b/>
                  <w:bCs/>
                  <w:color w:val="000000" w:themeColor="text1"/>
                  <w:sz w:val="22"/>
                </w:rPr>
              </w:rPrChange>
            </w:rPr>
            <w:delText>AUROC remained largely stable</w:delText>
          </w:r>
          <w:r w:rsidR="00707796" w:rsidRPr="00707796" w:rsidDel="00520C6E">
            <w:rPr>
              <w:rFonts w:ascii="Times New Roman" w:hAnsi="Times New Roman" w:cs="Times New Roman"/>
              <w:color w:val="000000" w:themeColor="text1"/>
              <w:sz w:val="22"/>
            </w:rPr>
            <w:delText xml:space="preserve"> across different ratios. Importantly, the </w:delText>
          </w:r>
          <w:r w:rsidR="00707796" w:rsidRPr="00707796" w:rsidDel="00520C6E">
            <w:rPr>
              <w:rFonts w:ascii="Times New Roman" w:hAnsi="Times New Roman" w:cs="Times New Roman"/>
              <w:color w:val="000000" w:themeColor="text1"/>
              <w:sz w:val="22"/>
              <w:rPrChange w:id="637" w:author="Yuting Wang" w:date="2026-03-06T14:57:00Z" w16du:dateUtc="2026-03-06T06:57:00Z">
                <w:rPr>
                  <w:rFonts w:ascii="Times New Roman" w:hAnsi="Times New Roman" w:cs="Times New Roman"/>
                  <w:b/>
                  <w:bCs/>
                  <w:color w:val="000000" w:themeColor="text1"/>
                  <w:sz w:val="22"/>
                </w:rPr>
              </w:rPrChange>
            </w:rPr>
            <w:delText>relative performance ranking of the evaluated predictors showed minimal changes</w:delText>
          </w:r>
          <w:r w:rsidR="00707796" w:rsidRPr="00707796" w:rsidDel="00520C6E">
            <w:rPr>
              <w:rFonts w:ascii="Times New Roman" w:hAnsi="Times New Roman" w:cs="Times New Roman"/>
              <w:color w:val="000000" w:themeColor="text1"/>
              <w:sz w:val="22"/>
            </w:rPr>
            <w:delText xml:space="preserve">, indicating that the comparative conclusions derived from the primary </w:delText>
          </w:r>
          <w:r w:rsidR="00707796" w:rsidRPr="00707796" w:rsidDel="00520C6E">
            <w:rPr>
              <w:rFonts w:ascii="Times New Roman" w:hAnsi="Times New Roman" w:cs="Times New Roman"/>
              <w:color w:val="000000" w:themeColor="text1"/>
              <w:sz w:val="22"/>
              <w:rPrChange w:id="638" w:author="Yuting Wang" w:date="2026-03-06T14:57:00Z" w16du:dateUtc="2026-03-06T06:57:00Z">
                <w:rPr>
                  <w:rFonts w:ascii="Times New Roman" w:hAnsi="Times New Roman" w:cs="Times New Roman"/>
                  <w:b/>
                  <w:bCs/>
                  <w:color w:val="000000" w:themeColor="text1"/>
                  <w:sz w:val="22"/>
                </w:rPr>
              </w:rPrChange>
            </w:rPr>
            <w:delText>1:1 benchmark remain robust under more imbalanced and biologically realistic conditions</w:delText>
          </w:r>
          <w:r w:rsidR="00707796" w:rsidRPr="00707796" w:rsidDel="00520C6E">
            <w:rPr>
              <w:rFonts w:ascii="Times New Roman" w:hAnsi="Times New Roman" w:cs="Times New Roman"/>
              <w:color w:val="000000" w:themeColor="text1"/>
              <w:sz w:val="22"/>
            </w:rPr>
            <w:delText xml:space="preserve"> </w:delText>
          </w:r>
        </w:del>
      </w:ins>
      <w:ins w:id="639" w:author="Yuting Wang" w:date="2026-03-06T14:59:00Z" w16du:dateUtc="2026-03-06T06:59:00Z">
        <w:del w:id="640" w:author="嘏 吴" w:date="2026-03-30T01:19:00Z" w16du:dateUtc="2026-03-29T17:19:00Z">
          <w:r w:rsidR="00707796" w:rsidDel="00520C6E">
            <w:rPr>
              <w:rFonts w:ascii="Times New Roman" w:hAnsi="Times New Roman" w:cs="Times New Roman" w:hint="eastAsia"/>
              <w:color w:val="000000" w:themeColor="text1"/>
              <w:sz w:val="22"/>
            </w:rPr>
            <w:delText>(</w:delText>
          </w:r>
        </w:del>
      </w:ins>
      <w:ins w:id="641" w:author="Yuting Wang" w:date="2026-03-06T14:57:00Z">
        <w:del w:id="642" w:author="嘏 吴" w:date="2026-03-30T01:19:00Z" w16du:dateUtc="2026-03-29T17:19:00Z">
          <w:r w:rsidR="00707796" w:rsidRPr="00707796" w:rsidDel="00520C6E">
            <w:rPr>
              <w:rFonts w:ascii="Times New Roman" w:hAnsi="Times New Roman" w:cs="Times New Roman"/>
              <w:color w:val="000000" w:themeColor="text1"/>
              <w:sz w:val="22"/>
              <w:rPrChange w:id="643" w:author="Yuting Wang" w:date="2026-03-06T14:57:00Z" w16du:dateUtc="2026-03-06T06:57:00Z">
                <w:rPr>
                  <w:rFonts w:ascii="Times New Roman" w:hAnsi="Times New Roman" w:cs="Times New Roman"/>
                  <w:b/>
                  <w:bCs/>
                  <w:color w:val="000000" w:themeColor="text1"/>
                  <w:sz w:val="22"/>
                </w:rPr>
              </w:rPrChange>
            </w:rPr>
            <w:delText xml:space="preserve">Supplementary Table SXX and </w:delText>
          </w:r>
        </w:del>
      </w:ins>
      <w:ins w:id="644" w:author="Yuting Wang" w:date="2026-03-06T14:57:00Z" w16du:dateUtc="2026-03-06T06:57:00Z">
        <w:del w:id="645" w:author="嘏 吴" w:date="2026-03-30T01:19:00Z" w16du:dateUtc="2026-03-29T17:19:00Z">
          <w:r w:rsidR="00707796" w:rsidRPr="00663AD7" w:rsidDel="00520C6E">
            <w:rPr>
              <w:rFonts w:ascii="Times New Roman" w:hAnsi="Times New Roman" w:cs="Times New Roman"/>
              <w:color w:val="000000" w:themeColor="text1"/>
              <w:sz w:val="22"/>
            </w:rPr>
            <w:delText xml:space="preserve">Supplementary </w:delText>
          </w:r>
        </w:del>
      </w:ins>
      <w:ins w:id="646" w:author="Yuting Wang" w:date="2026-03-06T14:57:00Z">
        <w:del w:id="647" w:author="嘏 吴" w:date="2026-03-30T01:19:00Z" w16du:dateUtc="2026-03-29T17:19:00Z">
          <w:r w:rsidR="00707796" w:rsidRPr="00707796" w:rsidDel="00520C6E">
            <w:rPr>
              <w:rFonts w:ascii="Times New Roman" w:hAnsi="Times New Roman" w:cs="Times New Roman"/>
              <w:color w:val="000000" w:themeColor="text1"/>
              <w:sz w:val="22"/>
              <w:rPrChange w:id="648" w:author="Yuting Wang" w:date="2026-03-06T14:57:00Z" w16du:dateUtc="2026-03-06T06:57:00Z">
                <w:rPr>
                  <w:rFonts w:ascii="Times New Roman" w:hAnsi="Times New Roman" w:cs="Times New Roman"/>
                  <w:b/>
                  <w:bCs/>
                  <w:color w:val="000000" w:themeColor="text1"/>
                  <w:sz w:val="22"/>
                </w:rPr>
              </w:rPrChange>
            </w:rPr>
            <w:delText>Figure XX</w:delText>
          </w:r>
        </w:del>
      </w:ins>
      <w:ins w:id="649" w:author="Yuting Wang" w:date="2026-03-06T14:59:00Z" w16du:dateUtc="2026-03-06T06:59:00Z">
        <w:del w:id="650" w:author="嘏 吴" w:date="2026-03-30T01:19:00Z" w16du:dateUtc="2026-03-29T17:19:00Z">
          <w:r w:rsidR="00707796" w:rsidDel="00520C6E">
            <w:rPr>
              <w:rFonts w:ascii="Times New Roman" w:hAnsi="Times New Roman" w:cs="Times New Roman" w:hint="eastAsia"/>
              <w:color w:val="000000" w:themeColor="text1"/>
              <w:sz w:val="22"/>
            </w:rPr>
            <w:delText>)</w:delText>
          </w:r>
        </w:del>
      </w:ins>
      <w:ins w:id="651" w:author="Yuting Wang" w:date="2026-03-06T14:57:00Z">
        <w:del w:id="652" w:author="嘏 吴" w:date="2026-03-30T01:19:00Z" w16du:dateUtc="2026-03-29T17:19:00Z">
          <w:r w:rsidR="00707796" w:rsidRPr="00707796" w:rsidDel="00520C6E">
            <w:rPr>
              <w:rFonts w:ascii="Times New Roman" w:hAnsi="Times New Roman" w:cs="Times New Roman"/>
              <w:color w:val="000000" w:themeColor="text1"/>
              <w:sz w:val="22"/>
            </w:rPr>
            <w:delText>.</w:delText>
          </w:r>
        </w:del>
      </w:ins>
    </w:p>
    <w:p w14:paraId="43474632" w14:textId="72189514" w:rsidR="00397EB3" w:rsidRPr="003F084D" w:rsidDel="00520C6E" w:rsidRDefault="00397EB3" w:rsidP="00397EB3">
      <w:pPr>
        <w:spacing w:line="360" w:lineRule="auto"/>
        <w:ind w:firstLineChars="200" w:firstLine="440"/>
        <w:rPr>
          <w:del w:id="653" w:author="嘏 吴" w:date="2026-03-30T01:19:00Z" w16du:dateUtc="2026-03-29T17:19:00Z"/>
          <w:rFonts w:ascii="Times New Roman" w:hAnsi="Times New Roman" w:cs="Times New Roman"/>
          <w:color w:val="000000" w:themeColor="text1"/>
          <w:sz w:val="22"/>
          <w:rPrChange w:id="654" w:author="Yuting Wang" w:date="2026-02-11T11:33:00Z" w16du:dateUtc="2026-02-11T03:33:00Z">
            <w:rPr>
              <w:del w:id="655" w:author="嘏 吴" w:date="2026-03-30T01:19:00Z" w16du:dateUtc="2026-03-29T17:19:00Z"/>
              <w:rFonts w:ascii="Arial" w:hAnsi="Arial" w:cs="Arial"/>
              <w:color w:val="000000" w:themeColor="text1"/>
              <w:sz w:val="22"/>
            </w:rPr>
          </w:rPrChange>
        </w:rPr>
      </w:pPr>
      <w:del w:id="656" w:author="嘏 吴" w:date="2026-03-30T01:19:00Z" w16du:dateUtc="2026-03-29T17:19:00Z">
        <w:r w:rsidRPr="003F084D" w:rsidDel="00520C6E">
          <w:rPr>
            <w:rFonts w:ascii="Times New Roman" w:hAnsi="Times New Roman" w:cs="Times New Roman"/>
            <w:color w:val="000000" w:themeColor="text1"/>
            <w:sz w:val="22"/>
            <w:rPrChange w:id="657" w:author="Yuting Wang" w:date="2026-02-11T11:33:00Z" w16du:dateUtc="2026-02-11T03:33:00Z">
              <w:rPr>
                <w:rFonts w:ascii="Arial" w:hAnsi="Arial" w:cs="Arial"/>
                <w:color w:val="000000" w:themeColor="text1"/>
                <w:sz w:val="22"/>
              </w:rPr>
            </w:rPrChange>
          </w:rPr>
          <w:delText>Additionally, we evaluated the computational efficiency of each method using a 4,000-entry dataset and limiting CPU usage to 10 cores. Tools such as MHCflurry2.0 and NetMHCpan4.1 demonstrated superior resource efficiency, making them suitable for use on personal computers. Conversely, tools like BigMHC and STMHCpan necessitate more advanced hardware configurations (</w:delText>
        </w:r>
        <w:r w:rsidRPr="003F084D" w:rsidDel="00520C6E">
          <w:rPr>
            <w:rFonts w:ascii="Times New Roman" w:hAnsi="Times New Roman" w:cs="Times New Roman"/>
            <w:color w:val="000000" w:themeColor="text1"/>
            <w:sz w:val="22"/>
            <w:rPrChange w:id="658" w:author="Yuting Wang" w:date="2026-02-11T11:33:00Z" w16du:dateUtc="2026-02-11T03:33:00Z">
              <w:rPr>
                <w:rFonts w:ascii="Arial" w:hAnsi="Arial" w:cs="Arial"/>
                <w:b/>
                <w:bCs/>
                <w:color w:val="000000" w:themeColor="text1"/>
                <w:sz w:val="22"/>
              </w:rPr>
            </w:rPrChange>
          </w:rPr>
          <w:delText xml:space="preserve">Figure 2E, Supplementary </w:delText>
        </w:r>
        <w:r w:rsidR="0026583A" w:rsidRPr="003F084D" w:rsidDel="00520C6E">
          <w:rPr>
            <w:rFonts w:ascii="Times New Roman" w:hAnsi="Times New Roman" w:cs="Times New Roman"/>
            <w:color w:val="000000" w:themeColor="text1"/>
            <w:sz w:val="22"/>
            <w:rPrChange w:id="659" w:author="Yuting Wang" w:date="2026-02-11T11:33:00Z" w16du:dateUtc="2026-02-11T03:33:00Z">
              <w:rPr>
                <w:rFonts w:ascii="Arial" w:hAnsi="Arial" w:cs="Arial"/>
                <w:b/>
                <w:bCs/>
                <w:color w:val="000000" w:themeColor="text1"/>
                <w:sz w:val="22"/>
              </w:rPr>
            </w:rPrChange>
          </w:rPr>
          <w:delText>Table S4</w:delText>
        </w:r>
        <w:r w:rsidRPr="003F084D" w:rsidDel="00520C6E">
          <w:rPr>
            <w:rFonts w:ascii="Times New Roman" w:hAnsi="Times New Roman" w:cs="Times New Roman"/>
            <w:color w:val="000000" w:themeColor="text1"/>
            <w:sz w:val="22"/>
            <w:rPrChange w:id="660" w:author="Yuting Wang" w:date="2026-02-11T11:33:00Z" w16du:dateUtc="2026-02-11T03:33:00Z">
              <w:rPr>
                <w:rFonts w:ascii="Arial" w:hAnsi="Arial" w:cs="Arial"/>
                <w:color w:val="000000" w:themeColor="text1"/>
                <w:sz w:val="22"/>
              </w:rPr>
            </w:rPrChange>
          </w:rPr>
          <w:delText>).</w:delText>
        </w:r>
      </w:del>
      <w:ins w:id="661" w:author="Yuting Wang" w:date="2026-03-06T15:10:00Z" w16du:dateUtc="2026-03-06T07:10:00Z">
        <w:del w:id="662" w:author="嘏 吴" w:date="2026-03-30T01:19:00Z" w16du:dateUtc="2026-03-29T17:19:00Z">
          <w:r w:rsidR="006F459D" w:rsidRPr="006F459D" w:rsidDel="00520C6E">
            <w:rPr>
              <w:rFonts w:ascii="Times New Roman" w:hAnsi="Times New Roman" w:cs="Times New Roman" w:hint="eastAsia"/>
              <w:color w:val="000000" w:themeColor="text1"/>
              <w:sz w:val="22"/>
            </w:rPr>
            <w:delText xml:space="preserve"> </w:delText>
          </w:r>
        </w:del>
      </w:ins>
      <w:ins w:id="663" w:author="Yuting Wang" w:date="2026-03-06T15:15:00Z">
        <w:del w:id="664" w:author="嘏 吴" w:date="2026-03-30T01:19:00Z" w16du:dateUtc="2026-03-29T17:19:00Z">
          <w:r w:rsidR="006F459D" w:rsidRPr="006F459D" w:rsidDel="00520C6E">
            <w:rPr>
              <w:rFonts w:ascii="Times New Roman" w:hAnsi="Times New Roman" w:cs="Times New Roman"/>
              <w:color w:val="000000" w:themeColor="text1"/>
              <w:sz w:val="22"/>
            </w:rPr>
            <w:delText>Furthermore, for tools that support GPU acceleration (</w:delText>
          </w:r>
          <w:r w:rsidR="006F459D" w:rsidRPr="006F459D" w:rsidDel="00520C6E">
            <w:rPr>
              <w:rFonts w:ascii="Times New Roman" w:hAnsi="Times New Roman" w:cs="Times New Roman"/>
              <w:color w:val="000000" w:themeColor="text1"/>
              <w:sz w:val="22"/>
              <w:rPrChange w:id="665" w:author="Yuting Wang" w:date="2026-03-06T15:16:00Z" w16du:dateUtc="2026-03-06T07:16:00Z">
                <w:rPr>
                  <w:rFonts w:ascii="Times New Roman" w:hAnsi="Times New Roman" w:cs="Times New Roman"/>
                  <w:b/>
                  <w:bCs/>
                  <w:color w:val="000000" w:themeColor="text1"/>
                  <w:sz w:val="22"/>
                </w:rPr>
              </w:rPrChange>
            </w:rPr>
            <w:delText>STMHCpan, BigMHC, CapsNet-MHC_AN, CapsNet-MHC_IE, and DeepAttentionPan</w:delText>
          </w:r>
          <w:r w:rsidR="006F459D" w:rsidRPr="006F459D" w:rsidDel="00520C6E">
            <w:rPr>
              <w:rFonts w:ascii="Times New Roman" w:hAnsi="Times New Roman" w:cs="Times New Roman"/>
              <w:color w:val="000000" w:themeColor="text1"/>
              <w:sz w:val="22"/>
            </w:rPr>
            <w:delText xml:space="preserve">), we conducted additional GPU-based runtime benchmarks using the </w:delText>
          </w:r>
          <w:r w:rsidR="006F459D" w:rsidRPr="006F459D" w:rsidDel="00520C6E">
            <w:rPr>
              <w:rFonts w:ascii="Times New Roman" w:hAnsi="Times New Roman" w:cs="Times New Roman"/>
              <w:color w:val="000000" w:themeColor="text1"/>
              <w:sz w:val="22"/>
              <w:rPrChange w:id="666" w:author="Yuting Wang" w:date="2026-03-06T15:16:00Z" w16du:dateUtc="2026-03-06T07:16:00Z">
                <w:rPr>
                  <w:rFonts w:ascii="Times New Roman" w:hAnsi="Times New Roman" w:cs="Times New Roman"/>
                  <w:b/>
                  <w:bCs/>
                  <w:color w:val="000000" w:themeColor="text1"/>
                  <w:sz w:val="22"/>
                </w:rPr>
              </w:rPrChange>
            </w:rPr>
            <w:delText>1:99 positive-to-negative dataset</w:delText>
          </w:r>
          <w:r w:rsidR="006F459D" w:rsidRPr="006F459D" w:rsidDel="00520C6E">
            <w:rPr>
              <w:rFonts w:ascii="Times New Roman" w:hAnsi="Times New Roman" w:cs="Times New Roman"/>
              <w:color w:val="000000" w:themeColor="text1"/>
              <w:sz w:val="22"/>
            </w:rPr>
            <w:delText xml:space="preserve">. The results indicate that </w:delText>
          </w:r>
          <w:r w:rsidR="006F459D" w:rsidRPr="006F459D" w:rsidDel="00520C6E">
            <w:rPr>
              <w:rFonts w:ascii="Times New Roman" w:hAnsi="Times New Roman" w:cs="Times New Roman"/>
              <w:color w:val="000000" w:themeColor="text1"/>
              <w:sz w:val="22"/>
              <w:rPrChange w:id="667" w:author="Yuting Wang" w:date="2026-03-06T15:16:00Z" w16du:dateUtc="2026-03-06T07:16:00Z">
                <w:rPr>
                  <w:rFonts w:ascii="Times New Roman" w:hAnsi="Times New Roman" w:cs="Times New Roman"/>
                  <w:b/>
                  <w:bCs/>
                  <w:color w:val="000000" w:themeColor="text1"/>
                  <w:sz w:val="22"/>
                </w:rPr>
              </w:rPrChange>
            </w:rPr>
            <w:delText>BigMHC and STMHCpan exhibit higher GPU utilization</w:delText>
          </w:r>
          <w:r w:rsidR="006F459D" w:rsidRPr="006F459D" w:rsidDel="00520C6E">
            <w:rPr>
              <w:rFonts w:ascii="Times New Roman" w:hAnsi="Times New Roman" w:cs="Times New Roman"/>
              <w:color w:val="000000" w:themeColor="text1"/>
              <w:sz w:val="22"/>
            </w:rPr>
            <w:delText xml:space="preserve">, with </w:delText>
          </w:r>
          <w:r w:rsidR="006F459D" w:rsidRPr="006F459D" w:rsidDel="00520C6E">
            <w:rPr>
              <w:rFonts w:ascii="Times New Roman" w:hAnsi="Times New Roman" w:cs="Times New Roman"/>
              <w:color w:val="000000" w:themeColor="text1"/>
              <w:sz w:val="22"/>
              <w:rPrChange w:id="668" w:author="Yuting Wang" w:date="2026-03-06T15:16:00Z" w16du:dateUtc="2026-03-06T07:16:00Z">
                <w:rPr>
                  <w:rFonts w:ascii="Times New Roman" w:hAnsi="Times New Roman" w:cs="Times New Roman"/>
                  <w:b/>
                  <w:bCs/>
                  <w:color w:val="000000" w:themeColor="text1"/>
                  <w:sz w:val="22"/>
                </w:rPr>
              </w:rPrChange>
            </w:rPr>
            <w:delText>BigMHC also showing substantially higher GPU memory consumption</w:delText>
          </w:r>
          <w:r w:rsidR="006F459D" w:rsidRPr="006F459D" w:rsidDel="00520C6E">
            <w:rPr>
              <w:rFonts w:ascii="Times New Roman" w:hAnsi="Times New Roman" w:cs="Times New Roman"/>
              <w:color w:val="000000" w:themeColor="text1"/>
              <w:sz w:val="22"/>
            </w:rPr>
            <w:delText xml:space="preserve"> compared with the other evaluated tools (Supplementary Table S7).</w:delText>
          </w:r>
        </w:del>
      </w:ins>
    </w:p>
    <w:p w14:paraId="54ED6930" w14:textId="77777777" w:rsidR="0072492B" w:rsidRPr="003F084D" w:rsidRDefault="0072492B" w:rsidP="00F50211">
      <w:pPr>
        <w:spacing w:line="360" w:lineRule="auto"/>
        <w:rPr>
          <w:rFonts w:ascii="Times New Roman" w:hAnsi="Times New Roman" w:cs="Times New Roman"/>
          <w:b/>
          <w:bCs/>
          <w:color w:val="000000" w:themeColor="text1"/>
          <w:sz w:val="22"/>
          <w:rPrChange w:id="669" w:author="Yuting Wang" w:date="2026-02-11T11:33:00Z" w16du:dateUtc="2026-02-11T03:33:00Z">
            <w:rPr>
              <w:rFonts w:ascii="Arial" w:hAnsi="Arial" w:cs="Arial"/>
              <w:b/>
              <w:bCs/>
              <w:color w:val="000000" w:themeColor="text1"/>
              <w:sz w:val="22"/>
            </w:rPr>
          </w:rPrChange>
        </w:rPr>
      </w:pPr>
    </w:p>
    <w:p w14:paraId="7EB34D86" w14:textId="422577C0" w:rsidR="0035026E" w:rsidRPr="003F084D" w:rsidRDefault="0035026E" w:rsidP="0072492B">
      <w:pPr>
        <w:spacing w:line="360" w:lineRule="auto"/>
        <w:rPr>
          <w:rFonts w:ascii="Times New Roman" w:hAnsi="Times New Roman" w:cs="Times New Roman"/>
          <w:b/>
          <w:bCs/>
          <w:color w:val="000000" w:themeColor="text1"/>
          <w:sz w:val="22"/>
          <w:rPrChange w:id="670" w:author="Yuting Wang" w:date="2026-02-11T11:33:00Z" w16du:dateUtc="2026-02-11T03:33:00Z">
            <w:rPr>
              <w:rFonts w:ascii="Arial" w:hAnsi="Arial" w:cs="Arial"/>
              <w:b/>
              <w:bCs/>
              <w:color w:val="000000" w:themeColor="text1"/>
              <w:sz w:val="22"/>
            </w:rPr>
          </w:rPrChange>
        </w:rPr>
      </w:pPr>
      <w:r w:rsidRPr="003F084D">
        <w:rPr>
          <w:rFonts w:ascii="Times New Roman" w:hAnsi="Times New Roman" w:cs="Times New Roman"/>
          <w:b/>
          <w:bCs/>
          <w:color w:val="000000" w:themeColor="text1"/>
          <w:sz w:val="22"/>
          <w:rPrChange w:id="671" w:author="Yuting Wang" w:date="2026-02-11T11:33:00Z" w16du:dateUtc="2026-02-11T03:33:00Z">
            <w:rPr>
              <w:rFonts w:ascii="Arial" w:hAnsi="Arial" w:cs="Arial"/>
              <w:b/>
              <w:bCs/>
              <w:color w:val="000000" w:themeColor="text1"/>
              <w:sz w:val="22"/>
            </w:rPr>
          </w:rPrChange>
        </w:rPr>
        <w:t>Performance assessment based on peptide lengths and HLA variants</w:t>
      </w:r>
    </w:p>
    <w:p w14:paraId="5EE66463" w14:textId="086334DB" w:rsidR="0099073B" w:rsidRPr="003F084D" w:rsidRDefault="00B1224E" w:rsidP="0072492B">
      <w:pPr>
        <w:spacing w:line="360" w:lineRule="auto"/>
        <w:rPr>
          <w:rFonts w:ascii="Times New Roman" w:hAnsi="Times New Roman" w:cs="Times New Roman"/>
          <w:color w:val="000000" w:themeColor="text1"/>
          <w:sz w:val="22"/>
          <w:rPrChange w:id="672" w:author="Yuting Wang" w:date="2026-02-11T11:33:00Z" w16du:dateUtc="2026-02-11T03:33:00Z">
            <w:rPr>
              <w:rFonts w:ascii="Arial" w:hAnsi="Arial" w:cs="Arial"/>
              <w:color w:val="000000" w:themeColor="text1"/>
              <w:sz w:val="22"/>
            </w:rPr>
          </w:rPrChange>
        </w:rPr>
      </w:pPr>
      <w:r w:rsidRPr="003F084D">
        <w:rPr>
          <w:rFonts w:ascii="Times New Roman" w:hAnsi="Times New Roman" w:cs="Times New Roman"/>
          <w:color w:val="000000" w:themeColor="text1"/>
          <w:sz w:val="22"/>
          <w:rPrChange w:id="673" w:author="Yuting Wang" w:date="2026-02-11T11:33:00Z" w16du:dateUtc="2026-02-11T03:33:00Z">
            <w:rPr>
              <w:rFonts w:ascii="Arial" w:hAnsi="Arial" w:cs="Arial"/>
              <w:color w:val="000000" w:themeColor="text1"/>
              <w:sz w:val="22"/>
            </w:rPr>
          </w:rPrChange>
        </w:rPr>
        <w:t xml:space="preserve">We next evaluated predictor performance across peptide lengths. </w:t>
      </w:r>
      <w:ins w:id="674" w:author="嘏 吴" w:date="2026-03-30T01:52:00Z">
        <w:r w:rsidR="00A60FA3" w:rsidRPr="00A60FA3">
          <w:rPr>
            <w:rFonts w:ascii="Times New Roman" w:hAnsi="Times New Roman" w:cs="Times New Roman"/>
            <w:color w:val="000000" w:themeColor="text1"/>
            <w:sz w:val="22"/>
          </w:rPr>
          <w:t>Among the evaluated 8- to 11-mers, 9-mer peptides consistently achieved the highest prediction accuracy across all tools and metrics (</w:t>
        </w:r>
        <w:r w:rsidR="00A60FA3" w:rsidRPr="00A60FA3">
          <w:rPr>
            <w:rFonts w:ascii="Times New Roman" w:hAnsi="Times New Roman" w:cs="Times New Roman"/>
            <w:b/>
            <w:bCs/>
            <w:color w:val="000000" w:themeColor="text1"/>
            <w:sz w:val="22"/>
          </w:rPr>
          <w:t>Figure 3A</w:t>
        </w:r>
        <w:r w:rsidR="00A60FA3" w:rsidRPr="00A60FA3">
          <w:rPr>
            <w:rFonts w:ascii="Times New Roman" w:hAnsi="Times New Roman" w:cs="Times New Roman"/>
            <w:color w:val="000000" w:themeColor="text1"/>
            <w:sz w:val="22"/>
          </w:rPr>
          <w:t>). This is likely due to their prevalence as canonical epitopes presented by HLA-I ligands and the resulting abundance of training data for 9-mer peptides</w:t>
        </w:r>
      </w:ins>
      <w:del w:id="675" w:author="嘏 吴" w:date="2026-03-30T01:52:00Z" w16du:dateUtc="2026-03-29T17:52:00Z">
        <w:r w:rsidRPr="003F084D" w:rsidDel="00A60FA3">
          <w:rPr>
            <w:rFonts w:ascii="Times New Roman" w:hAnsi="Times New Roman" w:cs="Times New Roman"/>
            <w:color w:val="000000" w:themeColor="text1"/>
            <w:sz w:val="22"/>
            <w:rPrChange w:id="676" w:author="Yuting Wang" w:date="2026-02-11T11:33:00Z" w16du:dateUtc="2026-02-11T03:33:00Z">
              <w:rPr>
                <w:rFonts w:ascii="Arial" w:hAnsi="Arial" w:cs="Arial"/>
                <w:color w:val="000000" w:themeColor="text1"/>
                <w:sz w:val="22"/>
              </w:rPr>
            </w:rPrChange>
          </w:rPr>
          <w:delText>Irrespective of the tool or metric used, 9-mer peptides consistently achieved the highest prediction accuracy (</w:delText>
        </w:r>
        <w:r w:rsidRPr="003F084D" w:rsidDel="00A60FA3">
          <w:rPr>
            <w:rFonts w:ascii="Times New Roman" w:hAnsi="Times New Roman" w:cs="Times New Roman"/>
            <w:color w:val="000000" w:themeColor="text1"/>
            <w:sz w:val="22"/>
            <w:rPrChange w:id="677" w:author="Yuting Wang" w:date="2026-02-11T11:33:00Z" w16du:dateUtc="2026-02-11T03:33:00Z">
              <w:rPr>
                <w:rFonts w:ascii="Arial" w:hAnsi="Arial" w:cs="Arial"/>
                <w:b/>
                <w:bCs/>
                <w:color w:val="000000" w:themeColor="text1"/>
                <w:sz w:val="22"/>
              </w:rPr>
            </w:rPrChange>
          </w:rPr>
          <w:delText>Figure 3A</w:delText>
        </w:r>
        <w:r w:rsidRPr="003F084D" w:rsidDel="00A60FA3">
          <w:rPr>
            <w:rFonts w:ascii="Times New Roman" w:hAnsi="Times New Roman" w:cs="Times New Roman"/>
            <w:color w:val="000000" w:themeColor="text1"/>
            <w:sz w:val="22"/>
            <w:rPrChange w:id="678" w:author="Yuting Wang" w:date="2026-02-11T11:33:00Z" w16du:dateUtc="2026-02-11T03:33:00Z">
              <w:rPr>
                <w:rFonts w:ascii="Arial" w:hAnsi="Arial" w:cs="Arial"/>
                <w:color w:val="000000" w:themeColor="text1"/>
                <w:sz w:val="22"/>
              </w:rPr>
            </w:rPrChange>
          </w:rPr>
          <w:delText>), likely due to their prevalence as epitopes presented by HLA-I ligands and the abundance of training data for 9-mer peptides</w:delText>
        </w:r>
      </w:del>
      <w:r w:rsidRPr="003F084D">
        <w:rPr>
          <w:rFonts w:ascii="Times New Roman" w:hAnsi="Times New Roman" w:cs="Times New Roman"/>
          <w:color w:val="000000" w:themeColor="text1"/>
          <w:sz w:val="22"/>
          <w:rPrChange w:id="679" w:author="Yuting Wang" w:date="2026-02-11T11:33:00Z" w16du:dateUtc="2026-02-11T03:33:00Z">
            <w:rPr>
              <w:rFonts w:ascii="Arial" w:hAnsi="Arial" w:cs="Arial"/>
              <w:color w:val="000000" w:themeColor="text1"/>
              <w:sz w:val="22"/>
            </w:rPr>
          </w:rPrChange>
        </w:rPr>
        <w:t xml:space="preserve"> </w:t>
      </w:r>
      <w:r w:rsidR="00C265C4" w:rsidRPr="003F084D">
        <w:rPr>
          <w:rFonts w:ascii="Times New Roman" w:hAnsi="Times New Roman" w:cs="Times New Roman"/>
          <w:color w:val="000000" w:themeColor="text1"/>
          <w:sz w:val="22"/>
          <w:rPrChange w:id="680" w:author="Yuting Wang" w:date="2026-02-11T11:33:00Z" w16du:dateUtc="2026-02-11T03:33:00Z">
            <w:rPr>
              <w:rFonts w:ascii="Arial" w:hAnsi="Arial" w:cs="Arial"/>
              <w:color w:val="000000" w:themeColor="text1"/>
              <w:sz w:val="22"/>
            </w:rPr>
          </w:rPrChange>
        </w:rPr>
        <w:fldChar w:fldCharType="begin"/>
      </w:r>
      <w:r w:rsidR="00F248C2" w:rsidRPr="003F084D">
        <w:rPr>
          <w:rFonts w:ascii="Times New Roman" w:hAnsi="Times New Roman" w:cs="Times New Roman"/>
          <w:color w:val="000000" w:themeColor="text1"/>
          <w:sz w:val="22"/>
          <w:rPrChange w:id="681" w:author="Yuting Wang" w:date="2026-02-11T11:33:00Z" w16du:dateUtc="2026-02-11T03:33:00Z">
            <w:rPr>
              <w:rFonts w:ascii="Arial" w:hAnsi="Arial" w:cs="Arial"/>
              <w:color w:val="000000" w:themeColor="text1"/>
              <w:sz w:val="22"/>
            </w:rPr>
          </w:rPrChange>
        </w:rPr>
        <w:instrText xml:space="preserve"> ADDIN EN.CITE &lt;EndNote&gt;&lt;Cite&gt;&lt;Author&gt;Tadros&lt;/Author&gt;&lt;Year&gt;2023&lt;/Year&gt;&lt;RecNum&gt;24&lt;/RecNum&gt;&lt;DisplayText&gt;[24]&lt;/DisplayText&gt;&lt;record&gt;&lt;rec-number&gt;24&lt;/rec-number&gt;&lt;foreign-keys&gt;&lt;key app="EN" db-id="ez9xpa92xrtvp3e9faaxx0xffrrvve5a9sf9" timestamp="1733750742"&gt;24&lt;/key&gt;&lt;/foreign-keys&gt;&lt;ref-type name="Journal Article"&gt;17&lt;/ref-type&gt;&lt;contributors&gt;&lt;authors&gt;&lt;author&gt;Tadros, D. M.&lt;/author&gt;&lt;author&gt;Eggenschwiler, S.&lt;/author&gt;&lt;author&gt;Racle, J.&lt;/author&gt;&lt;author&gt;Gfeller, D.&lt;/author&gt;&lt;/authors&gt;&lt;/contributors&gt;&lt;auth-address&gt;Department of Oncology, Ludwig Institute for Cancer Research Lausanne, University of Lausanne, Lausanne, Switzerland.&amp;#xD;Swiss Institute of Bioinformatics (SIB), Lausanne, Switzerland.&lt;/auth-address&gt;&lt;titles&gt;&lt;title&gt;The MHC Motif Atlas: a database of MHC binding specificities and ligands&lt;/title&gt;&lt;secondary-title&gt;Nucleic Acids Res&lt;/secondary-title&gt;&lt;alt-title&gt;Nucleic acids research&lt;/alt-title&gt;&lt;/titles&gt;&lt;periodical&gt;&lt;full-title&gt;Nucleic Acids Res&lt;/full-title&gt;&lt;abbr-1&gt;Nucleic acids research&lt;/abbr-1&gt;&lt;/periodical&gt;&lt;alt-periodical&gt;&lt;full-title&gt;Nucleic Acids Res&lt;/full-title&gt;&lt;abbr-1&gt;Nucleic acids research&lt;/abbr-1&gt;&lt;/alt-periodical&gt;&lt;pages&gt;D428-d437&lt;/pages&gt;&lt;volume&gt;51&lt;/volume&gt;&lt;number&gt;D1&lt;/number&gt;&lt;edition&gt;2022/11/02&lt;/edition&gt;&lt;keywords&gt;&lt;keyword&gt;Epitopes, T-Lymphocyte&lt;/keyword&gt;&lt;keyword&gt;Histocompatibility Antigens Class II&lt;/keyword&gt;&lt;keyword&gt;Ligands&lt;/keyword&gt;&lt;keyword&gt;Peptides/chemistry&lt;/keyword&gt;&lt;keyword&gt;Protein Binding&lt;/keyword&gt;&lt;keyword&gt;*Major Histocompatibility Complex&lt;/keyword&gt;&lt;keyword&gt;Atlases as Topic&lt;/keyword&gt;&lt;/keywords&gt;&lt;dates&gt;&lt;year&gt;2023&lt;/year&gt;&lt;pub-dates&gt;&lt;date&gt;Jan 6&lt;/date&gt;&lt;/pub-dates&gt;&lt;/dates&gt;&lt;isbn&gt;0305-1048 (Print)&amp;#xD;0305-1048&lt;/isbn&gt;&lt;accession-num&gt;36318236&lt;/accession-num&gt;&lt;urls&gt;&lt;/urls&gt;&lt;custom2&gt;PMC9825574&lt;/custom2&gt;&lt;electronic-resource-num&gt;10.1093/nar/gkac965&lt;/electronic-resource-num&gt;&lt;remote-database-provider&gt;NLM&lt;/remote-database-provider&gt;&lt;language&gt;eng&lt;/language&gt;&lt;/record&gt;&lt;/Cite&gt;&lt;/EndNote&gt;</w:instrText>
      </w:r>
      <w:r w:rsidR="00C265C4" w:rsidRPr="003F084D">
        <w:rPr>
          <w:rFonts w:ascii="Times New Roman" w:hAnsi="Times New Roman" w:cs="Times New Roman"/>
          <w:color w:val="000000" w:themeColor="text1"/>
          <w:sz w:val="22"/>
          <w:rPrChange w:id="682" w:author="Yuting Wang" w:date="2026-02-11T11:33:00Z" w16du:dateUtc="2026-02-11T03:33:00Z">
            <w:rPr>
              <w:rFonts w:ascii="Arial" w:hAnsi="Arial" w:cs="Arial"/>
              <w:color w:val="000000" w:themeColor="text1"/>
              <w:sz w:val="22"/>
            </w:rPr>
          </w:rPrChange>
        </w:rPr>
        <w:fldChar w:fldCharType="separate"/>
      </w:r>
      <w:r w:rsidR="00F248C2" w:rsidRPr="003F084D">
        <w:rPr>
          <w:rFonts w:ascii="Times New Roman" w:hAnsi="Times New Roman" w:cs="Times New Roman"/>
          <w:noProof/>
          <w:color w:val="000000" w:themeColor="text1"/>
          <w:sz w:val="22"/>
          <w:rPrChange w:id="683" w:author="Yuting Wang" w:date="2026-02-11T11:33:00Z" w16du:dateUtc="2026-02-11T03:33:00Z">
            <w:rPr>
              <w:rFonts w:ascii="Arial" w:hAnsi="Arial" w:cs="Arial"/>
              <w:noProof/>
              <w:color w:val="000000" w:themeColor="text1"/>
              <w:sz w:val="22"/>
            </w:rPr>
          </w:rPrChange>
        </w:rPr>
        <w:t>[24]</w:t>
      </w:r>
      <w:r w:rsidR="00C265C4" w:rsidRPr="003F084D">
        <w:rPr>
          <w:rFonts w:ascii="Times New Roman" w:hAnsi="Times New Roman" w:cs="Times New Roman"/>
          <w:color w:val="000000" w:themeColor="text1"/>
          <w:sz w:val="22"/>
          <w:rPrChange w:id="684" w:author="Yuting Wang" w:date="2026-02-11T11:33:00Z" w16du:dateUtc="2026-02-11T03:33:00Z">
            <w:rPr>
              <w:rFonts w:ascii="Arial" w:hAnsi="Arial" w:cs="Arial"/>
              <w:color w:val="000000" w:themeColor="text1"/>
              <w:sz w:val="22"/>
            </w:rPr>
          </w:rPrChange>
        </w:rPr>
        <w:fldChar w:fldCharType="end"/>
      </w:r>
      <w:r w:rsidR="0099073B" w:rsidRPr="003F084D">
        <w:rPr>
          <w:rFonts w:ascii="Times New Roman" w:hAnsi="Times New Roman" w:cs="Times New Roman"/>
          <w:color w:val="000000" w:themeColor="text1"/>
          <w:sz w:val="22"/>
          <w:rPrChange w:id="685" w:author="Yuting Wang" w:date="2026-02-11T11:33:00Z" w16du:dateUtc="2026-02-11T03:33:00Z">
            <w:rPr>
              <w:rFonts w:ascii="Arial" w:hAnsi="Arial" w:cs="Arial"/>
              <w:color w:val="000000" w:themeColor="text1"/>
              <w:sz w:val="22"/>
            </w:rPr>
          </w:rPrChange>
        </w:rPr>
        <w:t xml:space="preserve">. </w:t>
      </w:r>
      <w:r w:rsidRPr="003F084D">
        <w:rPr>
          <w:rFonts w:ascii="Times New Roman" w:hAnsi="Times New Roman" w:cs="Times New Roman"/>
          <w:color w:val="000000" w:themeColor="text1"/>
          <w:sz w:val="22"/>
          <w:rPrChange w:id="686" w:author="Yuting Wang" w:date="2026-02-11T11:33:00Z" w16du:dateUtc="2026-02-11T03:33:00Z">
            <w:rPr>
              <w:rFonts w:ascii="Arial" w:hAnsi="Arial" w:cs="Arial"/>
              <w:color w:val="000000" w:themeColor="text1"/>
              <w:sz w:val="22"/>
            </w:rPr>
          </w:rPrChange>
        </w:rPr>
        <w:t>STMHCpan exhibited the highest stability, consistently outperforming other tools across all peptide lengths and evaluation metrics (</w:t>
      </w:r>
      <w:ins w:id="687" w:author="嘏 吴" w:date="2026-03-30T01:52:00Z">
        <w:r w:rsidR="00E14684" w:rsidRPr="00E14684">
          <w:rPr>
            <w:rFonts w:ascii="Times New Roman" w:hAnsi="Times New Roman" w:cs="Times New Roman"/>
            <w:b/>
            <w:bCs/>
            <w:color w:val="000000" w:themeColor="text1"/>
            <w:sz w:val="22"/>
            <w:rPrChange w:id="688" w:author="嘏 吴" w:date="2026-03-30T01:52:00Z" w16du:dateUtc="2026-03-29T17:52:00Z">
              <w:rPr>
                <w:rFonts w:ascii="Times New Roman" w:hAnsi="Times New Roman" w:cs="Times New Roman"/>
                <w:color w:val="000000" w:themeColor="text1"/>
                <w:sz w:val="22"/>
              </w:rPr>
            </w:rPrChange>
          </w:rPr>
          <w:t>Figure 3A, Supplementary Figure S2B</w:t>
        </w:r>
      </w:ins>
      <w:del w:id="689" w:author="嘏 吴" w:date="2026-03-30T01:52:00Z" w16du:dateUtc="2026-03-29T17:52:00Z">
        <w:r w:rsidRPr="003F084D" w:rsidDel="00E14684">
          <w:rPr>
            <w:rFonts w:ascii="Times New Roman" w:hAnsi="Times New Roman" w:cs="Times New Roman"/>
            <w:color w:val="000000" w:themeColor="text1"/>
            <w:sz w:val="22"/>
            <w:rPrChange w:id="690" w:author="Yuting Wang" w:date="2026-02-11T11:33:00Z" w16du:dateUtc="2026-02-11T03:33:00Z">
              <w:rPr>
                <w:rFonts w:ascii="Arial" w:hAnsi="Arial" w:cs="Arial"/>
                <w:b/>
                <w:bCs/>
                <w:color w:val="000000" w:themeColor="text1"/>
                <w:sz w:val="22"/>
              </w:rPr>
            </w:rPrChange>
          </w:rPr>
          <w:delText>Figure 3A</w:delText>
        </w:r>
        <w:r w:rsidR="00B101DC" w:rsidRPr="003F084D" w:rsidDel="00E14684">
          <w:rPr>
            <w:rFonts w:ascii="Times New Roman" w:hAnsi="Times New Roman" w:cs="Times New Roman"/>
            <w:color w:val="000000" w:themeColor="text1"/>
            <w:sz w:val="22"/>
            <w:rPrChange w:id="691" w:author="Yuting Wang" w:date="2026-02-11T11:33:00Z" w16du:dateUtc="2026-02-11T03:33:00Z">
              <w:rPr>
                <w:rFonts w:ascii="Arial" w:hAnsi="Arial" w:cs="Arial"/>
                <w:b/>
                <w:bCs/>
                <w:color w:val="000000" w:themeColor="text1"/>
                <w:sz w:val="22"/>
              </w:rPr>
            </w:rPrChange>
          </w:rPr>
          <w:delText xml:space="preserve">, Supplementary Figure </w:delText>
        </w:r>
        <w:r w:rsidR="00731B3C" w:rsidRPr="003F084D" w:rsidDel="00E14684">
          <w:rPr>
            <w:rFonts w:ascii="Times New Roman" w:hAnsi="Times New Roman" w:cs="Times New Roman"/>
            <w:color w:val="000000" w:themeColor="text1"/>
            <w:sz w:val="22"/>
            <w:rPrChange w:id="692" w:author="Yuting Wang" w:date="2026-02-11T11:33:00Z" w16du:dateUtc="2026-02-11T03:33:00Z">
              <w:rPr>
                <w:rFonts w:ascii="Arial" w:hAnsi="Arial" w:cs="Arial"/>
                <w:b/>
                <w:bCs/>
                <w:color w:val="000000" w:themeColor="text1"/>
                <w:sz w:val="22"/>
              </w:rPr>
            </w:rPrChange>
          </w:rPr>
          <w:delText>S</w:delText>
        </w:r>
        <w:r w:rsidR="00B101DC" w:rsidRPr="003F084D" w:rsidDel="00E14684">
          <w:rPr>
            <w:rFonts w:ascii="Times New Roman" w:hAnsi="Times New Roman" w:cs="Times New Roman"/>
            <w:color w:val="000000" w:themeColor="text1"/>
            <w:sz w:val="22"/>
            <w:rPrChange w:id="693" w:author="Yuting Wang" w:date="2026-02-11T11:33:00Z" w16du:dateUtc="2026-02-11T03:33:00Z">
              <w:rPr>
                <w:rFonts w:ascii="Arial" w:hAnsi="Arial" w:cs="Arial"/>
                <w:b/>
                <w:bCs/>
                <w:color w:val="000000" w:themeColor="text1"/>
                <w:sz w:val="22"/>
              </w:rPr>
            </w:rPrChange>
          </w:rPr>
          <w:delText>1A</w:delText>
        </w:r>
        <w:r w:rsidR="00560619" w:rsidRPr="003F084D" w:rsidDel="00E14684">
          <w:rPr>
            <w:rFonts w:ascii="Times New Roman" w:hAnsi="Times New Roman" w:cs="Times New Roman"/>
            <w:color w:val="000000" w:themeColor="text1"/>
            <w:sz w:val="22"/>
            <w:rPrChange w:id="694" w:author="Yuting Wang" w:date="2026-02-11T11:33:00Z" w16du:dateUtc="2026-02-11T03:33:00Z">
              <w:rPr>
                <w:rFonts w:ascii="Arial" w:hAnsi="Arial" w:cs="Arial"/>
                <w:b/>
                <w:bCs/>
                <w:color w:val="000000" w:themeColor="text1"/>
                <w:sz w:val="22"/>
              </w:rPr>
            </w:rPrChange>
          </w:rPr>
          <w:delText>-C</w:delText>
        </w:r>
      </w:del>
      <w:r w:rsidRPr="003F084D">
        <w:rPr>
          <w:rFonts w:ascii="Times New Roman" w:hAnsi="Times New Roman" w:cs="Times New Roman"/>
          <w:color w:val="000000" w:themeColor="text1"/>
          <w:sz w:val="22"/>
          <w:rPrChange w:id="695" w:author="Yuting Wang" w:date="2026-02-11T11:33:00Z" w16du:dateUtc="2026-02-11T03:33:00Z">
            <w:rPr>
              <w:rFonts w:ascii="Arial" w:hAnsi="Arial" w:cs="Arial"/>
              <w:color w:val="000000" w:themeColor="text1"/>
              <w:sz w:val="22"/>
            </w:rPr>
          </w:rPrChange>
        </w:rPr>
        <w:t xml:space="preserve">). When stratifying AUROC and AUPRC scores by </w:t>
      </w:r>
      <w:ins w:id="696" w:author="嘏 吴" w:date="2026-03-30T01:53:00Z">
        <w:r w:rsidR="00620475" w:rsidRPr="00620475">
          <w:rPr>
            <w:rFonts w:ascii="Times New Roman" w:hAnsi="Times New Roman" w:cs="Times New Roman"/>
            <w:color w:val="000000" w:themeColor="text1"/>
            <w:sz w:val="22"/>
          </w:rPr>
          <w:t>by specific conditions (combining both HLA type and peptide length)</w:t>
        </w:r>
      </w:ins>
      <w:del w:id="697" w:author="嘏 吴" w:date="2026-03-30T01:53:00Z" w16du:dateUtc="2026-03-29T17:53:00Z">
        <w:r w:rsidRPr="003F084D" w:rsidDel="00620475">
          <w:rPr>
            <w:rFonts w:ascii="Times New Roman" w:hAnsi="Times New Roman" w:cs="Times New Roman"/>
            <w:color w:val="000000" w:themeColor="text1"/>
            <w:sz w:val="22"/>
            <w:rPrChange w:id="698" w:author="Yuting Wang" w:date="2026-02-11T11:33:00Z" w16du:dateUtc="2026-02-11T03:33:00Z">
              <w:rPr>
                <w:rFonts w:ascii="Arial" w:hAnsi="Arial" w:cs="Arial"/>
                <w:color w:val="000000" w:themeColor="text1"/>
                <w:sz w:val="22"/>
              </w:rPr>
            </w:rPrChange>
          </w:rPr>
          <w:delText>both HLA type and peptide length</w:delText>
        </w:r>
      </w:del>
      <w:r w:rsidRPr="003F084D">
        <w:rPr>
          <w:rFonts w:ascii="Times New Roman" w:hAnsi="Times New Roman" w:cs="Times New Roman"/>
          <w:color w:val="000000" w:themeColor="text1"/>
          <w:sz w:val="22"/>
          <w:rPrChange w:id="699" w:author="Yuting Wang" w:date="2026-02-11T11:33:00Z" w16du:dateUtc="2026-02-11T03:33:00Z">
            <w:rPr>
              <w:rFonts w:ascii="Arial" w:hAnsi="Arial" w:cs="Arial"/>
              <w:color w:val="000000" w:themeColor="text1"/>
              <w:sz w:val="22"/>
            </w:rPr>
          </w:rPrChange>
        </w:rPr>
        <w:t xml:space="preserve">, STMHCpan achieved mean values of approximately 0.95 across all </w:t>
      </w:r>
      <w:del w:id="700" w:author="嘏 吴" w:date="2026-03-30T01:55:00Z" w16du:dateUtc="2026-03-29T17:55:00Z">
        <w:r w:rsidRPr="003F084D" w:rsidDel="00620475">
          <w:rPr>
            <w:rFonts w:ascii="Times New Roman" w:hAnsi="Times New Roman" w:cs="Times New Roman"/>
            <w:color w:val="000000" w:themeColor="text1"/>
            <w:sz w:val="22"/>
            <w:rPrChange w:id="701" w:author="Yuting Wang" w:date="2026-02-11T11:33:00Z" w16du:dateUtc="2026-02-11T03:33:00Z">
              <w:rPr>
                <w:rFonts w:ascii="Arial" w:hAnsi="Arial" w:cs="Arial"/>
                <w:color w:val="000000" w:themeColor="text1"/>
                <w:sz w:val="22"/>
              </w:rPr>
            </w:rPrChange>
          </w:rPr>
          <w:delText>peptide lengths</w:delText>
        </w:r>
      </w:del>
      <w:ins w:id="702" w:author="嘏 吴" w:date="2026-03-30T01:55:00Z" w16du:dateUtc="2026-03-29T17:55:00Z">
        <w:r w:rsidR="00620475">
          <w:rPr>
            <w:rFonts w:ascii="Times New Roman" w:hAnsi="Times New Roman" w:cs="Times New Roman" w:hint="eastAsia"/>
            <w:color w:val="000000" w:themeColor="text1"/>
            <w:sz w:val="22"/>
          </w:rPr>
          <w:t>strata</w:t>
        </w:r>
      </w:ins>
      <w:r w:rsidRPr="003F084D">
        <w:rPr>
          <w:rFonts w:ascii="Times New Roman" w:hAnsi="Times New Roman" w:cs="Times New Roman"/>
          <w:color w:val="000000" w:themeColor="text1"/>
          <w:sz w:val="22"/>
          <w:rPrChange w:id="703" w:author="Yuting Wang" w:date="2026-02-11T11:33:00Z" w16du:dateUtc="2026-02-11T03:33:00Z">
            <w:rPr>
              <w:rFonts w:ascii="Arial" w:hAnsi="Arial" w:cs="Arial"/>
              <w:color w:val="000000" w:themeColor="text1"/>
              <w:sz w:val="22"/>
            </w:rPr>
          </w:rPrChange>
        </w:rPr>
        <w:t xml:space="preserve">, </w:t>
      </w:r>
      <w:ins w:id="704" w:author="嘏 吴" w:date="2026-03-30T01:55:00Z" w16du:dateUtc="2026-03-29T17:55:00Z">
        <w:r w:rsidR="00620475">
          <w:rPr>
            <w:rFonts w:ascii="Times New Roman" w:hAnsi="Times New Roman" w:cs="Times New Roman" w:hint="eastAsia"/>
            <w:color w:val="000000" w:themeColor="text1"/>
            <w:sz w:val="22"/>
          </w:rPr>
          <w:t xml:space="preserve">significantly </w:t>
        </w:r>
      </w:ins>
      <w:r w:rsidRPr="003F084D">
        <w:rPr>
          <w:rFonts w:ascii="Times New Roman" w:hAnsi="Times New Roman" w:cs="Times New Roman"/>
          <w:color w:val="000000" w:themeColor="text1"/>
          <w:sz w:val="22"/>
          <w:rPrChange w:id="705" w:author="Yuting Wang" w:date="2026-02-11T11:33:00Z" w16du:dateUtc="2026-02-11T03:33:00Z">
            <w:rPr>
              <w:rFonts w:ascii="Arial" w:hAnsi="Arial" w:cs="Arial"/>
              <w:color w:val="000000" w:themeColor="text1"/>
              <w:sz w:val="22"/>
            </w:rPr>
          </w:rPrChange>
        </w:rPr>
        <w:t>outperforming the other predictors</w:t>
      </w:r>
      <w:ins w:id="706" w:author="嘏 吴" w:date="2026-03-30T01:54:00Z" w16du:dateUtc="2026-03-29T17:54:00Z">
        <w:r w:rsidR="00620475">
          <w:rPr>
            <w:rFonts w:ascii="Times New Roman" w:hAnsi="Times New Roman" w:cs="Times New Roman" w:hint="eastAsia"/>
            <w:color w:val="000000" w:themeColor="text1"/>
            <w:sz w:val="22"/>
          </w:rPr>
          <w:t xml:space="preserve"> </w:t>
        </w:r>
      </w:ins>
      <w:ins w:id="707" w:author="嘏 吴" w:date="2026-03-30T01:54:00Z">
        <w:r w:rsidR="00620475" w:rsidRPr="00620475">
          <w:rPr>
            <w:rFonts w:ascii="Times New Roman" w:hAnsi="Times New Roman" w:cs="Times New Roman"/>
            <w:color w:val="000000" w:themeColor="text1"/>
            <w:sz w:val="22"/>
          </w:rPr>
          <w:t>(</w:t>
        </w:r>
        <w:r w:rsidR="00620475" w:rsidRPr="00620475">
          <w:rPr>
            <w:rFonts w:ascii="Times New Roman" w:hAnsi="Times New Roman" w:cs="Times New Roman"/>
            <w:b/>
            <w:bCs/>
            <w:color w:val="000000" w:themeColor="text1"/>
            <w:sz w:val="22"/>
          </w:rPr>
          <w:t>Supplementary Figure S2D</w:t>
        </w:r>
        <w:r w:rsidR="00620475" w:rsidRPr="00620475">
          <w:rPr>
            <w:rFonts w:ascii="Times New Roman" w:hAnsi="Times New Roman" w:cs="Times New Roman"/>
            <w:color w:val="000000" w:themeColor="text1"/>
            <w:sz w:val="22"/>
          </w:rPr>
          <w:t>)</w:t>
        </w:r>
      </w:ins>
      <w:r w:rsidRPr="003F084D">
        <w:rPr>
          <w:rFonts w:ascii="Times New Roman" w:hAnsi="Times New Roman" w:cs="Times New Roman"/>
          <w:color w:val="000000" w:themeColor="text1"/>
          <w:sz w:val="22"/>
          <w:rPrChange w:id="708" w:author="Yuting Wang" w:date="2026-02-11T11:33:00Z" w16du:dateUtc="2026-02-11T03:33:00Z">
            <w:rPr>
              <w:rFonts w:ascii="Arial" w:hAnsi="Arial" w:cs="Arial"/>
              <w:color w:val="000000" w:themeColor="text1"/>
              <w:sz w:val="22"/>
            </w:rPr>
          </w:rPrChange>
        </w:rPr>
        <w:t xml:space="preserve">. </w:t>
      </w:r>
      <w:r w:rsidR="003E10D5" w:rsidRPr="003F084D">
        <w:rPr>
          <w:rFonts w:ascii="Times New Roman" w:hAnsi="Times New Roman" w:cs="Times New Roman"/>
          <w:color w:val="000000" w:themeColor="text1"/>
          <w:sz w:val="22"/>
          <w:rPrChange w:id="709" w:author="Yuting Wang" w:date="2026-02-11T11:33:00Z" w16du:dateUtc="2026-02-11T03:33:00Z">
            <w:rPr>
              <w:rFonts w:ascii="Arial" w:hAnsi="Arial" w:cs="Arial"/>
              <w:color w:val="000000" w:themeColor="text1"/>
              <w:sz w:val="22"/>
            </w:rPr>
          </w:rPrChange>
        </w:rPr>
        <w:t xml:space="preserve">Besides STMHCpan, tools such as MHCflurry2.0_BA, BigMHC, </w:t>
      </w:r>
      <w:del w:id="710" w:author="Yuting Wang" w:date="2026-03-02T10:54:00Z" w16du:dateUtc="2026-03-02T02:54:00Z">
        <w:r w:rsidR="003E10D5" w:rsidRPr="003F084D" w:rsidDel="00907314">
          <w:rPr>
            <w:rFonts w:ascii="Times New Roman" w:hAnsi="Times New Roman" w:cs="Times New Roman"/>
            <w:color w:val="000000" w:themeColor="text1"/>
            <w:sz w:val="22"/>
            <w:rPrChange w:id="711" w:author="Yuting Wang" w:date="2026-02-11T11:33:00Z" w16du:dateUtc="2026-02-11T03:33:00Z">
              <w:rPr>
                <w:rFonts w:ascii="Arial" w:hAnsi="Arial" w:cs="Arial"/>
                <w:color w:val="000000" w:themeColor="text1"/>
                <w:sz w:val="22"/>
              </w:rPr>
            </w:rPrChange>
          </w:rPr>
          <w:delText>MHCflurry2.0_PS</w:delText>
        </w:r>
      </w:del>
      <w:ins w:id="712" w:author="Yuting Wang" w:date="2026-03-02T10:54:00Z" w16du:dateUtc="2026-03-02T02:54:00Z">
        <w:r w:rsidR="00907314">
          <w:rPr>
            <w:rFonts w:ascii="Times New Roman" w:hAnsi="Times New Roman" w:cs="Times New Roman"/>
            <w:color w:val="000000" w:themeColor="text1"/>
            <w:sz w:val="22"/>
          </w:rPr>
          <w:t>MHCflurry2.0_</w:t>
        </w:r>
      </w:ins>
      <w:ins w:id="713" w:author="嘏 吴" w:date="2026-03-30T01:56:00Z" w16du:dateUtc="2026-03-29T17:56:00Z">
        <w:r w:rsidR="00620475">
          <w:rPr>
            <w:rFonts w:ascii="Times New Roman" w:hAnsi="Times New Roman" w:cs="Times New Roman" w:hint="eastAsia"/>
            <w:color w:val="000000" w:themeColor="text1"/>
            <w:sz w:val="22"/>
          </w:rPr>
          <w:t>PS</w:t>
        </w:r>
      </w:ins>
      <w:ins w:id="714" w:author="Yuting Wang" w:date="2026-03-02T10:54:00Z" w16du:dateUtc="2026-03-02T02:54:00Z">
        <w:del w:id="715" w:author="嘏 吴" w:date="2026-03-30T01:56:00Z" w16du:dateUtc="2026-03-29T17:56:00Z">
          <w:r w:rsidR="00907314" w:rsidDel="00620475">
            <w:rPr>
              <w:rFonts w:ascii="Times New Roman" w:hAnsi="Times New Roman" w:cs="Times New Roman"/>
              <w:color w:val="000000" w:themeColor="text1"/>
              <w:sz w:val="22"/>
            </w:rPr>
            <w:delText>AP</w:delText>
          </w:r>
        </w:del>
      </w:ins>
      <w:r w:rsidR="003E10D5" w:rsidRPr="003F084D">
        <w:rPr>
          <w:rFonts w:ascii="Times New Roman" w:hAnsi="Times New Roman" w:cs="Times New Roman"/>
          <w:color w:val="000000" w:themeColor="text1"/>
          <w:sz w:val="22"/>
          <w:rPrChange w:id="716" w:author="Yuting Wang" w:date="2026-02-11T11:33:00Z" w16du:dateUtc="2026-02-11T03:33:00Z">
            <w:rPr>
              <w:rFonts w:ascii="Arial" w:hAnsi="Arial" w:cs="Arial"/>
              <w:color w:val="000000" w:themeColor="text1"/>
              <w:sz w:val="22"/>
            </w:rPr>
          </w:rPrChange>
        </w:rPr>
        <w:t>, and CapsNet-MHC_AN also demonstrated strong performance</w:t>
      </w:r>
      <w:del w:id="717" w:author="嘏 吴" w:date="2026-03-30T01:56:00Z" w16du:dateUtc="2026-03-29T17:56:00Z">
        <w:r w:rsidR="003E10D5" w:rsidRPr="003F084D" w:rsidDel="00620475">
          <w:rPr>
            <w:rFonts w:ascii="Times New Roman" w:hAnsi="Times New Roman" w:cs="Times New Roman"/>
            <w:color w:val="000000" w:themeColor="text1"/>
            <w:sz w:val="22"/>
            <w:rPrChange w:id="718" w:author="Yuting Wang" w:date="2026-02-11T11:33:00Z" w16du:dateUtc="2026-02-11T03:33:00Z">
              <w:rPr>
                <w:rFonts w:ascii="Arial" w:hAnsi="Arial" w:cs="Arial"/>
                <w:color w:val="000000" w:themeColor="text1"/>
                <w:sz w:val="22"/>
              </w:rPr>
            </w:rPrChange>
          </w:rPr>
          <w:delText xml:space="preserve"> (</w:delText>
        </w:r>
        <w:r w:rsidR="00731B3C" w:rsidRPr="003F084D" w:rsidDel="00620475">
          <w:rPr>
            <w:rFonts w:ascii="Times New Roman" w:hAnsi="Times New Roman" w:cs="Times New Roman"/>
            <w:color w:val="000000" w:themeColor="text1"/>
            <w:sz w:val="22"/>
            <w:rPrChange w:id="719" w:author="Yuting Wang" w:date="2026-02-11T11:33:00Z" w16du:dateUtc="2026-02-11T03:33:00Z">
              <w:rPr>
                <w:rFonts w:ascii="Arial" w:hAnsi="Arial" w:cs="Arial"/>
                <w:b/>
                <w:bCs/>
                <w:color w:val="000000" w:themeColor="text1"/>
                <w:sz w:val="22"/>
              </w:rPr>
            </w:rPrChange>
          </w:rPr>
          <w:delText>Supplementary</w:delText>
        </w:r>
        <w:r w:rsidR="00731B3C" w:rsidRPr="003F084D" w:rsidDel="00620475">
          <w:rPr>
            <w:rFonts w:ascii="Times New Roman" w:hAnsi="Times New Roman" w:cs="Times New Roman"/>
            <w:color w:val="000000" w:themeColor="text1"/>
            <w:sz w:val="22"/>
            <w:rPrChange w:id="720" w:author="Yuting Wang" w:date="2026-02-11T11:33:00Z" w16du:dateUtc="2026-02-11T03:33:00Z">
              <w:rPr>
                <w:rFonts w:ascii="Arial" w:hAnsi="Arial" w:cs="Arial"/>
                <w:color w:val="000000" w:themeColor="text1"/>
                <w:sz w:val="22"/>
              </w:rPr>
            </w:rPrChange>
          </w:rPr>
          <w:delText xml:space="preserve"> </w:delText>
        </w:r>
        <w:r w:rsidR="002B5AC5" w:rsidRPr="003F084D" w:rsidDel="00620475">
          <w:rPr>
            <w:rFonts w:ascii="Times New Roman" w:hAnsi="Times New Roman" w:cs="Times New Roman"/>
            <w:color w:val="000000" w:themeColor="text1"/>
            <w:sz w:val="22"/>
            <w:rPrChange w:id="721" w:author="Yuting Wang" w:date="2026-02-11T11:33:00Z" w16du:dateUtc="2026-02-11T03:33:00Z">
              <w:rPr>
                <w:rFonts w:ascii="Arial" w:hAnsi="Arial" w:cs="Arial"/>
                <w:b/>
                <w:bCs/>
                <w:color w:val="000000" w:themeColor="text1"/>
                <w:sz w:val="22"/>
              </w:rPr>
            </w:rPrChange>
          </w:rPr>
          <w:delText>Fig</w:delText>
        </w:r>
        <w:r w:rsidRPr="003F084D" w:rsidDel="00620475">
          <w:rPr>
            <w:rFonts w:ascii="Times New Roman" w:hAnsi="Times New Roman" w:cs="Times New Roman"/>
            <w:color w:val="000000" w:themeColor="text1"/>
            <w:sz w:val="22"/>
            <w:rPrChange w:id="722" w:author="Yuting Wang" w:date="2026-02-11T11:33:00Z" w16du:dateUtc="2026-02-11T03:33:00Z">
              <w:rPr>
                <w:rFonts w:ascii="Arial" w:hAnsi="Arial" w:cs="Arial"/>
                <w:b/>
                <w:bCs/>
                <w:color w:val="000000" w:themeColor="text1"/>
                <w:sz w:val="22"/>
              </w:rPr>
            </w:rPrChange>
          </w:rPr>
          <w:delText>ure</w:delText>
        </w:r>
        <w:r w:rsidR="003E10D5" w:rsidRPr="003F084D" w:rsidDel="00620475">
          <w:rPr>
            <w:rFonts w:ascii="Times New Roman" w:hAnsi="Times New Roman" w:cs="Times New Roman"/>
            <w:color w:val="000000" w:themeColor="text1"/>
            <w:sz w:val="22"/>
            <w:rPrChange w:id="723" w:author="Yuting Wang" w:date="2026-02-11T11:33:00Z" w16du:dateUtc="2026-02-11T03:33:00Z">
              <w:rPr>
                <w:rFonts w:ascii="Arial" w:hAnsi="Arial" w:cs="Arial"/>
                <w:b/>
                <w:bCs/>
                <w:color w:val="000000" w:themeColor="text1"/>
                <w:sz w:val="22"/>
              </w:rPr>
            </w:rPrChange>
          </w:rPr>
          <w:delText xml:space="preserve"> </w:delText>
        </w:r>
        <w:r w:rsidR="00731B3C" w:rsidRPr="003F084D" w:rsidDel="00620475">
          <w:rPr>
            <w:rFonts w:ascii="Times New Roman" w:hAnsi="Times New Roman" w:cs="Times New Roman"/>
            <w:color w:val="000000" w:themeColor="text1"/>
            <w:sz w:val="22"/>
            <w:rPrChange w:id="724" w:author="Yuting Wang" w:date="2026-02-11T11:33:00Z" w16du:dateUtc="2026-02-11T03:33:00Z">
              <w:rPr>
                <w:rFonts w:ascii="Arial" w:hAnsi="Arial" w:cs="Arial"/>
                <w:b/>
                <w:bCs/>
                <w:color w:val="000000" w:themeColor="text1"/>
                <w:sz w:val="22"/>
              </w:rPr>
            </w:rPrChange>
          </w:rPr>
          <w:delText>S1</w:delText>
        </w:r>
        <w:r w:rsidR="003E10D5" w:rsidRPr="003F084D" w:rsidDel="00620475">
          <w:rPr>
            <w:rFonts w:ascii="Times New Roman" w:hAnsi="Times New Roman" w:cs="Times New Roman"/>
            <w:color w:val="000000" w:themeColor="text1"/>
            <w:sz w:val="22"/>
            <w:rPrChange w:id="725" w:author="Yuting Wang" w:date="2026-02-11T11:33:00Z" w16du:dateUtc="2026-02-11T03:33:00Z">
              <w:rPr>
                <w:rFonts w:ascii="Arial" w:hAnsi="Arial" w:cs="Arial"/>
                <w:b/>
                <w:bCs/>
                <w:color w:val="000000" w:themeColor="text1"/>
                <w:sz w:val="22"/>
              </w:rPr>
            </w:rPrChange>
          </w:rPr>
          <w:delText>D</w:delText>
        </w:r>
        <w:r w:rsidR="00C646B5" w:rsidRPr="003F084D" w:rsidDel="00620475">
          <w:rPr>
            <w:rFonts w:ascii="Times New Roman" w:hAnsi="Times New Roman" w:cs="Times New Roman"/>
            <w:color w:val="000000" w:themeColor="text1"/>
            <w:sz w:val="22"/>
            <w:rPrChange w:id="726" w:author="Yuting Wang" w:date="2026-02-11T11:33:00Z" w16du:dateUtc="2026-02-11T03:33:00Z">
              <w:rPr>
                <w:rFonts w:ascii="Arial" w:hAnsi="Arial" w:cs="Arial"/>
                <w:b/>
                <w:bCs/>
                <w:color w:val="000000" w:themeColor="text1"/>
                <w:sz w:val="22"/>
              </w:rPr>
            </w:rPrChange>
          </w:rPr>
          <w:delText>, Supplementary Table S5</w:delText>
        </w:r>
        <w:r w:rsidR="003E10D5" w:rsidRPr="003F084D" w:rsidDel="00620475">
          <w:rPr>
            <w:rFonts w:ascii="Times New Roman" w:hAnsi="Times New Roman" w:cs="Times New Roman"/>
            <w:color w:val="000000" w:themeColor="text1"/>
            <w:sz w:val="22"/>
            <w:rPrChange w:id="727" w:author="Yuting Wang" w:date="2026-02-11T11:33:00Z" w16du:dateUtc="2026-02-11T03:33:00Z">
              <w:rPr>
                <w:rFonts w:ascii="Arial" w:hAnsi="Arial" w:cs="Arial"/>
                <w:color w:val="000000" w:themeColor="text1"/>
                <w:sz w:val="22"/>
              </w:rPr>
            </w:rPrChange>
          </w:rPr>
          <w:delText>).</w:delText>
        </w:r>
      </w:del>
      <w:ins w:id="728" w:author="嘏 吴" w:date="2026-03-30T01:56:00Z" w16du:dateUtc="2026-03-29T17:56:00Z">
        <w:r w:rsidR="00620475">
          <w:rPr>
            <w:rFonts w:ascii="Times New Roman" w:hAnsi="Times New Roman" w:cs="Times New Roman" w:hint="eastAsia"/>
            <w:color w:val="000000" w:themeColor="text1"/>
            <w:sz w:val="22"/>
          </w:rPr>
          <w:t>.</w:t>
        </w:r>
      </w:ins>
      <w:r w:rsidR="003E10D5" w:rsidRPr="003F084D">
        <w:rPr>
          <w:rFonts w:ascii="Times New Roman" w:hAnsi="Times New Roman" w:cs="Times New Roman"/>
          <w:color w:val="000000" w:themeColor="text1"/>
          <w:sz w:val="22"/>
          <w:rPrChange w:id="729" w:author="Yuting Wang" w:date="2026-02-11T11:33:00Z" w16du:dateUtc="2026-02-11T03:33:00Z">
            <w:rPr>
              <w:rFonts w:ascii="Arial" w:hAnsi="Arial" w:cs="Arial"/>
              <w:color w:val="000000" w:themeColor="text1"/>
              <w:sz w:val="22"/>
            </w:rPr>
          </w:rPrChange>
        </w:rPr>
        <w:t xml:space="preserve"> </w:t>
      </w:r>
    </w:p>
    <w:p w14:paraId="14583DFC" w14:textId="20376946" w:rsidR="00BA79C7" w:rsidRPr="003F084D" w:rsidRDefault="00225840" w:rsidP="00C77DDB">
      <w:pPr>
        <w:spacing w:line="360" w:lineRule="auto"/>
        <w:ind w:firstLine="360"/>
        <w:rPr>
          <w:rFonts w:ascii="Times New Roman" w:hAnsi="Times New Roman" w:cs="Times New Roman"/>
          <w:color w:val="000000" w:themeColor="text1"/>
          <w:sz w:val="22"/>
          <w:rPrChange w:id="730" w:author="Yuting Wang" w:date="2026-02-11T11:33:00Z" w16du:dateUtc="2026-02-11T03:33:00Z">
            <w:rPr>
              <w:rFonts w:ascii="Arial" w:hAnsi="Arial" w:cs="Arial"/>
              <w:color w:val="000000" w:themeColor="text1"/>
              <w:sz w:val="22"/>
            </w:rPr>
          </w:rPrChange>
        </w:rPr>
      </w:pPr>
      <w:r w:rsidRPr="003F084D">
        <w:rPr>
          <w:rFonts w:ascii="Times New Roman" w:hAnsi="Times New Roman" w:cs="Times New Roman"/>
          <w:color w:val="000000" w:themeColor="text1"/>
          <w:sz w:val="22"/>
          <w:rPrChange w:id="731" w:author="Yuting Wang" w:date="2026-02-11T11:33:00Z" w16du:dateUtc="2026-02-11T03:33:00Z">
            <w:rPr>
              <w:rFonts w:ascii="Arial" w:hAnsi="Arial" w:cs="Arial"/>
              <w:color w:val="000000" w:themeColor="text1"/>
              <w:sz w:val="22"/>
            </w:rPr>
          </w:rPrChange>
        </w:rPr>
        <w:t>We then assessed performance across various HLA variants. Notably, ACME</w:t>
      </w:r>
      <w:ins w:id="732" w:author="嘏 吴" w:date="2026-03-30T01:58:00Z" w16du:dateUtc="2026-03-29T17:58:00Z">
        <w:r w:rsidR="006C62E5" w:rsidRPr="006C62E5">
          <w:t xml:space="preserve"> </w:t>
        </w:r>
      </w:ins>
      <w:ins w:id="733" w:author="嘏 吴" w:date="2026-03-30T01:58:00Z">
        <w:r w:rsidR="006C62E5" w:rsidRPr="006C62E5">
          <w:rPr>
            <w:rFonts w:ascii="Times New Roman" w:hAnsi="Times New Roman" w:cs="Times New Roman"/>
            <w:color w:val="000000" w:themeColor="text1"/>
            <w:sz w:val="22"/>
          </w:rPr>
          <w:t>fundamentally lacks the architecture to predict binding peptides for HLA-C alleles</w:t>
        </w:r>
      </w:ins>
      <w:del w:id="734" w:author="嘏 吴" w:date="2026-03-30T01:58:00Z" w16du:dateUtc="2026-03-29T17:58:00Z">
        <w:r w:rsidRPr="003F084D" w:rsidDel="006C62E5">
          <w:rPr>
            <w:rFonts w:ascii="Times New Roman" w:hAnsi="Times New Roman" w:cs="Times New Roman"/>
            <w:color w:val="000000" w:themeColor="text1"/>
            <w:sz w:val="22"/>
            <w:rPrChange w:id="735" w:author="Yuting Wang" w:date="2026-02-11T11:33:00Z" w16du:dateUtc="2026-02-11T03:33:00Z">
              <w:rPr>
                <w:rFonts w:ascii="Arial" w:hAnsi="Arial" w:cs="Arial"/>
                <w:color w:val="000000" w:themeColor="text1"/>
                <w:sz w:val="22"/>
              </w:rPr>
            </w:rPrChange>
          </w:rPr>
          <w:delText xml:space="preserve"> was unable to predict binding peptides for HLA-C alleles</w:delText>
        </w:r>
      </w:del>
      <w:r w:rsidRPr="003F084D">
        <w:rPr>
          <w:rFonts w:ascii="Times New Roman" w:hAnsi="Times New Roman" w:cs="Times New Roman"/>
          <w:color w:val="000000" w:themeColor="text1"/>
          <w:sz w:val="22"/>
          <w:rPrChange w:id="736" w:author="Yuting Wang" w:date="2026-02-11T11:33:00Z" w16du:dateUtc="2026-02-11T03:33:00Z">
            <w:rPr>
              <w:rFonts w:ascii="Arial" w:hAnsi="Arial" w:cs="Arial"/>
              <w:color w:val="000000" w:themeColor="text1"/>
              <w:sz w:val="22"/>
            </w:rPr>
          </w:rPrChange>
        </w:rPr>
        <w:t xml:space="preserve">, resulting in a lack of data for this class. </w:t>
      </w:r>
      <w:r w:rsidR="007B2C73" w:rsidRPr="003F084D">
        <w:rPr>
          <w:rFonts w:ascii="Times New Roman" w:hAnsi="Times New Roman" w:cs="Times New Roman"/>
          <w:color w:val="000000" w:themeColor="text1"/>
          <w:sz w:val="22"/>
          <w:rPrChange w:id="737" w:author="Yuting Wang" w:date="2026-02-11T11:33:00Z" w16du:dateUtc="2026-02-11T03:33:00Z">
            <w:rPr>
              <w:rFonts w:ascii="Arial" w:hAnsi="Arial" w:cs="Arial"/>
              <w:color w:val="000000" w:themeColor="text1"/>
              <w:sz w:val="22"/>
            </w:rPr>
          </w:rPrChange>
        </w:rPr>
        <w:t xml:space="preserve">Overall, predictions for HLA-A and HLA-B </w:t>
      </w:r>
      <w:r w:rsidRPr="003F084D">
        <w:rPr>
          <w:rFonts w:ascii="Times New Roman" w:hAnsi="Times New Roman" w:cs="Times New Roman"/>
          <w:color w:val="000000" w:themeColor="text1"/>
          <w:sz w:val="22"/>
          <w:rPrChange w:id="738" w:author="Yuting Wang" w:date="2026-02-11T11:33:00Z" w16du:dateUtc="2026-02-11T03:33:00Z">
            <w:rPr>
              <w:rFonts w:ascii="Arial" w:hAnsi="Arial" w:cs="Arial"/>
              <w:color w:val="000000" w:themeColor="text1"/>
              <w:sz w:val="22"/>
            </w:rPr>
          </w:rPrChange>
        </w:rPr>
        <w:t xml:space="preserve">exhibited robust prediction performance, </w:t>
      </w:r>
      <w:ins w:id="739" w:author="嘏 吴" w:date="2026-03-30T01:58:00Z">
        <w:r w:rsidR="00914AB7" w:rsidRPr="00914AB7">
          <w:rPr>
            <w:rFonts w:ascii="Times New Roman" w:hAnsi="Times New Roman" w:cs="Times New Roman"/>
            <w:color w:val="000000" w:themeColor="text1"/>
            <w:sz w:val="22"/>
          </w:rPr>
          <w:t>whereas HLA-C alleles displayed markedly lower performance (</w:t>
        </w:r>
        <w:r w:rsidR="00914AB7" w:rsidRPr="00914AB7">
          <w:rPr>
            <w:rFonts w:ascii="Times New Roman" w:hAnsi="Times New Roman" w:cs="Times New Roman"/>
            <w:b/>
            <w:bCs/>
            <w:color w:val="000000" w:themeColor="text1"/>
            <w:sz w:val="22"/>
          </w:rPr>
          <w:t>Figure 3B, Supplementary Figure S2A</w:t>
        </w:r>
      </w:ins>
      <w:ins w:id="740" w:author="嘏 吴" w:date="2026-03-30T01:58:00Z" w16du:dateUtc="2026-03-29T17:58:00Z">
        <w:r w:rsidR="00914AB7">
          <w:rPr>
            <w:rFonts w:ascii="Times New Roman" w:hAnsi="Times New Roman" w:cs="Times New Roman" w:hint="eastAsia"/>
            <w:b/>
            <w:bCs/>
            <w:color w:val="000000" w:themeColor="text1"/>
            <w:sz w:val="22"/>
          </w:rPr>
          <w:t>, C</w:t>
        </w:r>
      </w:ins>
      <w:ins w:id="741" w:author="嘏 吴" w:date="2026-03-30T01:58:00Z">
        <w:r w:rsidR="00914AB7" w:rsidRPr="00914AB7">
          <w:rPr>
            <w:rFonts w:ascii="Times New Roman" w:hAnsi="Times New Roman" w:cs="Times New Roman"/>
            <w:color w:val="000000" w:themeColor="text1"/>
            <w:sz w:val="22"/>
          </w:rPr>
          <w:t>).</w:t>
        </w:r>
      </w:ins>
      <w:ins w:id="742" w:author="嘏 吴" w:date="2026-03-30T01:59:00Z" w16du:dateUtc="2026-03-29T17:59:00Z">
        <w:r w:rsidR="003141F4">
          <w:rPr>
            <w:rFonts w:ascii="Times New Roman" w:hAnsi="Times New Roman" w:cs="Times New Roman" w:hint="eastAsia"/>
            <w:color w:val="000000" w:themeColor="text1"/>
            <w:sz w:val="22"/>
          </w:rPr>
          <w:t xml:space="preserve"> </w:t>
        </w:r>
      </w:ins>
      <w:ins w:id="743" w:author="嘏 吴" w:date="2026-03-30T01:59:00Z">
        <w:r w:rsidR="003141F4" w:rsidRPr="003141F4">
          <w:rPr>
            <w:rFonts w:ascii="Times New Roman" w:hAnsi="Times New Roman" w:cs="Times New Roman"/>
            <w:color w:val="000000" w:themeColor="text1"/>
            <w:sz w:val="22"/>
          </w:rPr>
          <w:t>This discrepancy is directly attributable to the historical scarcity of high-quality, experimentally validated antigen-binding data for the HLA-C locus, which inevitably constrains the generalization limits of pan-specific models. To rigorously visualize this, we mapped the AUROC and AUPRC distributions stratified by specific HLA loci using violin plots, confirming the wider variance and lower median performance for HLA-C (</w:t>
        </w:r>
        <w:r w:rsidR="003141F4" w:rsidRPr="003141F4">
          <w:rPr>
            <w:rFonts w:ascii="Times New Roman" w:hAnsi="Times New Roman" w:cs="Times New Roman"/>
            <w:b/>
            <w:bCs/>
            <w:color w:val="000000" w:themeColor="text1"/>
            <w:sz w:val="22"/>
          </w:rPr>
          <w:t>Supplementary Figure S2C</w:t>
        </w:r>
        <w:r w:rsidR="003141F4" w:rsidRPr="003141F4">
          <w:rPr>
            <w:rFonts w:ascii="Times New Roman" w:hAnsi="Times New Roman" w:cs="Times New Roman"/>
            <w:color w:val="000000" w:themeColor="text1"/>
            <w:sz w:val="22"/>
          </w:rPr>
          <w:t>).</w:t>
        </w:r>
      </w:ins>
      <w:del w:id="744" w:author="嘏 吴" w:date="2026-03-30T01:58:00Z" w16du:dateUtc="2026-03-29T17:58:00Z">
        <w:r w:rsidRPr="003F084D" w:rsidDel="00914AB7">
          <w:rPr>
            <w:rFonts w:ascii="Times New Roman" w:hAnsi="Times New Roman" w:cs="Times New Roman"/>
            <w:color w:val="000000" w:themeColor="text1"/>
            <w:sz w:val="22"/>
            <w:rPrChange w:id="745" w:author="Yuting Wang" w:date="2026-02-11T11:33:00Z" w16du:dateUtc="2026-02-11T03:33:00Z">
              <w:rPr>
                <w:rFonts w:ascii="Arial" w:hAnsi="Arial" w:cs="Arial"/>
                <w:color w:val="000000" w:themeColor="text1"/>
                <w:sz w:val="22"/>
              </w:rPr>
            </w:rPrChange>
          </w:rPr>
          <w:delText xml:space="preserve">while HLA-C alleles displayed lower performance </w:delText>
        </w:r>
        <w:r w:rsidR="00C3430B" w:rsidRPr="003F084D" w:rsidDel="00914AB7">
          <w:rPr>
            <w:rFonts w:ascii="Times New Roman" w:hAnsi="Times New Roman" w:cs="Times New Roman"/>
            <w:color w:val="000000" w:themeColor="text1"/>
            <w:sz w:val="22"/>
            <w:rPrChange w:id="746" w:author="Yuting Wang" w:date="2026-02-11T11:33:00Z" w16du:dateUtc="2026-02-11T03:33:00Z">
              <w:rPr>
                <w:rFonts w:ascii="Arial" w:hAnsi="Arial" w:cs="Arial"/>
                <w:color w:val="000000" w:themeColor="text1"/>
                <w:sz w:val="22"/>
              </w:rPr>
            </w:rPrChange>
          </w:rPr>
          <w:delText>(</w:delText>
        </w:r>
        <w:r w:rsidR="00C3430B" w:rsidRPr="003F084D" w:rsidDel="00914AB7">
          <w:rPr>
            <w:rFonts w:ascii="Times New Roman" w:hAnsi="Times New Roman" w:cs="Times New Roman"/>
            <w:color w:val="000000" w:themeColor="text1"/>
            <w:sz w:val="22"/>
            <w:rPrChange w:id="747" w:author="Yuting Wang" w:date="2026-02-11T11:33:00Z" w16du:dateUtc="2026-02-11T03:33:00Z">
              <w:rPr>
                <w:rFonts w:ascii="Arial" w:hAnsi="Arial" w:cs="Arial"/>
                <w:b/>
                <w:bCs/>
                <w:color w:val="000000" w:themeColor="text1"/>
                <w:sz w:val="22"/>
              </w:rPr>
            </w:rPrChange>
          </w:rPr>
          <w:delText>Fig</w:delText>
        </w:r>
        <w:r w:rsidRPr="003F084D" w:rsidDel="00914AB7">
          <w:rPr>
            <w:rFonts w:ascii="Times New Roman" w:hAnsi="Times New Roman" w:cs="Times New Roman"/>
            <w:color w:val="000000" w:themeColor="text1"/>
            <w:sz w:val="22"/>
            <w:rPrChange w:id="748" w:author="Yuting Wang" w:date="2026-02-11T11:33:00Z" w16du:dateUtc="2026-02-11T03:33:00Z">
              <w:rPr>
                <w:rFonts w:ascii="Arial" w:hAnsi="Arial" w:cs="Arial"/>
                <w:b/>
                <w:bCs/>
                <w:color w:val="000000" w:themeColor="text1"/>
                <w:sz w:val="22"/>
              </w:rPr>
            </w:rPrChange>
          </w:rPr>
          <w:delText>ure</w:delText>
        </w:r>
        <w:r w:rsidR="00C3430B" w:rsidRPr="003F084D" w:rsidDel="00914AB7">
          <w:rPr>
            <w:rFonts w:ascii="Times New Roman" w:hAnsi="Times New Roman" w:cs="Times New Roman"/>
            <w:color w:val="000000" w:themeColor="text1"/>
            <w:sz w:val="22"/>
            <w:rPrChange w:id="749" w:author="Yuting Wang" w:date="2026-02-11T11:33:00Z" w16du:dateUtc="2026-02-11T03:33:00Z">
              <w:rPr>
                <w:rFonts w:ascii="Arial" w:hAnsi="Arial" w:cs="Arial"/>
                <w:b/>
                <w:bCs/>
                <w:color w:val="000000" w:themeColor="text1"/>
                <w:sz w:val="22"/>
              </w:rPr>
            </w:rPrChange>
          </w:rPr>
          <w:delText xml:space="preserve"> </w:delText>
        </w:r>
        <w:r w:rsidR="002C48A3" w:rsidRPr="003F084D" w:rsidDel="00914AB7">
          <w:rPr>
            <w:rFonts w:ascii="Times New Roman" w:hAnsi="Times New Roman" w:cs="Times New Roman"/>
            <w:color w:val="000000" w:themeColor="text1"/>
            <w:sz w:val="22"/>
            <w:rPrChange w:id="750" w:author="Yuting Wang" w:date="2026-02-11T11:33:00Z" w16du:dateUtc="2026-02-11T03:33:00Z">
              <w:rPr>
                <w:rFonts w:ascii="Arial" w:hAnsi="Arial" w:cs="Arial"/>
                <w:b/>
                <w:bCs/>
                <w:color w:val="000000" w:themeColor="text1"/>
                <w:sz w:val="22"/>
              </w:rPr>
            </w:rPrChange>
          </w:rPr>
          <w:delText>3</w:delText>
        </w:r>
        <w:r w:rsidR="00C3430B" w:rsidRPr="003F084D" w:rsidDel="00914AB7">
          <w:rPr>
            <w:rFonts w:ascii="Times New Roman" w:hAnsi="Times New Roman" w:cs="Times New Roman"/>
            <w:color w:val="000000" w:themeColor="text1"/>
            <w:sz w:val="22"/>
            <w:rPrChange w:id="751" w:author="Yuting Wang" w:date="2026-02-11T11:33:00Z" w16du:dateUtc="2026-02-11T03:33:00Z">
              <w:rPr>
                <w:rFonts w:ascii="Arial" w:hAnsi="Arial" w:cs="Arial"/>
                <w:b/>
                <w:bCs/>
                <w:color w:val="000000" w:themeColor="text1"/>
                <w:sz w:val="22"/>
              </w:rPr>
            </w:rPrChange>
          </w:rPr>
          <w:delText>B</w:delText>
        </w:r>
        <w:r w:rsidR="00C3430B" w:rsidRPr="003F084D" w:rsidDel="00914AB7">
          <w:rPr>
            <w:rFonts w:ascii="Times New Roman" w:hAnsi="Times New Roman" w:cs="Times New Roman"/>
            <w:color w:val="000000" w:themeColor="text1"/>
            <w:sz w:val="22"/>
            <w:rPrChange w:id="752" w:author="Yuting Wang" w:date="2026-02-11T11:33:00Z" w16du:dateUtc="2026-02-11T03:33:00Z">
              <w:rPr>
                <w:rFonts w:ascii="Arial" w:hAnsi="Arial" w:cs="Arial"/>
                <w:color w:val="000000" w:themeColor="text1"/>
                <w:sz w:val="22"/>
              </w:rPr>
            </w:rPrChange>
          </w:rPr>
          <w:delText>)</w:delText>
        </w:r>
        <w:r w:rsidRPr="003F084D" w:rsidDel="00914AB7">
          <w:rPr>
            <w:rFonts w:ascii="Times New Roman" w:hAnsi="Times New Roman" w:cs="Times New Roman"/>
            <w:color w:val="000000" w:themeColor="text1"/>
            <w:sz w:val="22"/>
            <w:rPrChange w:id="753" w:author="Yuting Wang" w:date="2026-02-11T11:33:00Z" w16du:dateUtc="2026-02-11T03:33:00Z">
              <w:rPr>
                <w:rFonts w:ascii="Arial" w:hAnsi="Arial" w:cs="Arial"/>
                <w:color w:val="000000" w:themeColor="text1"/>
                <w:sz w:val="22"/>
              </w:rPr>
            </w:rPrChange>
          </w:rPr>
          <w:delText>,</w:delText>
        </w:r>
      </w:del>
      <w:ins w:id="754" w:author="嘏 吴" w:date="2026-03-30T02:00:00Z" w16du:dateUtc="2026-03-29T18:00:00Z">
        <w:r w:rsidR="003141F4" w:rsidRPr="003141F4">
          <w:t xml:space="preserve"> </w:t>
        </w:r>
      </w:ins>
      <w:ins w:id="755" w:author="嘏 吴" w:date="2026-03-30T02:00:00Z">
        <w:r w:rsidR="003141F4" w:rsidRPr="003141F4">
          <w:rPr>
            <w:rFonts w:ascii="Times New Roman" w:hAnsi="Times New Roman" w:cs="Times New Roman"/>
            <w:color w:val="000000" w:themeColor="text1"/>
            <w:sz w:val="22"/>
          </w:rPr>
          <w:t>Despite this field-wide limitation,</w:t>
        </w:r>
      </w:ins>
      <w:del w:id="756" w:author="嘏 吴" w:date="2026-03-30T02:00:00Z" w16du:dateUtc="2026-03-29T18:00:00Z">
        <w:r w:rsidR="007B2C73" w:rsidRPr="003F084D" w:rsidDel="003141F4">
          <w:rPr>
            <w:rFonts w:ascii="Times New Roman" w:hAnsi="Times New Roman" w:cs="Times New Roman"/>
            <w:color w:val="000000" w:themeColor="text1"/>
            <w:sz w:val="22"/>
            <w:rPrChange w:id="757" w:author="Yuting Wang" w:date="2026-02-11T11:33:00Z" w16du:dateUtc="2026-02-11T03:33:00Z">
              <w:rPr>
                <w:rFonts w:ascii="Arial" w:hAnsi="Arial" w:cs="Arial"/>
                <w:color w:val="000000" w:themeColor="text1"/>
                <w:sz w:val="22"/>
              </w:rPr>
            </w:rPrChange>
          </w:rPr>
          <w:delText xml:space="preserve"> likely due to the limited availability of </w:delText>
        </w:r>
        <w:r w:rsidRPr="003F084D" w:rsidDel="003141F4">
          <w:rPr>
            <w:rFonts w:ascii="Times New Roman" w:hAnsi="Times New Roman" w:cs="Times New Roman"/>
            <w:color w:val="000000" w:themeColor="text1"/>
            <w:sz w:val="22"/>
            <w:rPrChange w:id="758" w:author="Yuting Wang" w:date="2026-02-11T11:33:00Z" w16du:dateUtc="2026-02-11T03:33:00Z">
              <w:rPr>
                <w:rFonts w:ascii="Arial" w:hAnsi="Arial" w:cs="Arial"/>
                <w:color w:val="000000" w:themeColor="text1"/>
                <w:sz w:val="22"/>
              </w:rPr>
            </w:rPrChange>
          </w:rPr>
          <w:delText>antigen-binding data for this class.</w:delText>
        </w:r>
      </w:del>
      <w:r w:rsidRPr="003F084D">
        <w:rPr>
          <w:rFonts w:ascii="Times New Roman" w:hAnsi="Times New Roman" w:cs="Times New Roman"/>
          <w:color w:val="000000" w:themeColor="text1"/>
          <w:sz w:val="22"/>
          <w:rPrChange w:id="759" w:author="Yuting Wang" w:date="2026-02-11T11:33:00Z" w16du:dateUtc="2026-02-11T03:33:00Z">
            <w:rPr>
              <w:rFonts w:ascii="Arial" w:hAnsi="Arial" w:cs="Arial"/>
              <w:color w:val="000000" w:themeColor="text1"/>
              <w:sz w:val="22"/>
            </w:rPr>
          </w:rPrChange>
        </w:rPr>
        <w:t xml:space="preserve"> </w:t>
      </w:r>
      <w:ins w:id="760" w:author="嘏 吴" w:date="2026-03-30T02:00:00Z" w16du:dateUtc="2026-03-29T18:00:00Z">
        <w:r w:rsidR="003141F4">
          <w:rPr>
            <w:rFonts w:ascii="Times New Roman" w:hAnsi="Times New Roman" w:cs="Times New Roman" w:hint="eastAsia"/>
            <w:color w:val="000000" w:themeColor="text1"/>
            <w:sz w:val="22"/>
          </w:rPr>
          <w:t>c</w:t>
        </w:r>
      </w:ins>
      <w:del w:id="761" w:author="嘏 吴" w:date="2026-03-30T02:00:00Z" w16du:dateUtc="2026-03-29T18:00:00Z">
        <w:r w:rsidR="007B2C73" w:rsidRPr="003F084D" w:rsidDel="003141F4">
          <w:rPr>
            <w:rFonts w:ascii="Times New Roman" w:hAnsi="Times New Roman" w:cs="Times New Roman"/>
            <w:color w:val="000000" w:themeColor="text1"/>
            <w:sz w:val="22"/>
            <w:rPrChange w:id="762" w:author="Yuting Wang" w:date="2026-02-11T11:33:00Z" w16du:dateUtc="2026-02-11T03:33:00Z">
              <w:rPr>
                <w:rFonts w:ascii="Arial" w:hAnsi="Arial" w:cs="Arial"/>
                <w:color w:val="000000" w:themeColor="text1"/>
                <w:sz w:val="22"/>
              </w:rPr>
            </w:rPrChange>
          </w:rPr>
          <w:delText>C</w:delText>
        </w:r>
      </w:del>
      <w:r w:rsidR="007B2C73" w:rsidRPr="003F084D">
        <w:rPr>
          <w:rFonts w:ascii="Times New Roman" w:hAnsi="Times New Roman" w:cs="Times New Roman"/>
          <w:color w:val="000000" w:themeColor="text1"/>
          <w:sz w:val="22"/>
          <w:rPrChange w:id="763" w:author="Yuting Wang" w:date="2026-02-11T11:33:00Z" w16du:dateUtc="2026-02-11T03:33:00Z">
            <w:rPr>
              <w:rFonts w:ascii="Arial" w:hAnsi="Arial" w:cs="Arial"/>
              <w:color w:val="000000" w:themeColor="text1"/>
              <w:sz w:val="22"/>
            </w:rPr>
          </w:rPrChange>
        </w:rPr>
        <w:t>ertain HLA-I alleles, such as HLA-B*15:01, HLA-B*40:01, HLA-B*40:02, and HLA-B*44:03, consistently yielded strong results across multiple tools, whereas others, like HLA-C*04:01, showed significant variation in performance</w:t>
      </w:r>
      <w:del w:id="764" w:author="嘏 吴" w:date="2026-03-30T02:01:00Z" w16du:dateUtc="2026-03-29T18:01:00Z">
        <w:r w:rsidR="00C3430B" w:rsidRPr="003F084D" w:rsidDel="00881DB2">
          <w:rPr>
            <w:rFonts w:ascii="Times New Roman" w:hAnsi="Times New Roman" w:cs="Times New Roman"/>
            <w:color w:val="000000" w:themeColor="text1"/>
            <w:sz w:val="22"/>
            <w:rPrChange w:id="765" w:author="Yuting Wang" w:date="2026-02-11T11:33:00Z" w16du:dateUtc="2026-02-11T03:33:00Z">
              <w:rPr>
                <w:rFonts w:ascii="Arial" w:hAnsi="Arial" w:cs="Arial"/>
                <w:color w:val="000000" w:themeColor="text1"/>
                <w:sz w:val="22"/>
              </w:rPr>
            </w:rPrChange>
          </w:rPr>
          <w:delText xml:space="preserve"> (</w:delText>
        </w:r>
        <w:r w:rsidR="00731B3C" w:rsidRPr="003F084D" w:rsidDel="00881DB2">
          <w:rPr>
            <w:rFonts w:ascii="Times New Roman" w:hAnsi="Times New Roman" w:cs="Times New Roman"/>
            <w:color w:val="000000" w:themeColor="text1"/>
            <w:sz w:val="22"/>
            <w:rPrChange w:id="766" w:author="Yuting Wang" w:date="2026-02-11T11:33:00Z" w16du:dateUtc="2026-02-11T03:33:00Z">
              <w:rPr>
                <w:rFonts w:ascii="Arial" w:hAnsi="Arial" w:cs="Arial"/>
                <w:b/>
                <w:bCs/>
                <w:color w:val="000000" w:themeColor="text1"/>
                <w:sz w:val="22"/>
              </w:rPr>
            </w:rPrChange>
          </w:rPr>
          <w:delText>Supplementary Figure S1A</w:delText>
        </w:r>
        <w:r w:rsidR="00C3430B" w:rsidRPr="003F084D" w:rsidDel="00881DB2">
          <w:rPr>
            <w:rFonts w:ascii="Times New Roman" w:hAnsi="Times New Roman" w:cs="Times New Roman"/>
            <w:color w:val="000000" w:themeColor="text1"/>
            <w:sz w:val="22"/>
            <w:rPrChange w:id="767" w:author="Yuting Wang" w:date="2026-02-11T11:33:00Z" w16du:dateUtc="2026-02-11T03:33:00Z">
              <w:rPr>
                <w:rFonts w:ascii="Arial" w:hAnsi="Arial" w:cs="Arial"/>
                <w:color w:val="000000" w:themeColor="text1"/>
                <w:sz w:val="22"/>
              </w:rPr>
            </w:rPrChange>
          </w:rPr>
          <w:delText>)</w:delText>
        </w:r>
      </w:del>
      <w:r w:rsidR="007B2C73" w:rsidRPr="003F084D">
        <w:rPr>
          <w:rFonts w:ascii="Times New Roman" w:hAnsi="Times New Roman" w:cs="Times New Roman"/>
          <w:color w:val="000000" w:themeColor="text1"/>
          <w:sz w:val="22"/>
          <w:rPrChange w:id="768" w:author="Yuting Wang" w:date="2026-02-11T11:33:00Z" w16du:dateUtc="2026-02-11T03:33:00Z">
            <w:rPr>
              <w:rFonts w:ascii="Arial" w:hAnsi="Arial" w:cs="Arial"/>
              <w:color w:val="000000" w:themeColor="text1"/>
              <w:sz w:val="22"/>
            </w:rPr>
          </w:rPrChange>
        </w:rPr>
        <w:t xml:space="preserve">. </w:t>
      </w:r>
      <w:r w:rsidR="00C77DDB" w:rsidRPr="003F084D">
        <w:rPr>
          <w:rFonts w:ascii="Times New Roman" w:hAnsi="Times New Roman" w:cs="Times New Roman"/>
          <w:color w:val="000000" w:themeColor="text1"/>
          <w:sz w:val="22"/>
          <w:rPrChange w:id="769" w:author="Yuting Wang" w:date="2026-02-11T11:33:00Z" w16du:dateUtc="2026-02-11T03:33:00Z">
            <w:rPr>
              <w:rFonts w:ascii="Arial" w:hAnsi="Arial" w:cs="Arial"/>
              <w:color w:val="000000" w:themeColor="text1"/>
              <w:sz w:val="22"/>
            </w:rPr>
          </w:rPrChange>
        </w:rPr>
        <w:t xml:space="preserve">STMHCpan showed superior stability and accuracy across all HLA types, with other top performers including CapsNet-MHC_AN, BigMHC, and </w:t>
      </w:r>
      <w:del w:id="770" w:author="Yuting Wang" w:date="2026-03-02T10:54:00Z" w16du:dateUtc="2026-03-02T02:54:00Z">
        <w:r w:rsidR="00C77DDB" w:rsidRPr="003F084D" w:rsidDel="00907314">
          <w:rPr>
            <w:rFonts w:ascii="Times New Roman" w:hAnsi="Times New Roman" w:cs="Times New Roman"/>
            <w:color w:val="000000" w:themeColor="text1"/>
            <w:sz w:val="22"/>
            <w:rPrChange w:id="771" w:author="Yuting Wang" w:date="2026-02-11T11:33:00Z" w16du:dateUtc="2026-02-11T03:33:00Z">
              <w:rPr>
                <w:rFonts w:ascii="Arial" w:hAnsi="Arial" w:cs="Arial"/>
                <w:color w:val="000000" w:themeColor="text1"/>
                <w:sz w:val="22"/>
              </w:rPr>
            </w:rPrChange>
          </w:rPr>
          <w:delText>MHCflurry2.0_PS</w:delText>
        </w:r>
      </w:del>
      <w:ins w:id="772" w:author="Yuting Wang" w:date="2026-03-02T10:54:00Z" w16du:dateUtc="2026-03-02T02:54:00Z">
        <w:r w:rsidR="00907314">
          <w:rPr>
            <w:rFonts w:ascii="Times New Roman" w:hAnsi="Times New Roman" w:cs="Times New Roman"/>
            <w:color w:val="000000" w:themeColor="text1"/>
            <w:sz w:val="22"/>
          </w:rPr>
          <w:t>MHCflurry2.0_</w:t>
        </w:r>
      </w:ins>
      <w:ins w:id="773" w:author="嘏 吴" w:date="2026-03-30T02:01:00Z" w16du:dateUtc="2026-03-29T18:01:00Z">
        <w:r w:rsidR="00881DB2">
          <w:rPr>
            <w:rFonts w:ascii="Times New Roman" w:hAnsi="Times New Roman" w:cs="Times New Roman" w:hint="eastAsia"/>
            <w:color w:val="000000" w:themeColor="text1"/>
            <w:sz w:val="22"/>
          </w:rPr>
          <w:t>PS</w:t>
        </w:r>
      </w:ins>
      <w:ins w:id="774" w:author="Yuting Wang" w:date="2026-03-02T10:54:00Z" w16du:dateUtc="2026-03-02T02:54:00Z">
        <w:del w:id="775" w:author="嘏 吴" w:date="2026-03-30T02:01:00Z" w16du:dateUtc="2026-03-29T18:01:00Z">
          <w:r w:rsidR="00907314" w:rsidDel="00881DB2">
            <w:rPr>
              <w:rFonts w:ascii="Times New Roman" w:hAnsi="Times New Roman" w:cs="Times New Roman"/>
              <w:color w:val="000000" w:themeColor="text1"/>
              <w:sz w:val="22"/>
            </w:rPr>
            <w:delText>AP</w:delText>
          </w:r>
        </w:del>
      </w:ins>
      <w:r w:rsidR="00C77DDB" w:rsidRPr="003F084D">
        <w:rPr>
          <w:rFonts w:ascii="Times New Roman" w:hAnsi="Times New Roman" w:cs="Times New Roman"/>
          <w:color w:val="000000" w:themeColor="text1"/>
          <w:sz w:val="22"/>
          <w:rPrChange w:id="776" w:author="Yuting Wang" w:date="2026-02-11T11:33:00Z" w16du:dateUtc="2026-02-11T03:33:00Z">
            <w:rPr>
              <w:rFonts w:ascii="Arial" w:hAnsi="Arial" w:cs="Arial"/>
              <w:color w:val="000000" w:themeColor="text1"/>
              <w:sz w:val="22"/>
            </w:rPr>
          </w:rPrChange>
        </w:rPr>
        <w:t xml:space="preserve"> (</w:t>
      </w:r>
      <w:r w:rsidR="00673F76" w:rsidRPr="00881DB2">
        <w:rPr>
          <w:rFonts w:ascii="Times New Roman" w:hAnsi="Times New Roman" w:cs="Times New Roman"/>
          <w:b/>
          <w:bCs/>
          <w:color w:val="000000" w:themeColor="text1"/>
          <w:sz w:val="22"/>
          <w:rPrChange w:id="777" w:author="嘏 吴" w:date="2026-03-30T02:02:00Z" w16du:dateUtc="2026-03-29T18:02:00Z">
            <w:rPr>
              <w:rFonts w:ascii="Arial" w:hAnsi="Arial" w:cs="Arial"/>
              <w:b/>
              <w:bCs/>
              <w:color w:val="000000" w:themeColor="text1"/>
              <w:sz w:val="22"/>
            </w:rPr>
          </w:rPrChange>
        </w:rPr>
        <w:t>Supplementary Table S5</w:t>
      </w:r>
      <w:r w:rsidR="00C77DDB" w:rsidRPr="003F084D">
        <w:rPr>
          <w:rFonts w:ascii="Times New Roman" w:hAnsi="Times New Roman" w:cs="Times New Roman"/>
          <w:color w:val="000000" w:themeColor="text1"/>
          <w:sz w:val="22"/>
          <w:rPrChange w:id="778" w:author="Yuting Wang" w:date="2026-02-11T11:33:00Z" w16du:dateUtc="2026-02-11T03:33:00Z">
            <w:rPr>
              <w:rFonts w:ascii="Arial" w:hAnsi="Arial" w:cs="Arial"/>
              <w:color w:val="000000" w:themeColor="text1"/>
              <w:sz w:val="22"/>
            </w:rPr>
          </w:rPrChange>
        </w:rPr>
        <w:t>)</w:t>
      </w:r>
      <w:r w:rsidR="00673F76" w:rsidRPr="003F084D">
        <w:rPr>
          <w:rFonts w:ascii="Times New Roman" w:hAnsi="Times New Roman" w:cs="Times New Roman"/>
          <w:color w:val="000000" w:themeColor="text1"/>
          <w:sz w:val="22"/>
          <w:rPrChange w:id="779" w:author="Yuting Wang" w:date="2026-02-11T11:33:00Z" w16du:dateUtc="2026-02-11T03:33:00Z">
            <w:rPr>
              <w:rFonts w:ascii="Arial" w:hAnsi="Arial" w:cs="Arial"/>
              <w:color w:val="000000" w:themeColor="text1"/>
              <w:sz w:val="22"/>
            </w:rPr>
          </w:rPrChange>
        </w:rPr>
        <w:t>.</w:t>
      </w:r>
      <w:ins w:id="780" w:author="嘏 吴" w:date="2026-03-30T02:02:00Z" w16du:dateUtc="2026-03-29T18:02:00Z">
        <w:r w:rsidR="0024652C" w:rsidRPr="0024652C">
          <w:t xml:space="preserve"> </w:t>
        </w:r>
      </w:ins>
      <w:ins w:id="781" w:author="嘏 吴" w:date="2026-03-30T02:02:00Z">
        <w:r w:rsidR="0024652C" w:rsidRPr="0024652C">
          <w:rPr>
            <w:rFonts w:ascii="Times New Roman" w:hAnsi="Times New Roman" w:cs="Times New Roman"/>
            <w:color w:val="000000" w:themeColor="text1"/>
            <w:sz w:val="22"/>
          </w:rPr>
          <w:t>To guarantee absolute statistical transparency, the complete, highly granular performance metrics and 95% CIs—exhaustively stratified by overall dataset, specific peptide lengths, individual HLA-I alleles, and combined conditions across all evaluated prevalence ratios—are fully documented in our supplementary data (</w:t>
        </w:r>
        <w:r w:rsidR="0024652C" w:rsidRPr="0024652C">
          <w:rPr>
            <w:rFonts w:ascii="Times New Roman" w:hAnsi="Times New Roman" w:cs="Times New Roman"/>
            <w:b/>
            <w:bCs/>
            <w:color w:val="000000" w:themeColor="text1"/>
            <w:sz w:val="22"/>
          </w:rPr>
          <w:t>Supplementary Tables S4 and S10</w:t>
        </w:r>
        <w:r w:rsidR="0024652C" w:rsidRPr="0024652C">
          <w:rPr>
            <w:rFonts w:ascii="Times New Roman" w:hAnsi="Times New Roman" w:cs="Times New Roman"/>
            <w:color w:val="000000" w:themeColor="text1"/>
            <w:sz w:val="22"/>
          </w:rPr>
          <w:t>).</w:t>
        </w:r>
      </w:ins>
    </w:p>
    <w:p w14:paraId="750E01B9" w14:textId="2A8D4EF2" w:rsidR="00C77DDB" w:rsidRPr="003F084D" w:rsidRDefault="00C77DDB" w:rsidP="00C77DDB">
      <w:pPr>
        <w:spacing w:line="360" w:lineRule="auto"/>
        <w:ind w:firstLine="360"/>
        <w:rPr>
          <w:rFonts w:ascii="Times New Roman" w:hAnsi="Times New Roman" w:cs="Times New Roman"/>
          <w:color w:val="000000" w:themeColor="text1"/>
          <w:sz w:val="22"/>
          <w:rPrChange w:id="782" w:author="Yuting Wang" w:date="2026-02-11T11:33:00Z" w16du:dateUtc="2026-02-11T03:33:00Z">
            <w:rPr>
              <w:rFonts w:ascii="Arial" w:hAnsi="Arial" w:cs="Arial"/>
              <w:color w:val="000000" w:themeColor="text1"/>
              <w:sz w:val="22"/>
            </w:rPr>
          </w:rPrChange>
        </w:rPr>
      </w:pPr>
      <w:r w:rsidRPr="003F084D">
        <w:rPr>
          <w:rFonts w:ascii="Times New Roman" w:hAnsi="Times New Roman" w:cs="Times New Roman"/>
          <w:color w:val="000000" w:themeColor="text1"/>
          <w:sz w:val="22"/>
          <w:rPrChange w:id="783" w:author="Yuting Wang" w:date="2026-02-11T11:33:00Z" w16du:dateUtc="2026-02-11T03:33:00Z">
            <w:rPr>
              <w:rFonts w:ascii="Arial" w:hAnsi="Arial" w:cs="Arial"/>
              <w:color w:val="000000" w:themeColor="text1"/>
              <w:sz w:val="22"/>
            </w:rPr>
          </w:rPrChange>
        </w:rPr>
        <w:t xml:space="preserve">We selected the top three predictors from each tool category for further analysis. From Class 1, we </w:t>
      </w:r>
      <w:r w:rsidRPr="003F084D">
        <w:rPr>
          <w:rFonts w:ascii="Times New Roman" w:hAnsi="Times New Roman" w:cs="Times New Roman"/>
          <w:color w:val="000000" w:themeColor="text1"/>
          <w:sz w:val="22"/>
          <w:rPrChange w:id="784" w:author="Yuting Wang" w:date="2026-02-11T11:33:00Z" w16du:dateUtc="2026-02-11T03:33:00Z">
            <w:rPr>
              <w:rFonts w:ascii="Arial" w:hAnsi="Arial" w:cs="Arial"/>
              <w:color w:val="000000" w:themeColor="text1"/>
              <w:sz w:val="22"/>
            </w:rPr>
          </w:rPrChange>
        </w:rPr>
        <w:lastRenderedPageBreak/>
        <w:t xml:space="preserve">included NetMHCpan4.1_EL, MHCflurry2.0_BA, and </w:t>
      </w:r>
      <w:del w:id="785" w:author="Yuting Wang" w:date="2026-03-02T10:54:00Z" w16du:dateUtc="2026-03-02T02:54:00Z">
        <w:r w:rsidRPr="003F084D" w:rsidDel="00907314">
          <w:rPr>
            <w:rFonts w:ascii="Times New Roman" w:hAnsi="Times New Roman" w:cs="Times New Roman"/>
            <w:color w:val="000000" w:themeColor="text1"/>
            <w:sz w:val="22"/>
            <w:rPrChange w:id="786" w:author="Yuting Wang" w:date="2026-02-11T11:33:00Z" w16du:dateUtc="2026-02-11T03:33:00Z">
              <w:rPr>
                <w:rFonts w:ascii="Arial" w:hAnsi="Arial" w:cs="Arial"/>
                <w:color w:val="000000" w:themeColor="text1"/>
                <w:sz w:val="22"/>
              </w:rPr>
            </w:rPrChange>
          </w:rPr>
          <w:delText>MHCflurry2.0_PS</w:delText>
        </w:r>
      </w:del>
      <w:ins w:id="787" w:author="Yuting Wang" w:date="2026-03-02T10:54:00Z" w16du:dateUtc="2026-03-02T02:54:00Z">
        <w:r w:rsidR="00907314">
          <w:rPr>
            <w:rFonts w:ascii="Times New Roman" w:hAnsi="Times New Roman" w:cs="Times New Roman"/>
            <w:color w:val="000000" w:themeColor="text1"/>
            <w:sz w:val="22"/>
          </w:rPr>
          <w:t>MHCflurry2.0_</w:t>
        </w:r>
      </w:ins>
      <w:ins w:id="788" w:author="嘏 吴" w:date="2026-03-30T02:03:00Z" w16du:dateUtc="2026-03-29T18:03:00Z">
        <w:r w:rsidR="00732094">
          <w:rPr>
            <w:rFonts w:ascii="Times New Roman" w:hAnsi="Times New Roman" w:cs="Times New Roman" w:hint="eastAsia"/>
            <w:color w:val="000000" w:themeColor="text1"/>
            <w:sz w:val="22"/>
          </w:rPr>
          <w:t>PS</w:t>
        </w:r>
      </w:ins>
      <w:ins w:id="789" w:author="Yuting Wang" w:date="2026-03-02T10:54:00Z" w16du:dateUtc="2026-03-02T02:54:00Z">
        <w:del w:id="790" w:author="嘏 吴" w:date="2026-03-30T02:03:00Z" w16du:dateUtc="2026-03-29T18:03:00Z">
          <w:r w:rsidR="00907314" w:rsidDel="00732094">
            <w:rPr>
              <w:rFonts w:ascii="Times New Roman" w:hAnsi="Times New Roman" w:cs="Times New Roman"/>
              <w:color w:val="000000" w:themeColor="text1"/>
              <w:sz w:val="22"/>
            </w:rPr>
            <w:delText>AP</w:delText>
          </w:r>
        </w:del>
      </w:ins>
      <w:r w:rsidRPr="003F084D">
        <w:rPr>
          <w:rFonts w:ascii="Times New Roman" w:hAnsi="Times New Roman" w:cs="Times New Roman"/>
          <w:color w:val="000000" w:themeColor="text1"/>
          <w:sz w:val="22"/>
          <w:rPrChange w:id="791" w:author="Yuting Wang" w:date="2026-02-11T11:33:00Z" w16du:dateUtc="2026-02-11T03:33:00Z">
            <w:rPr>
              <w:rFonts w:ascii="Arial" w:hAnsi="Arial" w:cs="Arial"/>
              <w:color w:val="000000" w:themeColor="text1"/>
              <w:sz w:val="22"/>
            </w:rPr>
          </w:rPrChange>
        </w:rPr>
        <w:t xml:space="preserve">; from Class 2, CapsNet-MHC_AN, ACME, and DeepHLApan; and from Class 3, STMHCpan, BigMHC, and TransPHLA. </w:t>
      </w:r>
      <w:ins w:id="792" w:author="嘏 吴" w:date="2026-03-30T02:04:00Z">
        <w:r w:rsidR="002622B4" w:rsidRPr="002622B4">
          <w:rPr>
            <w:rFonts w:ascii="Times New Roman" w:hAnsi="Times New Roman" w:cs="Times New Roman"/>
            <w:color w:val="000000" w:themeColor="text1"/>
            <w:sz w:val="22"/>
          </w:rPr>
          <w:t>Reaffirming our overarching benchmark findings, predictors based on self-attention-enhanced DNNs outperformed those based on traditional DNN architectures.</w:t>
        </w:r>
      </w:ins>
      <w:ins w:id="793" w:author="嘏 吴" w:date="2026-03-30T02:04:00Z" w16du:dateUtc="2026-03-29T18:04:00Z">
        <w:r w:rsidR="002622B4">
          <w:rPr>
            <w:rFonts w:ascii="Times New Roman" w:hAnsi="Times New Roman" w:cs="Times New Roman" w:hint="eastAsia"/>
            <w:color w:val="000000" w:themeColor="text1"/>
            <w:sz w:val="22"/>
          </w:rPr>
          <w:t xml:space="preserve"> </w:t>
        </w:r>
      </w:ins>
      <w:del w:id="794" w:author="嘏 吴" w:date="2026-03-30T02:04:00Z" w16du:dateUtc="2026-03-29T18:04:00Z">
        <w:r w:rsidRPr="003F084D" w:rsidDel="002622B4">
          <w:rPr>
            <w:rFonts w:ascii="Times New Roman" w:hAnsi="Times New Roman" w:cs="Times New Roman"/>
            <w:color w:val="000000" w:themeColor="text1"/>
            <w:sz w:val="22"/>
            <w:rPrChange w:id="795" w:author="Yuting Wang" w:date="2026-02-11T11:33:00Z" w16du:dateUtc="2026-02-11T03:33:00Z">
              <w:rPr>
                <w:rFonts w:ascii="Arial" w:hAnsi="Arial" w:cs="Arial"/>
                <w:color w:val="000000" w:themeColor="text1"/>
                <w:sz w:val="22"/>
              </w:rPr>
            </w:rPrChange>
          </w:rPr>
          <w:delText xml:space="preserve">Predictors based on self-attention-enhanced DNNs outperformed those based on traditional DNN architectures. </w:delText>
        </w:r>
      </w:del>
      <w:r w:rsidRPr="003F084D">
        <w:rPr>
          <w:rFonts w:ascii="Times New Roman" w:hAnsi="Times New Roman" w:cs="Times New Roman"/>
          <w:color w:val="000000" w:themeColor="text1"/>
          <w:sz w:val="22"/>
          <w:rPrChange w:id="796" w:author="Yuting Wang" w:date="2026-02-11T11:33:00Z" w16du:dateUtc="2026-02-11T03:33:00Z">
            <w:rPr>
              <w:rFonts w:ascii="Arial" w:hAnsi="Arial" w:cs="Arial"/>
              <w:color w:val="000000" w:themeColor="text1"/>
              <w:sz w:val="22"/>
            </w:rPr>
          </w:rPrChange>
        </w:rPr>
        <w:t xml:space="preserve">Interestingly, attention-enhanced DNN-based methods did not perform as expected, </w:t>
      </w:r>
      <w:ins w:id="797" w:author="嘏 吴" w:date="2026-03-30T02:05:00Z">
        <w:r w:rsidR="002622B4" w:rsidRPr="002622B4">
          <w:rPr>
            <w:rFonts w:ascii="Times New Roman" w:hAnsi="Times New Roman" w:cs="Times New Roman"/>
            <w:color w:val="000000" w:themeColor="text1"/>
            <w:sz w:val="22"/>
          </w:rPr>
          <w:t>further exposing the vulnerability of advanced attention mechanisms to incomplete or outdated training data. Our findings strongly suggest that continuously updating training datasets and adopting self-attention-based frameworks are both strictly required to substantially improve prediction accuracy and reliability (</w:t>
        </w:r>
        <w:r w:rsidR="002622B4" w:rsidRPr="002622B4">
          <w:rPr>
            <w:rFonts w:ascii="Times New Roman" w:hAnsi="Times New Roman" w:cs="Times New Roman"/>
            <w:b/>
            <w:bCs/>
            <w:color w:val="000000" w:themeColor="text1"/>
            <w:sz w:val="22"/>
          </w:rPr>
          <w:t>Figure 3C</w:t>
        </w:r>
        <w:r w:rsidR="002622B4" w:rsidRPr="002622B4">
          <w:rPr>
            <w:rFonts w:ascii="Times New Roman" w:hAnsi="Times New Roman" w:cs="Times New Roman"/>
            <w:color w:val="000000" w:themeColor="text1"/>
            <w:sz w:val="22"/>
          </w:rPr>
          <w:t>).</w:t>
        </w:r>
      </w:ins>
      <w:del w:id="798" w:author="嘏 吴" w:date="2026-03-30T02:05:00Z" w16du:dateUtc="2026-03-29T18:05:00Z">
        <w:r w:rsidRPr="003F084D" w:rsidDel="002622B4">
          <w:rPr>
            <w:rFonts w:ascii="Times New Roman" w:hAnsi="Times New Roman" w:cs="Times New Roman"/>
            <w:color w:val="000000" w:themeColor="text1"/>
            <w:sz w:val="22"/>
            <w:rPrChange w:id="799" w:author="Yuting Wang" w:date="2026-02-11T11:33:00Z" w16du:dateUtc="2026-02-11T03:33:00Z">
              <w:rPr>
                <w:rFonts w:ascii="Arial" w:hAnsi="Arial" w:cs="Arial"/>
                <w:color w:val="000000" w:themeColor="text1"/>
                <w:sz w:val="22"/>
              </w:rPr>
            </w:rPrChange>
          </w:rPr>
          <w:delText>possibly due to incomplete or outdated training data. Our findings suggest that updating training datasets and adopting self-attention-based frameworks could substantially improve prediction accuracy and reliability</w:delText>
        </w:r>
        <w:r w:rsidR="00B32744" w:rsidRPr="003F084D" w:rsidDel="002622B4">
          <w:rPr>
            <w:rFonts w:ascii="Times New Roman" w:hAnsi="Times New Roman" w:cs="Times New Roman"/>
            <w:color w:val="000000" w:themeColor="text1"/>
            <w:sz w:val="22"/>
            <w:rPrChange w:id="800" w:author="Yuting Wang" w:date="2026-02-11T11:33:00Z" w16du:dateUtc="2026-02-11T03:33:00Z">
              <w:rPr>
                <w:rFonts w:ascii="Arial" w:hAnsi="Arial" w:cs="Arial"/>
                <w:color w:val="000000" w:themeColor="text1"/>
                <w:sz w:val="22"/>
              </w:rPr>
            </w:rPrChange>
          </w:rPr>
          <w:delText xml:space="preserve"> (</w:delText>
        </w:r>
        <w:r w:rsidR="00B32744" w:rsidRPr="003F084D" w:rsidDel="002622B4">
          <w:rPr>
            <w:rFonts w:ascii="Times New Roman" w:hAnsi="Times New Roman" w:cs="Times New Roman"/>
            <w:color w:val="000000" w:themeColor="text1"/>
            <w:sz w:val="22"/>
            <w:rPrChange w:id="801" w:author="Yuting Wang" w:date="2026-02-11T11:33:00Z" w16du:dateUtc="2026-02-11T03:33:00Z">
              <w:rPr>
                <w:rFonts w:ascii="Arial" w:hAnsi="Arial" w:cs="Arial"/>
                <w:b/>
                <w:bCs/>
                <w:color w:val="000000" w:themeColor="text1"/>
                <w:sz w:val="22"/>
              </w:rPr>
            </w:rPrChange>
          </w:rPr>
          <w:delText>Figure 3C</w:delText>
        </w:r>
        <w:r w:rsidR="00B32744" w:rsidRPr="003F084D" w:rsidDel="002622B4">
          <w:rPr>
            <w:rFonts w:ascii="Times New Roman" w:hAnsi="Times New Roman" w:cs="Times New Roman"/>
            <w:color w:val="000000" w:themeColor="text1"/>
            <w:sz w:val="22"/>
            <w:rPrChange w:id="802" w:author="Yuting Wang" w:date="2026-02-11T11:33:00Z" w16du:dateUtc="2026-02-11T03:33:00Z">
              <w:rPr>
                <w:rFonts w:ascii="Arial" w:hAnsi="Arial" w:cs="Arial"/>
                <w:color w:val="000000" w:themeColor="text1"/>
                <w:sz w:val="22"/>
              </w:rPr>
            </w:rPrChange>
          </w:rPr>
          <w:delText>)</w:delText>
        </w:r>
        <w:r w:rsidRPr="003F084D" w:rsidDel="002622B4">
          <w:rPr>
            <w:rFonts w:ascii="Times New Roman" w:hAnsi="Times New Roman" w:cs="Times New Roman"/>
            <w:color w:val="000000" w:themeColor="text1"/>
            <w:sz w:val="22"/>
            <w:rPrChange w:id="803" w:author="Yuting Wang" w:date="2026-02-11T11:33:00Z" w16du:dateUtc="2026-02-11T03:33:00Z">
              <w:rPr>
                <w:rFonts w:ascii="Arial" w:hAnsi="Arial" w:cs="Arial"/>
                <w:color w:val="000000" w:themeColor="text1"/>
                <w:sz w:val="22"/>
              </w:rPr>
            </w:rPrChange>
          </w:rPr>
          <w:delText>.</w:delText>
        </w:r>
      </w:del>
    </w:p>
    <w:p w14:paraId="3E5276F3" w14:textId="77777777" w:rsidR="001545E1" w:rsidRPr="003F084D" w:rsidRDefault="001545E1" w:rsidP="00F50211">
      <w:pPr>
        <w:spacing w:line="360" w:lineRule="auto"/>
        <w:rPr>
          <w:rFonts w:ascii="Times New Roman" w:hAnsi="Times New Roman" w:cs="Times New Roman"/>
          <w:b/>
          <w:bCs/>
          <w:color w:val="000000" w:themeColor="text1"/>
          <w:sz w:val="22"/>
          <w:rPrChange w:id="804" w:author="Yuting Wang" w:date="2026-02-11T11:33:00Z" w16du:dateUtc="2026-02-11T03:33:00Z">
            <w:rPr>
              <w:rFonts w:ascii="Arial" w:hAnsi="Arial" w:cs="Arial"/>
              <w:b/>
              <w:bCs/>
              <w:color w:val="000000" w:themeColor="text1"/>
              <w:sz w:val="22"/>
            </w:rPr>
          </w:rPrChange>
        </w:rPr>
      </w:pPr>
    </w:p>
    <w:p w14:paraId="249FE575" w14:textId="3EC8FA5A" w:rsidR="002E16F0" w:rsidRPr="003F084D" w:rsidRDefault="00E06B6D" w:rsidP="00F50211">
      <w:pPr>
        <w:spacing w:line="360" w:lineRule="auto"/>
        <w:rPr>
          <w:rFonts w:ascii="Times New Roman" w:hAnsi="Times New Roman" w:cs="Times New Roman"/>
          <w:b/>
          <w:bCs/>
          <w:color w:val="000000" w:themeColor="text1"/>
          <w:sz w:val="22"/>
          <w:rPrChange w:id="805" w:author="Yuting Wang" w:date="2026-02-11T11:33:00Z" w16du:dateUtc="2026-02-11T03:33:00Z">
            <w:rPr>
              <w:rFonts w:ascii="Arial" w:hAnsi="Arial" w:cs="Arial"/>
              <w:b/>
              <w:bCs/>
              <w:color w:val="000000" w:themeColor="text1"/>
              <w:sz w:val="22"/>
            </w:rPr>
          </w:rPrChange>
        </w:rPr>
      </w:pPr>
      <w:r w:rsidRPr="003F084D">
        <w:rPr>
          <w:rFonts w:ascii="Times New Roman" w:hAnsi="Times New Roman" w:cs="Times New Roman"/>
          <w:b/>
          <w:bCs/>
          <w:color w:val="000000" w:themeColor="text1"/>
          <w:sz w:val="22"/>
          <w:rPrChange w:id="806" w:author="Yuting Wang" w:date="2026-02-11T11:33:00Z" w16du:dateUtc="2026-02-11T03:33:00Z">
            <w:rPr>
              <w:rFonts w:ascii="Arial" w:hAnsi="Arial" w:cs="Arial"/>
              <w:b/>
              <w:bCs/>
              <w:color w:val="000000" w:themeColor="text1"/>
              <w:sz w:val="22"/>
            </w:rPr>
          </w:rPrChange>
        </w:rPr>
        <w:t>Insights into Conservation of Sequence Motifs for HLA-I ligands</w:t>
      </w:r>
    </w:p>
    <w:p w14:paraId="27BD0C98" w14:textId="5B356D6C" w:rsidR="00E56E63" w:rsidRPr="003F084D" w:rsidRDefault="00E56E63" w:rsidP="0072492B">
      <w:pPr>
        <w:spacing w:line="360" w:lineRule="auto"/>
        <w:rPr>
          <w:rFonts w:ascii="Times New Roman" w:hAnsi="Times New Roman" w:cs="Times New Roman"/>
          <w:color w:val="000000" w:themeColor="text1"/>
          <w:sz w:val="22"/>
          <w:rPrChange w:id="807" w:author="Yuting Wang" w:date="2026-02-11T11:33:00Z" w16du:dateUtc="2026-02-11T03:33:00Z">
            <w:rPr>
              <w:rFonts w:ascii="Arial" w:hAnsi="Arial" w:cs="Arial"/>
              <w:color w:val="000000" w:themeColor="text1"/>
              <w:sz w:val="22"/>
            </w:rPr>
          </w:rPrChange>
        </w:rPr>
      </w:pPr>
      <w:r w:rsidRPr="003F084D">
        <w:rPr>
          <w:rFonts w:ascii="Times New Roman" w:hAnsi="Times New Roman" w:cs="Times New Roman"/>
          <w:color w:val="000000" w:themeColor="text1"/>
          <w:sz w:val="22"/>
          <w:rPrChange w:id="808" w:author="Yuting Wang" w:date="2026-02-11T11:33:00Z" w16du:dateUtc="2026-02-11T03:33:00Z">
            <w:rPr>
              <w:rFonts w:ascii="Arial" w:hAnsi="Arial" w:cs="Arial"/>
              <w:color w:val="000000" w:themeColor="text1"/>
              <w:sz w:val="22"/>
            </w:rPr>
          </w:rPrChange>
        </w:rPr>
        <w:t xml:space="preserve">Binding motifs are critical sequence patterns within peptide ligands that facilitate their interactions </w:t>
      </w:r>
      <w:r w:rsidR="00F233BF" w:rsidRPr="003F084D">
        <w:rPr>
          <w:rFonts w:ascii="Times New Roman" w:hAnsi="Times New Roman" w:cs="Times New Roman"/>
          <w:color w:val="000000" w:themeColor="text1"/>
          <w:sz w:val="22"/>
          <w:rPrChange w:id="809" w:author="Yuting Wang" w:date="2026-02-11T11:33:00Z" w16du:dateUtc="2026-02-11T03:33:00Z">
            <w:rPr>
              <w:rFonts w:ascii="Arial" w:hAnsi="Arial" w:cs="Arial"/>
              <w:color w:val="000000" w:themeColor="text1"/>
              <w:sz w:val="22"/>
            </w:rPr>
          </w:rPrChange>
        </w:rPr>
        <w:t xml:space="preserve">with the antigen-binding cleft of specific HLA-I molecules. </w:t>
      </w:r>
      <w:r w:rsidR="00A738BC" w:rsidRPr="003F084D">
        <w:rPr>
          <w:rFonts w:ascii="Times New Roman" w:hAnsi="Times New Roman" w:cs="Times New Roman"/>
          <w:color w:val="000000" w:themeColor="text1"/>
          <w:sz w:val="22"/>
          <w:rPrChange w:id="810" w:author="Yuting Wang" w:date="2026-02-11T11:33:00Z" w16du:dateUtc="2026-02-11T03:33:00Z">
            <w:rPr>
              <w:rFonts w:ascii="Arial" w:hAnsi="Arial" w:cs="Arial"/>
              <w:color w:val="000000" w:themeColor="text1"/>
              <w:sz w:val="22"/>
            </w:rPr>
          </w:rPrChange>
        </w:rPr>
        <w:t xml:space="preserve">These conserved motifs form the basis for constructing allele-specific scoring matrices, which peptide binding affinity based on characteristic positional patterns. We have compiled a dataset of 417,101 experimentally validated epitopes derived from 44 distinct HLA-I alleles. Binding motifs were generated for each </w:t>
      </w:r>
      <w:r w:rsidR="00BB12BF" w:rsidRPr="003F084D">
        <w:rPr>
          <w:rFonts w:ascii="Times New Roman" w:hAnsi="Times New Roman" w:cs="Times New Roman"/>
          <w:color w:val="000000" w:themeColor="text1"/>
          <w:sz w:val="22"/>
          <w:rPrChange w:id="811" w:author="Yuting Wang" w:date="2026-02-11T11:33:00Z" w16du:dateUtc="2026-02-11T03:33:00Z">
            <w:rPr>
              <w:rFonts w:ascii="Arial" w:hAnsi="Arial" w:cs="Arial"/>
              <w:color w:val="000000" w:themeColor="text1"/>
              <w:sz w:val="22"/>
            </w:rPr>
          </w:rPrChange>
        </w:rPr>
        <w:t xml:space="preserve">HLA-I </w:t>
      </w:r>
      <w:r w:rsidR="00A738BC" w:rsidRPr="003F084D">
        <w:rPr>
          <w:rFonts w:ascii="Times New Roman" w:hAnsi="Times New Roman" w:cs="Times New Roman"/>
          <w:color w:val="000000" w:themeColor="text1"/>
          <w:sz w:val="22"/>
          <w:rPrChange w:id="812" w:author="Yuting Wang" w:date="2026-02-11T11:33:00Z" w16du:dateUtc="2026-02-11T03:33:00Z">
            <w:rPr>
              <w:rFonts w:ascii="Arial" w:hAnsi="Arial" w:cs="Arial"/>
              <w:color w:val="000000" w:themeColor="text1"/>
              <w:sz w:val="22"/>
            </w:rPr>
          </w:rPrChange>
        </w:rPr>
        <w:t xml:space="preserve">allele </w:t>
      </w:r>
      <w:r w:rsidR="002903EF" w:rsidRPr="003F084D">
        <w:rPr>
          <w:rFonts w:ascii="Times New Roman" w:hAnsi="Times New Roman" w:cs="Times New Roman"/>
          <w:color w:val="000000" w:themeColor="text1"/>
          <w:sz w:val="22"/>
          <w:rPrChange w:id="813" w:author="Yuting Wang" w:date="2026-02-11T11:33:00Z" w16du:dateUtc="2026-02-11T03:33:00Z">
            <w:rPr>
              <w:rFonts w:ascii="Arial" w:hAnsi="Arial" w:cs="Arial"/>
              <w:color w:val="000000" w:themeColor="text1"/>
              <w:sz w:val="22"/>
            </w:rPr>
          </w:rPrChange>
        </w:rPr>
        <w:t>(</w:t>
      </w:r>
      <w:ins w:id="814" w:author="嘏 吴" w:date="2026-03-30T02:11:00Z">
        <w:r w:rsidR="00712875" w:rsidRPr="00712875">
          <w:rPr>
            <w:rFonts w:ascii="Times New Roman" w:hAnsi="Times New Roman" w:cs="Times New Roman"/>
            <w:b/>
            <w:bCs/>
            <w:color w:val="000000" w:themeColor="text1"/>
            <w:sz w:val="22"/>
          </w:rPr>
          <w:t>Supplementary Table S14</w:t>
        </w:r>
        <w:r w:rsidR="00712875" w:rsidRPr="00712875">
          <w:rPr>
            <w:rFonts w:ascii="Times New Roman" w:hAnsi="Times New Roman" w:cs="Times New Roman"/>
            <w:color w:val="000000" w:themeColor="text1"/>
            <w:sz w:val="22"/>
          </w:rPr>
          <w:t>; see Data Availability</w:t>
        </w:r>
      </w:ins>
      <w:del w:id="815" w:author="嘏 吴" w:date="2026-03-30T02:11:00Z" w16du:dateUtc="2026-03-29T18:11:00Z">
        <w:r w:rsidR="00C84D82" w:rsidRPr="003F084D" w:rsidDel="00712875">
          <w:rPr>
            <w:rFonts w:ascii="Times New Roman" w:hAnsi="Times New Roman" w:cs="Times New Roman"/>
            <w:color w:val="000000" w:themeColor="text1"/>
            <w:sz w:val="22"/>
            <w:rPrChange w:id="816" w:author="Yuting Wang" w:date="2026-02-11T11:33:00Z" w16du:dateUtc="2026-02-11T03:33:00Z">
              <w:rPr>
                <w:rFonts w:ascii="Arial" w:hAnsi="Arial" w:cs="Arial"/>
                <w:b/>
                <w:bCs/>
                <w:color w:val="000000" w:themeColor="text1"/>
                <w:sz w:val="22"/>
              </w:rPr>
            </w:rPrChange>
          </w:rPr>
          <w:delText>see Data Availability</w:delText>
        </w:r>
      </w:del>
      <w:r w:rsidR="00A738BC" w:rsidRPr="003F084D">
        <w:rPr>
          <w:rFonts w:ascii="Times New Roman" w:hAnsi="Times New Roman" w:cs="Times New Roman"/>
          <w:color w:val="000000" w:themeColor="text1"/>
          <w:sz w:val="22"/>
          <w:rPrChange w:id="817" w:author="Yuting Wang" w:date="2026-02-11T11:33:00Z" w16du:dateUtc="2026-02-11T03:33:00Z">
            <w:rPr>
              <w:rFonts w:ascii="Arial" w:hAnsi="Arial" w:cs="Arial"/>
              <w:color w:val="000000" w:themeColor="text1"/>
              <w:sz w:val="22"/>
            </w:rPr>
          </w:rPrChange>
        </w:rPr>
        <w:t xml:space="preserve">). </w:t>
      </w:r>
    </w:p>
    <w:p w14:paraId="62F7372F" w14:textId="01CEDC68" w:rsidR="00663F30" w:rsidRPr="003F084D" w:rsidRDefault="00BB12BF" w:rsidP="00663F30">
      <w:pPr>
        <w:spacing w:line="360" w:lineRule="auto"/>
        <w:ind w:firstLineChars="200" w:firstLine="440"/>
        <w:rPr>
          <w:rFonts w:ascii="Times New Roman" w:hAnsi="Times New Roman" w:cs="Times New Roman"/>
          <w:color w:val="000000" w:themeColor="text1"/>
          <w:sz w:val="22"/>
          <w:rPrChange w:id="818" w:author="Yuting Wang" w:date="2026-02-11T11:33:00Z" w16du:dateUtc="2026-02-11T03:33:00Z">
            <w:rPr>
              <w:rFonts w:ascii="Arial" w:hAnsi="Arial" w:cs="Arial"/>
              <w:color w:val="000000" w:themeColor="text1"/>
              <w:sz w:val="22"/>
            </w:rPr>
          </w:rPrChange>
        </w:rPr>
      </w:pPr>
      <w:r w:rsidRPr="003F084D">
        <w:rPr>
          <w:rFonts w:ascii="Times New Roman" w:hAnsi="Times New Roman" w:cs="Times New Roman"/>
          <w:color w:val="000000" w:themeColor="text1"/>
          <w:sz w:val="22"/>
          <w:rPrChange w:id="819" w:author="Yuting Wang" w:date="2026-02-11T11:33:00Z" w16du:dateUtc="2026-02-11T03:33:00Z">
            <w:rPr>
              <w:rFonts w:ascii="Arial" w:hAnsi="Arial" w:cs="Arial"/>
              <w:color w:val="000000" w:themeColor="text1"/>
              <w:sz w:val="22"/>
            </w:rPr>
          </w:rPrChange>
        </w:rPr>
        <w:t>Our analysis revealed distinct motifs for the majority of HLA-I alleles, often showing significant positional variation. However, certain alleles, such as HLA-A*26:01 8-mer (n=53)</w:t>
      </w:r>
      <w:r w:rsidRPr="003F084D">
        <w:rPr>
          <w:rFonts w:ascii="Times New Roman" w:hAnsi="Times New Roman" w:cs="Times New Roman"/>
          <w:i/>
          <w:iCs/>
          <w:color w:val="000000" w:themeColor="text1"/>
          <w:sz w:val="22"/>
          <w:rPrChange w:id="820" w:author="Yuting Wang" w:date="2026-02-11T11:33:00Z" w16du:dateUtc="2026-02-11T03:33:00Z">
            <w:rPr>
              <w:rFonts w:ascii="Arial" w:hAnsi="Arial" w:cs="Arial"/>
              <w:i/>
              <w:iCs/>
              <w:color w:val="000000" w:themeColor="text1"/>
              <w:sz w:val="22"/>
            </w:rPr>
          </w:rPrChange>
        </w:rPr>
        <w:t xml:space="preserve"> </w:t>
      </w:r>
      <w:r w:rsidRPr="003F084D">
        <w:rPr>
          <w:rFonts w:ascii="Times New Roman" w:hAnsi="Times New Roman" w:cs="Times New Roman"/>
          <w:color w:val="000000" w:themeColor="text1"/>
          <w:sz w:val="22"/>
          <w:rPrChange w:id="821" w:author="Yuting Wang" w:date="2026-02-11T11:33:00Z" w16du:dateUtc="2026-02-11T03:33:00Z">
            <w:rPr>
              <w:rFonts w:ascii="Arial" w:hAnsi="Arial" w:cs="Arial"/>
              <w:color w:val="000000" w:themeColor="text1"/>
              <w:sz w:val="22"/>
            </w:rPr>
          </w:rPrChange>
        </w:rPr>
        <w:t xml:space="preserve">and HLA-C*07:01 11-mer (n=91), lacked sufficient peptide entries for clear motif identification. Across the majority of </w:t>
      </w:r>
      <w:r w:rsidR="00663F30" w:rsidRPr="003F084D">
        <w:rPr>
          <w:rFonts w:ascii="Times New Roman" w:hAnsi="Times New Roman" w:cs="Times New Roman"/>
          <w:color w:val="000000" w:themeColor="text1"/>
          <w:sz w:val="22"/>
          <w:rPrChange w:id="822" w:author="Yuting Wang" w:date="2026-02-11T11:33:00Z" w16du:dateUtc="2026-02-11T03:33:00Z">
            <w:rPr>
              <w:rFonts w:ascii="Arial" w:hAnsi="Arial" w:cs="Arial"/>
              <w:color w:val="000000" w:themeColor="text1"/>
              <w:sz w:val="22"/>
            </w:rPr>
          </w:rPrChange>
        </w:rPr>
        <w:t xml:space="preserve">alleles and peptide lengths, we observed that </w:t>
      </w:r>
      <w:r w:rsidR="00DE3EF6" w:rsidRPr="003F084D">
        <w:rPr>
          <w:rFonts w:ascii="Times New Roman" w:hAnsi="Times New Roman" w:cs="Times New Roman"/>
          <w:color w:val="000000" w:themeColor="text1"/>
          <w:sz w:val="22"/>
          <w:rPrChange w:id="823" w:author="Yuting Wang" w:date="2026-02-11T11:33:00Z" w16du:dateUtc="2026-02-11T03:33:00Z">
            <w:rPr>
              <w:rFonts w:ascii="Arial" w:hAnsi="Arial" w:cs="Arial"/>
              <w:color w:val="000000" w:themeColor="text1"/>
              <w:sz w:val="22"/>
            </w:rPr>
          </w:rPrChange>
        </w:rPr>
        <w:t xml:space="preserve">position 2 (‘P2’), </w:t>
      </w:r>
      <w:r w:rsidR="00EE772A" w:rsidRPr="003F084D">
        <w:rPr>
          <w:rFonts w:ascii="Times New Roman" w:hAnsi="Times New Roman" w:cs="Times New Roman"/>
          <w:color w:val="000000" w:themeColor="text1"/>
          <w:sz w:val="22"/>
          <w:rPrChange w:id="824" w:author="Yuting Wang" w:date="2026-02-11T11:33:00Z" w16du:dateUtc="2026-02-11T03:33:00Z">
            <w:rPr>
              <w:rFonts w:ascii="Arial" w:hAnsi="Arial" w:cs="Arial"/>
              <w:color w:val="000000" w:themeColor="text1"/>
              <w:sz w:val="22"/>
            </w:rPr>
          </w:rPrChange>
        </w:rPr>
        <w:t xml:space="preserve">position </w:t>
      </w:r>
      <w:r w:rsidR="00DE3EF6" w:rsidRPr="003F084D">
        <w:rPr>
          <w:rFonts w:ascii="Times New Roman" w:hAnsi="Times New Roman" w:cs="Times New Roman"/>
          <w:color w:val="000000" w:themeColor="text1"/>
          <w:sz w:val="22"/>
          <w:rPrChange w:id="825" w:author="Yuting Wang" w:date="2026-02-11T11:33:00Z" w16du:dateUtc="2026-02-11T03:33:00Z">
            <w:rPr>
              <w:rFonts w:ascii="Arial" w:hAnsi="Arial" w:cs="Arial"/>
              <w:color w:val="000000" w:themeColor="text1"/>
              <w:sz w:val="22"/>
            </w:rPr>
          </w:rPrChange>
        </w:rPr>
        <w:t xml:space="preserve">3 (‘P3’), and the C-terminus were consistently the most influential </w:t>
      </w:r>
      <w:r w:rsidR="00663F30" w:rsidRPr="003F084D">
        <w:rPr>
          <w:rFonts w:ascii="Times New Roman" w:hAnsi="Times New Roman" w:cs="Times New Roman"/>
          <w:color w:val="000000" w:themeColor="text1"/>
          <w:sz w:val="22"/>
          <w:rPrChange w:id="826" w:author="Yuting Wang" w:date="2026-02-11T11:33:00Z" w16du:dateUtc="2026-02-11T03:33:00Z">
            <w:rPr>
              <w:rFonts w:ascii="Arial" w:hAnsi="Arial" w:cs="Arial"/>
              <w:color w:val="000000" w:themeColor="text1"/>
              <w:sz w:val="22"/>
            </w:rPr>
          </w:rPrChange>
        </w:rPr>
        <w:t>determinants of binding affinity</w:t>
      </w:r>
      <w:r w:rsidR="00C84D82" w:rsidRPr="003F084D">
        <w:rPr>
          <w:rFonts w:ascii="Times New Roman" w:hAnsi="Times New Roman" w:cs="Times New Roman"/>
          <w:color w:val="000000" w:themeColor="text1"/>
          <w:sz w:val="22"/>
          <w:rPrChange w:id="827" w:author="Yuting Wang" w:date="2026-02-11T11:33:00Z" w16du:dateUtc="2026-02-11T03:33:00Z">
            <w:rPr>
              <w:rFonts w:ascii="Arial" w:hAnsi="Arial" w:cs="Arial"/>
              <w:color w:val="000000" w:themeColor="text1"/>
              <w:sz w:val="22"/>
            </w:rPr>
          </w:rPrChange>
        </w:rPr>
        <w:t xml:space="preserve"> (</w:t>
      </w:r>
      <w:ins w:id="828" w:author="嘏 吴" w:date="2026-03-30T02:11:00Z">
        <w:r w:rsidR="00712875" w:rsidRPr="00712875">
          <w:rPr>
            <w:rFonts w:ascii="Times New Roman" w:hAnsi="Times New Roman" w:cs="Times New Roman"/>
            <w:b/>
            <w:bCs/>
            <w:color w:val="000000" w:themeColor="text1"/>
            <w:sz w:val="22"/>
          </w:rPr>
          <w:t>Supplementary Figure S5</w:t>
        </w:r>
      </w:ins>
      <w:del w:id="829" w:author="嘏 吴" w:date="2026-03-30T02:11:00Z" w16du:dateUtc="2026-03-29T18:11:00Z">
        <w:r w:rsidR="00C84D82" w:rsidRPr="003F084D" w:rsidDel="00712875">
          <w:rPr>
            <w:rFonts w:ascii="Times New Roman" w:hAnsi="Times New Roman" w:cs="Times New Roman"/>
            <w:color w:val="000000" w:themeColor="text1"/>
            <w:sz w:val="22"/>
            <w:rPrChange w:id="830" w:author="Yuting Wang" w:date="2026-02-11T11:33:00Z" w16du:dateUtc="2026-02-11T03:33:00Z">
              <w:rPr>
                <w:rFonts w:ascii="Arial" w:hAnsi="Arial" w:cs="Arial"/>
                <w:b/>
                <w:bCs/>
                <w:color w:val="000000" w:themeColor="text1"/>
                <w:sz w:val="22"/>
              </w:rPr>
            </w:rPrChange>
          </w:rPr>
          <w:delText>Supplementary Figure S2</w:delText>
        </w:r>
      </w:del>
      <w:r w:rsidR="00C84D82" w:rsidRPr="003F084D">
        <w:rPr>
          <w:rFonts w:ascii="Times New Roman" w:hAnsi="Times New Roman" w:cs="Times New Roman"/>
          <w:color w:val="000000" w:themeColor="text1"/>
          <w:sz w:val="22"/>
          <w:rPrChange w:id="831" w:author="Yuting Wang" w:date="2026-02-11T11:33:00Z" w16du:dateUtc="2026-02-11T03:33:00Z">
            <w:rPr>
              <w:rFonts w:ascii="Arial" w:hAnsi="Arial" w:cs="Arial"/>
              <w:color w:val="000000" w:themeColor="text1"/>
              <w:sz w:val="22"/>
            </w:rPr>
          </w:rPrChange>
        </w:rPr>
        <w:t>)</w:t>
      </w:r>
      <w:r w:rsidR="00663F30" w:rsidRPr="003F084D">
        <w:rPr>
          <w:rFonts w:ascii="Times New Roman" w:hAnsi="Times New Roman" w:cs="Times New Roman"/>
          <w:color w:val="000000" w:themeColor="text1"/>
          <w:sz w:val="22"/>
          <w:rPrChange w:id="832" w:author="Yuting Wang" w:date="2026-02-11T11:33:00Z" w16du:dateUtc="2026-02-11T03:33:00Z">
            <w:rPr>
              <w:rFonts w:ascii="Arial" w:hAnsi="Arial" w:cs="Arial"/>
              <w:color w:val="000000" w:themeColor="text1"/>
              <w:sz w:val="22"/>
            </w:rPr>
          </w:rPrChange>
        </w:rPr>
        <w:t xml:space="preserve">. These positions align with those identified in previous studies as crucial for peptide-HLA interaction </w:t>
      </w:r>
      <w:r w:rsidR="00242877" w:rsidRPr="003F084D">
        <w:rPr>
          <w:rFonts w:ascii="Times New Roman" w:hAnsi="Times New Roman" w:cs="Times New Roman"/>
          <w:color w:val="000000" w:themeColor="text1"/>
          <w:sz w:val="22"/>
          <w:rPrChange w:id="833" w:author="Yuting Wang" w:date="2026-02-11T11:33:00Z" w16du:dateUtc="2026-02-11T03:33:00Z">
            <w:rPr>
              <w:rFonts w:ascii="Arial" w:hAnsi="Arial" w:cs="Arial"/>
              <w:color w:val="000000" w:themeColor="text1"/>
              <w:sz w:val="22"/>
            </w:rPr>
          </w:rPrChange>
        </w:rPr>
        <w:fldChar w:fldCharType="begin">
          <w:fldData xml:space="preserve">PEVuZE5vdGU+PENpdGU+PEF1dGhvcj5Cb3V2aWVyPC9BdXRob3I+PFllYXI+MTk5NDwvWWVhcj48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</w:fldData>
        </w:fldChar>
      </w:r>
      <w:r w:rsidR="00F248C2" w:rsidRPr="003F084D">
        <w:rPr>
          <w:rFonts w:ascii="Times New Roman" w:hAnsi="Times New Roman" w:cs="Times New Roman"/>
          <w:color w:val="000000" w:themeColor="text1"/>
          <w:sz w:val="22"/>
          <w:rPrChange w:id="834" w:author="Yuting Wang" w:date="2026-02-11T11:33:00Z" w16du:dateUtc="2026-02-11T03:33:00Z">
            <w:rPr>
              <w:rFonts w:ascii="Arial" w:hAnsi="Arial" w:cs="Arial"/>
              <w:color w:val="000000" w:themeColor="text1"/>
              <w:sz w:val="22"/>
            </w:rPr>
          </w:rPrChange>
        </w:rPr>
        <w:instrText xml:space="preserve"> ADDIN EN.CITE </w:instrText>
      </w:r>
      <w:r w:rsidR="00F248C2" w:rsidRPr="003F084D">
        <w:rPr>
          <w:rFonts w:ascii="Times New Roman" w:hAnsi="Times New Roman" w:cs="Times New Roman"/>
          <w:color w:val="000000" w:themeColor="text1"/>
          <w:sz w:val="22"/>
          <w:rPrChange w:id="835" w:author="Yuting Wang" w:date="2026-02-11T11:33:00Z" w16du:dateUtc="2026-02-11T03:33:00Z">
            <w:rPr>
              <w:rFonts w:ascii="Arial" w:hAnsi="Arial" w:cs="Arial"/>
              <w:color w:val="000000" w:themeColor="text1"/>
              <w:sz w:val="22"/>
            </w:rPr>
          </w:rPrChange>
        </w:rPr>
        <w:fldChar w:fldCharType="begin">
          <w:fldData xml:space="preserve">PEVuZE5vdGU+PENpdGU+PEF1dGhvcj5Cb3V2aWVyPC9BdXRob3I+PFllYXI+MTk5NDwvWWVhcj48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</w:fldData>
        </w:fldChar>
      </w:r>
      <w:r w:rsidR="00F248C2" w:rsidRPr="003F084D">
        <w:rPr>
          <w:rFonts w:ascii="Times New Roman" w:hAnsi="Times New Roman" w:cs="Times New Roman"/>
          <w:color w:val="000000" w:themeColor="text1"/>
          <w:sz w:val="22"/>
          <w:rPrChange w:id="836" w:author="Yuting Wang" w:date="2026-02-11T11:33:00Z" w16du:dateUtc="2026-02-11T03:33:00Z">
            <w:rPr>
              <w:rFonts w:ascii="Arial" w:hAnsi="Arial" w:cs="Arial"/>
              <w:color w:val="000000" w:themeColor="text1"/>
              <w:sz w:val="22"/>
            </w:rPr>
          </w:rPrChange>
        </w:rPr>
        <w:instrText xml:space="preserve"> ADDIN EN.CITE.DATA </w:instrText>
      </w:r>
      <w:r w:rsidR="00F248C2" w:rsidRPr="004A5A2D">
        <w:rPr>
          <w:rFonts w:ascii="Times New Roman" w:hAnsi="Times New Roman" w:cs="Times New Roman"/>
          <w:color w:val="000000" w:themeColor="text1"/>
          <w:sz w:val="22"/>
        </w:rPr>
      </w:r>
      <w:r w:rsidR="00F248C2" w:rsidRPr="003F084D">
        <w:rPr>
          <w:rFonts w:ascii="Times New Roman" w:hAnsi="Times New Roman" w:cs="Times New Roman"/>
          <w:color w:val="000000" w:themeColor="text1"/>
          <w:sz w:val="22"/>
          <w:rPrChange w:id="837" w:author="Yuting Wang" w:date="2026-02-11T11:33:00Z" w16du:dateUtc="2026-02-11T03:33:00Z">
            <w:rPr>
              <w:rFonts w:ascii="Arial" w:hAnsi="Arial" w:cs="Arial"/>
              <w:color w:val="000000" w:themeColor="text1"/>
              <w:sz w:val="22"/>
            </w:rPr>
          </w:rPrChange>
        </w:rPr>
        <w:fldChar w:fldCharType="end"/>
      </w:r>
      <w:r w:rsidR="00242877" w:rsidRPr="004A5A2D">
        <w:rPr>
          <w:rFonts w:ascii="Times New Roman" w:hAnsi="Times New Roman" w:cs="Times New Roman"/>
          <w:color w:val="000000" w:themeColor="text1"/>
          <w:sz w:val="22"/>
        </w:rPr>
      </w:r>
      <w:r w:rsidR="00242877" w:rsidRPr="003F084D">
        <w:rPr>
          <w:rFonts w:ascii="Times New Roman" w:hAnsi="Times New Roman" w:cs="Times New Roman"/>
          <w:color w:val="000000" w:themeColor="text1"/>
          <w:sz w:val="22"/>
          <w:rPrChange w:id="838" w:author="Yuting Wang" w:date="2026-02-11T11:33:00Z" w16du:dateUtc="2026-02-11T03:33:00Z">
            <w:rPr>
              <w:rFonts w:ascii="Arial" w:hAnsi="Arial" w:cs="Arial"/>
              <w:color w:val="000000" w:themeColor="text1"/>
              <w:sz w:val="22"/>
            </w:rPr>
          </w:rPrChange>
        </w:rPr>
        <w:fldChar w:fldCharType="separate"/>
      </w:r>
      <w:r w:rsidR="00F248C2" w:rsidRPr="003F084D">
        <w:rPr>
          <w:rFonts w:ascii="Times New Roman" w:hAnsi="Times New Roman" w:cs="Times New Roman"/>
          <w:noProof/>
          <w:color w:val="000000" w:themeColor="text1"/>
          <w:sz w:val="22"/>
          <w:rPrChange w:id="839" w:author="Yuting Wang" w:date="2026-02-11T11:33:00Z" w16du:dateUtc="2026-02-11T03:33:00Z">
            <w:rPr>
              <w:rFonts w:ascii="Arial" w:hAnsi="Arial" w:cs="Arial"/>
              <w:noProof/>
              <w:color w:val="000000" w:themeColor="text1"/>
              <w:sz w:val="22"/>
            </w:rPr>
          </w:rPrChange>
        </w:rPr>
        <w:t>[25, 26]</w:t>
      </w:r>
      <w:r w:rsidR="00242877" w:rsidRPr="003F084D">
        <w:rPr>
          <w:rFonts w:ascii="Times New Roman" w:hAnsi="Times New Roman" w:cs="Times New Roman"/>
          <w:color w:val="000000" w:themeColor="text1"/>
          <w:sz w:val="22"/>
          <w:rPrChange w:id="840" w:author="Yuting Wang" w:date="2026-02-11T11:33:00Z" w16du:dateUtc="2026-02-11T03:33:00Z">
            <w:rPr>
              <w:rFonts w:ascii="Arial" w:hAnsi="Arial" w:cs="Arial"/>
              <w:color w:val="000000" w:themeColor="text1"/>
              <w:sz w:val="22"/>
            </w:rPr>
          </w:rPrChange>
        </w:rPr>
        <w:fldChar w:fldCharType="end"/>
      </w:r>
      <w:r w:rsidR="00663F30" w:rsidRPr="003F084D">
        <w:rPr>
          <w:rFonts w:ascii="Times New Roman" w:hAnsi="Times New Roman" w:cs="Times New Roman"/>
          <w:color w:val="000000" w:themeColor="text1"/>
          <w:sz w:val="22"/>
          <w:rPrChange w:id="841" w:author="Yuting Wang" w:date="2026-02-11T11:33:00Z" w16du:dateUtc="2026-02-11T03:33:00Z">
            <w:rPr>
              <w:rFonts w:ascii="Arial" w:hAnsi="Arial" w:cs="Arial"/>
              <w:color w:val="000000" w:themeColor="text1"/>
              <w:sz w:val="22"/>
            </w:rPr>
          </w:rPrChange>
        </w:rPr>
        <w:t>. In contrast, amino acid residues at other positions showed minimal conservation across alleles.</w:t>
      </w:r>
    </w:p>
    <w:p w14:paraId="13B44110" w14:textId="0DE0C90C" w:rsidR="00663F30" w:rsidRPr="003F084D" w:rsidRDefault="00663F30" w:rsidP="00663F30">
      <w:pPr>
        <w:spacing w:line="360" w:lineRule="auto"/>
        <w:ind w:firstLineChars="200" w:firstLine="440"/>
        <w:rPr>
          <w:rFonts w:ascii="Times New Roman" w:hAnsi="Times New Roman" w:cs="Times New Roman"/>
          <w:color w:val="000000" w:themeColor="text1"/>
          <w:sz w:val="22"/>
          <w:rPrChange w:id="842" w:author="Yuting Wang" w:date="2026-02-11T11:33:00Z" w16du:dateUtc="2026-02-11T03:33:00Z">
            <w:rPr>
              <w:rFonts w:ascii="Arial" w:hAnsi="Arial" w:cs="Arial"/>
              <w:color w:val="000000" w:themeColor="text1"/>
              <w:sz w:val="22"/>
            </w:rPr>
          </w:rPrChange>
        </w:rPr>
      </w:pPr>
      <w:r w:rsidRPr="003F084D">
        <w:rPr>
          <w:rFonts w:ascii="Times New Roman" w:hAnsi="Times New Roman" w:cs="Times New Roman"/>
          <w:color w:val="000000" w:themeColor="text1"/>
          <w:sz w:val="22"/>
          <w:rPrChange w:id="843" w:author="Yuting Wang" w:date="2026-02-11T11:33:00Z" w16du:dateUtc="2026-02-11T03:33:00Z">
            <w:rPr>
              <w:rFonts w:ascii="Arial" w:hAnsi="Arial" w:cs="Arial"/>
              <w:color w:val="000000" w:themeColor="text1"/>
              <w:sz w:val="22"/>
            </w:rPr>
          </w:rPrChange>
        </w:rPr>
        <w:t>Furthermore, we noted that binding patterns for specific HLA-I alleles exhibited clear preferences for certain amino acids, irrespective of peptide length. For example, peptides binding to both HLA-B</w:t>
      </w:r>
      <w:r w:rsidR="0063372D" w:rsidRPr="003F084D">
        <w:rPr>
          <w:rFonts w:ascii="Times New Roman" w:hAnsi="Times New Roman" w:cs="Times New Roman"/>
          <w:color w:val="000000" w:themeColor="text1"/>
          <w:sz w:val="22"/>
          <w:rPrChange w:id="844" w:author="Yuting Wang" w:date="2026-02-11T11:33:00Z" w16du:dateUtc="2026-02-11T03:33:00Z">
            <w:rPr>
              <w:rFonts w:ascii="Arial" w:hAnsi="Arial" w:cs="Arial"/>
              <w:color w:val="000000" w:themeColor="text1"/>
              <w:sz w:val="22"/>
            </w:rPr>
          </w:rPrChange>
        </w:rPr>
        <w:t>*</w:t>
      </w:r>
      <w:r w:rsidRPr="003F084D">
        <w:rPr>
          <w:rFonts w:ascii="Times New Roman" w:hAnsi="Times New Roman" w:cs="Times New Roman"/>
          <w:color w:val="000000" w:themeColor="text1"/>
          <w:sz w:val="22"/>
          <w:rPrChange w:id="845" w:author="Yuting Wang" w:date="2026-02-11T11:33:00Z" w16du:dateUtc="2026-02-11T03:33:00Z">
            <w:rPr>
              <w:rFonts w:ascii="Arial" w:hAnsi="Arial" w:cs="Arial"/>
              <w:color w:val="000000" w:themeColor="text1"/>
              <w:sz w:val="22"/>
            </w:rPr>
          </w:rPrChange>
        </w:rPr>
        <w:t>07:02</w:t>
      </w:r>
      <w:r w:rsidRPr="003F084D">
        <w:rPr>
          <w:rFonts w:ascii="Times New Roman" w:hAnsi="Times New Roman" w:cs="Times New Roman"/>
          <w:i/>
          <w:iCs/>
          <w:color w:val="000000" w:themeColor="text1"/>
          <w:sz w:val="22"/>
          <w:rPrChange w:id="846" w:author="Yuting Wang" w:date="2026-02-11T11:33:00Z" w16du:dateUtc="2026-02-11T03:33:00Z">
            <w:rPr>
              <w:rFonts w:ascii="Arial" w:hAnsi="Arial" w:cs="Arial"/>
              <w:i/>
              <w:iCs/>
              <w:color w:val="000000" w:themeColor="text1"/>
              <w:sz w:val="22"/>
            </w:rPr>
          </w:rPrChange>
        </w:rPr>
        <w:t xml:space="preserve"> and </w:t>
      </w:r>
      <w:r w:rsidRPr="003F084D">
        <w:rPr>
          <w:rFonts w:ascii="Times New Roman" w:hAnsi="Times New Roman" w:cs="Times New Roman"/>
          <w:color w:val="000000" w:themeColor="text1"/>
          <w:sz w:val="22"/>
          <w:rPrChange w:id="847" w:author="Yuting Wang" w:date="2026-02-11T11:33:00Z" w16du:dateUtc="2026-02-11T03:33:00Z">
            <w:rPr>
              <w:rFonts w:ascii="Arial" w:hAnsi="Arial" w:cs="Arial"/>
              <w:color w:val="000000" w:themeColor="text1"/>
              <w:sz w:val="22"/>
            </w:rPr>
          </w:rPrChange>
        </w:rPr>
        <w:t>HLA-C</w:t>
      </w:r>
      <w:r w:rsidR="0063372D" w:rsidRPr="003F084D">
        <w:rPr>
          <w:rFonts w:ascii="Times New Roman" w:hAnsi="Times New Roman" w:cs="Times New Roman"/>
          <w:color w:val="000000" w:themeColor="text1"/>
          <w:sz w:val="22"/>
          <w:rPrChange w:id="848" w:author="Yuting Wang" w:date="2026-02-11T11:33:00Z" w16du:dateUtc="2026-02-11T03:33:00Z">
            <w:rPr>
              <w:rFonts w:ascii="Arial" w:hAnsi="Arial" w:cs="Arial"/>
              <w:color w:val="000000" w:themeColor="text1"/>
              <w:sz w:val="22"/>
            </w:rPr>
          </w:rPrChange>
        </w:rPr>
        <w:t>*</w:t>
      </w:r>
      <w:r w:rsidRPr="003F084D">
        <w:rPr>
          <w:rFonts w:ascii="Times New Roman" w:hAnsi="Times New Roman" w:cs="Times New Roman"/>
          <w:color w:val="000000" w:themeColor="text1"/>
          <w:sz w:val="22"/>
          <w:rPrChange w:id="849" w:author="Yuting Wang" w:date="2026-02-11T11:33:00Z" w16du:dateUtc="2026-02-11T03:33:00Z">
            <w:rPr>
              <w:rFonts w:ascii="Arial" w:hAnsi="Arial" w:cs="Arial"/>
              <w:color w:val="000000" w:themeColor="text1"/>
              <w:sz w:val="22"/>
            </w:rPr>
          </w:rPrChange>
        </w:rPr>
        <w:t>08:02 preferentially displayed leucine (Leu) at the C-terminus</w:t>
      </w:r>
      <w:r w:rsidR="001E45EC" w:rsidRPr="003F084D">
        <w:rPr>
          <w:rFonts w:ascii="Times New Roman" w:hAnsi="Times New Roman" w:cs="Times New Roman"/>
          <w:color w:val="000000" w:themeColor="text1"/>
          <w:sz w:val="22"/>
          <w:rPrChange w:id="850" w:author="Yuting Wang" w:date="2026-02-11T11:33:00Z" w16du:dateUtc="2026-02-11T03:33:00Z">
            <w:rPr>
              <w:rFonts w:ascii="Arial" w:hAnsi="Arial" w:cs="Arial"/>
              <w:color w:val="000000" w:themeColor="text1"/>
              <w:sz w:val="22"/>
            </w:rPr>
          </w:rPrChange>
        </w:rPr>
        <w:t xml:space="preserve"> (</w:t>
      </w:r>
      <w:ins w:id="851" w:author="嘏 吴" w:date="2026-03-30T02:12:00Z" w16du:dateUtc="2026-03-29T18:12:00Z">
        <w:r w:rsidR="00712875" w:rsidRPr="00712875">
          <w:rPr>
            <w:rFonts w:ascii="Times New Roman" w:hAnsi="Times New Roman" w:cs="Times New Roman"/>
            <w:b/>
            <w:bCs/>
            <w:color w:val="000000" w:themeColor="text1"/>
            <w:sz w:val="22"/>
            <w:rPrChange w:id="852" w:author="嘏 吴" w:date="2026-03-30T02:12:00Z" w16du:dateUtc="2026-03-29T18:12:00Z">
              <w:rPr>
                <w:rFonts w:ascii="Times New Roman" w:hAnsi="Times New Roman" w:cs="Times New Roman"/>
                <w:color w:val="000000" w:themeColor="text1"/>
                <w:sz w:val="22"/>
              </w:rPr>
            </w:rPrChange>
          </w:rPr>
          <w:t>Supplementary Figure S5A</w:t>
        </w:r>
      </w:ins>
      <w:ins w:id="853" w:author="嘏 吴" w:date="2026-03-30T02:13:00Z" w16du:dateUtc="2026-03-29T18:13:00Z">
        <w:r w:rsidR="00712875">
          <w:rPr>
            <w:rFonts w:ascii="Times New Roman" w:hAnsi="Times New Roman" w:cs="Times New Roman" w:hint="eastAsia"/>
            <w:b/>
            <w:bCs/>
            <w:color w:val="000000" w:themeColor="text1"/>
            <w:sz w:val="22"/>
          </w:rPr>
          <w:t>-</w:t>
        </w:r>
      </w:ins>
      <w:ins w:id="854" w:author="嘏 吴" w:date="2026-03-30T02:12:00Z" w16du:dateUtc="2026-03-29T18:12:00Z">
        <w:r w:rsidR="00712875" w:rsidRPr="00712875">
          <w:rPr>
            <w:rFonts w:ascii="Times New Roman" w:hAnsi="Times New Roman" w:cs="Times New Roman"/>
            <w:b/>
            <w:bCs/>
            <w:color w:val="000000" w:themeColor="text1"/>
            <w:sz w:val="22"/>
            <w:rPrChange w:id="855" w:author="嘏 吴" w:date="2026-03-30T02:12:00Z" w16du:dateUtc="2026-03-29T18:12:00Z">
              <w:rPr>
                <w:rFonts w:ascii="Times New Roman" w:hAnsi="Times New Roman" w:cs="Times New Roman"/>
                <w:color w:val="000000" w:themeColor="text1"/>
                <w:sz w:val="22"/>
              </w:rPr>
            </w:rPrChange>
          </w:rPr>
          <w:t>B</w:t>
        </w:r>
      </w:ins>
      <w:del w:id="856" w:author="嘏 吴" w:date="2026-03-30T02:12:00Z" w16du:dateUtc="2026-03-29T18:12:00Z">
        <w:r w:rsidR="001E45EC" w:rsidRPr="003F084D" w:rsidDel="00712875">
          <w:rPr>
            <w:rFonts w:ascii="Times New Roman" w:hAnsi="Times New Roman" w:cs="Times New Roman"/>
            <w:color w:val="000000" w:themeColor="text1"/>
            <w:sz w:val="22"/>
            <w:rPrChange w:id="857" w:author="Yuting Wang" w:date="2026-02-11T11:33:00Z" w16du:dateUtc="2026-02-11T03:33:00Z">
              <w:rPr>
                <w:rFonts w:ascii="Arial" w:hAnsi="Arial" w:cs="Arial"/>
                <w:b/>
                <w:bCs/>
                <w:color w:val="000000" w:themeColor="text1"/>
                <w:sz w:val="22"/>
              </w:rPr>
            </w:rPrChange>
          </w:rPr>
          <w:delText>Supplementary Figure S2A and S2B</w:delText>
        </w:r>
      </w:del>
      <w:r w:rsidR="001E45EC" w:rsidRPr="003F084D">
        <w:rPr>
          <w:rFonts w:ascii="Times New Roman" w:hAnsi="Times New Roman" w:cs="Times New Roman"/>
          <w:color w:val="000000" w:themeColor="text1"/>
          <w:sz w:val="22"/>
          <w:rPrChange w:id="858" w:author="Yuting Wang" w:date="2026-02-11T11:33:00Z" w16du:dateUtc="2026-02-11T03:33:00Z">
            <w:rPr>
              <w:rFonts w:ascii="Arial" w:hAnsi="Arial" w:cs="Arial"/>
              <w:color w:val="000000" w:themeColor="text1"/>
              <w:sz w:val="22"/>
            </w:rPr>
          </w:rPrChange>
        </w:rPr>
        <w:t>)</w:t>
      </w:r>
      <w:r w:rsidRPr="003F084D">
        <w:rPr>
          <w:rFonts w:ascii="Times New Roman" w:hAnsi="Times New Roman" w:cs="Times New Roman"/>
          <w:color w:val="000000" w:themeColor="text1"/>
          <w:sz w:val="22"/>
          <w:rPrChange w:id="859" w:author="Yuting Wang" w:date="2026-02-11T11:33:00Z" w16du:dateUtc="2026-02-11T03:33:00Z">
            <w:rPr>
              <w:rFonts w:ascii="Arial" w:hAnsi="Arial" w:cs="Arial"/>
              <w:color w:val="000000" w:themeColor="text1"/>
              <w:sz w:val="22"/>
            </w:rPr>
          </w:rPrChange>
        </w:rPr>
        <w:t>. Additionally, closely related alleles, such as HLA-B</w:t>
      </w:r>
      <w:r w:rsidR="0063372D" w:rsidRPr="003F084D">
        <w:rPr>
          <w:rFonts w:ascii="Times New Roman" w:hAnsi="Times New Roman" w:cs="Times New Roman"/>
          <w:color w:val="000000" w:themeColor="text1"/>
          <w:sz w:val="22"/>
          <w:rPrChange w:id="860" w:author="Yuting Wang" w:date="2026-02-11T11:33:00Z" w16du:dateUtc="2026-02-11T03:33:00Z">
            <w:rPr>
              <w:rFonts w:ascii="Arial" w:hAnsi="Arial" w:cs="Arial"/>
              <w:color w:val="000000" w:themeColor="text1"/>
              <w:sz w:val="22"/>
            </w:rPr>
          </w:rPrChange>
        </w:rPr>
        <w:t>*</w:t>
      </w:r>
      <w:r w:rsidRPr="003F084D">
        <w:rPr>
          <w:rFonts w:ascii="Times New Roman" w:hAnsi="Times New Roman" w:cs="Times New Roman"/>
          <w:color w:val="000000" w:themeColor="text1"/>
          <w:sz w:val="22"/>
          <w:rPrChange w:id="861" w:author="Yuting Wang" w:date="2026-02-11T11:33:00Z" w16du:dateUtc="2026-02-11T03:33:00Z">
            <w:rPr>
              <w:rFonts w:ascii="Arial" w:hAnsi="Arial" w:cs="Arial"/>
              <w:color w:val="000000" w:themeColor="text1"/>
              <w:sz w:val="22"/>
            </w:rPr>
          </w:rPrChange>
        </w:rPr>
        <w:t>40:x (x=01,02) and HLA-B</w:t>
      </w:r>
      <w:r w:rsidR="0063372D" w:rsidRPr="003F084D">
        <w:rPr>
          <w:rFonts w:ascii="Times New Roman" w:hAnsi="Times New Roman" w:cs="Times New Roman"/>
          <w:color w:val="000000" w:themeColor="text1"/>
          <w:sz w:val="22"/>
          <w:rPrChange w:id="862" w:author="Yuting Wang" w:date="2026-02-11T11:33:00Z" w16du:dateUtc="2026-02-11T03:33:00Z">
            <w:rPr>
              <w:rFonts w:ascii="Arial" w:hAnsi="Arial" w:cs="Arial"/>
              <w:color w:val="000000" w:themeColor="text1"/>
              <w:sz w:val="22"/>
            </w:rPr>
          </w:rPrChange>
        </w:rPr>
        <w:t>*</w:t>
      </w:r>
      <w:r w:rsidRPr="003F084D">
        <w:rPr>
          <w:rFonts w:ascii="Times New Roman" w:hAnsi="Times New Roman" w:cs="Times New Roman"/>
          <w:color w:val="000000" w:themeColor="text1"/>
          <w:sz w:val="22"/>
          <w:rPrChange w:id="863" w:author="Yuting Wang" w:date="2026-02-11T11:33:00Z" w16du:dateUtc="2026-02-11T03:33:00Z">
            <w:rPr>
              <w:rFonts w:ascii="Arial" w:hAnsi="Arial" w:cs="Arial"/>
              <w:color w:val="000000" w:themeColor="text1"/>
              <w:sz w:val="22"/>
            </w:rPr>
          </w:rPrChange>
        </w:rPr>
        <w:t>44:x (x=02,03), exhibited highly similar binding motifs, suggesting shared underlying sequence preferences within these allele families</w:t>
      </w:r>
      <w:r w:rsidR="001E45EC" w:rsidRPr="003F084D">
        <w:rPr>
          <w:rFonts w:ascii="Times New Roman" w:hAnsi="Times New Roman" w:cs="Times New Roman"/>
          <w:color w:val="000000" w:themeColor="text1"/>
          <w:sz w:val="22"/>
          <w:rPrChange w:id="864" w:author="Yuting Wang" w:date="2026-02-11T11:33:00Z" w16du:dateUtc="2026-02-11T03:33:00Z">
            <w:rPr>
              <w:rFonts w:ascii="Arial" w:hAnsi="Arial" w:cs="Arial"/>
              <w:color w:val="000000" w:themeColor="text1"/>
              <w:sz w:val="22"/>
            </w:rPr>
          </w:rPrChange>
        </w:rPr>
        <w:t xml:space="preserve"> (</w:t>
      </w:r>
      <w:ins w:id="865" w:author="嘏 吴" w:date="2026-03-30T02:12:00Z">
        <w:r w:rsidR="00712875" w:rsidRPr="00712875">
          <w:rPr>
            <w:rFonts w:ascii="Times New Roman" w:hAnsi="Times New Roman" w:cs="Times New Roman"/>
            <w:b/>
            <w:bCs/>
            <w:color w:val="000000" w:themeColor="text1"/>
            <w:sz w:val="22"/>
          </w:rPr>
          <w:t>Supplementary Figure S5H-K</w:t>
        </w:r>
      </w:ins>
      <w:del w:id="866" w:author="嘏 吴" w:date="2026-03-30T02:12:00Z" w16du:dateUtc="2026-03-29T18:12:00Z">
        <w:r w:rsidR="001E45EC" w:rsidRPr="003F084D" w:rsidDel="00712875">
          <w:rPr>
            <w:rFonts w:ascii="Times New Roman" w:hAnsi="Times New Roman" w:cs="Times New Roman"/>
            <w:color w:val="000000" w:themeColor="text1"/>
            <w:sz w:val="22"/>
            <w:rPrChange w:id="867" w:author="Yuting Wang" w:date="2026-02-11T11:33:00Z" w16du:dateUtc="2026-02-11T03:33:00Z">
              <w:rPr>
                <w:rFonts w:ascii="Arial" w:hAnsi="Arial" w:cs="Arial"/>
                <w:b/>
                <w:bCs/>
                <w:color w:val="000000" w:themeColor="text1"/>
                <w:sz w:val="22"/>
              </w:rPr>
            </w:rPrChange>
          </w:rPr>
          <w:delText>Supplementary Figure S2H-K</w:delText>
        </w:r>
      </w:del>
      <w:r w:rsidR="001E45EC" w:rsidRPr="003F084D">
        <w:rPr>
          <w:rFonts w:ascii="Times New Roman" w:hAnsi="Times New Roman" w:cs="Times New Roman"/>
          <w:color w:val="000000" w:themeColor="text1"/>
          <w:sz w:val="22"/>
          <w:rPrChange w:id="868" w:author="Yuting Wang" w:date="2026-02-11T11:33:00Z" w16du:dateUtc="2026-02-11T03:33:00Z">
            <w:rPr>
              <w:rFonts w:ascii="Arial" w:hAnsi="Arial" w:cs="Arial"/>
              <w:color w:val="000000" w:themeColor="text1"/>
              <w:sz w:val="22"/>
            </w:rPr>
          </w:rPrChange>
        </w:rPr>
        <w:t>)</w:t>
      </w:r>
      <w:r w:rsidRPr="003F084D">
        <w:rPr>
          <w:rFonts w:ascii="Times New Roman" w:hAnsi="Times New Roman" w:cs="Times New Roman"/>
          <w:color w:val="000000" w:themeColor="text1"/>
          <w:sz w:val="22"/>
          <w:rPrChange w:id="869" w:author="Yuting Wang" w:date="2026-02-11T11:33:00Z" w16du:dateUtc="2026-02-11T03:33:00Z">
            <w:rPr>
              <w:rFonts w:ascii="Arial" w:hAnsi="Arial" w:cs="Arial"/>
              <w:color w:val="000000" w:themeColor="text1"/>
              <w:sz w:val="22"/>
            </w:rPr>
          </w:rPrChange>
        </w:rPr>
        <w:t xml:space="preserve">. These findings contribute to a deeper understanding of the conserved sequence features that govern peptide binding to HLA-I molecules, </w:t>
      </w:r>
      <w:r w:rsidRPr="003F084D">
        <w:rPr>
          <w:rFonts w:ascii="Times New Roman" w:hAnsi="Times New Roman" w:cs="Times New Roman"/>
          <w:color w:val="000000" w:themeColor="text1"/>
          <w:sz w:val="22"/>
          <w:rPrChange w:id="870" w:author="Yuting Wang" w:date="2026-02-11T11:33:00Z" w16du:dateUtc="2026-02-11T03:33:00Z">
            <w:rPr>
              <w:rFonts w:ascii="Arial" w:hAnsi="Arial" w:cs="Arial"/>
              <w:color w:val="000000" w:themeColor="text1"/>
              <w:sz w:val="22"/>
            </w:rPr>
          </w:rPrChange>
        </w:rPr>
        <w:lastRenderedPageBreak/>
        <w:t>offering insights into the mechanisms of antigen presentation and the development of allele-specific predictive models for peptide binding.</w:t>
      </w:r>
    </w:p>
    <w:p w14:paraId="2494C572" w14:textId="77777777" w:rsidR="00694479" w:rsidRPr="003F084D" w:rsidRDefault="00694479" w:rsidP="00F50211">
      <w:pPr>
        <w:spacing w:line="360" w:lineRule="auto"/>
        <w:rPr>
          <w:rFonts w:ascii="Times New Roman" w:hAnsi="Times New Roman" w:cs="Times New Roman"/>
          <w:b/>
          <w:bCs/>
          <w:color w:val="000000" w:themeColor="text1"/>
          <w:sz w:val="22"/>
          <w:rPrChange w:id="871" w:author="Yuting Wang" w:date="2026-02-11T11:33:00Z" w16du:dateUtc="2026-02-11T03:33:00Z">
            <w:rPr>
              <w:rFonts w:ascii="Arial" w:hAnsi="Arial" w:cs="Arial"/>
              <w:b/>
              <w:bCs/>
              <w:color w:val="000000" w:themeColor="text1"/>
              <w:sz w:val="22"/>
            </w:rPr>
          </w:rPrChange>
        </w:rPr>
      </w:pPr>
    </w:p>
    <w:p w14:paraId="70A0A3F8" w14:textId="47EDB5A6" w:rsidR="00E06B6D" w:rsidRPr="003F084D" w:rsidRDefault="00487877" w:rsidP="00F50211">
      <w:pPr>
        <w:spacing w:line="360" w:lineRule="auto"/>
        <w:rPr>
          <w:rFonts w:ascii="Times New Roman" w:hAnsi="Times New Roman" w:cs="Times New Roman"/>
          <w:b/>
          <w:bCs/>
          <w:color w:val="000000" w:themeColor="text1"/>
          <w:sz w:val="22"/>
          <w:rPrChange w:id="872" w:author="Yuting Wang" w:date="2026-02-11T11:33:00Z" w16du:dateUtc="2026-02-11T03:33:00Z">
            <w:rPr>
              <w:rFonts w:ascii="Arial" w:hAnsi="Arial" w:cs="Arial"/>
              <w:b/>
              <w:bCs/>
              <w:color w:val="000000" w:themeColor="text1"/>
              <w:sz w:val="22"/>
            </w:rPr>
          </w:rPrChange>
        </w:rPr>
      </w:pPr>
      <w:r w:rsidRPr="003F084D">
        <w:rPr>
          <w:rFonts w:ascii="Times New Roman" w:hAnsi="Times New Roman" w:cs="Times New Roman"/>
          <w:b/>
          <w:bCs/>
          <w:color w:val="000000" w:themeColor="text1"/>
          <w:sz w:val="22"/>
          <w:rPrChange w:id="873" w:author="Yuting Wang" w:date="2026-02-11T11:33:00Z" w16du:dateUtc="2026-02-11T03:33:00Z">
            <w:rPr>
              <w:rFonts w:ascii="Arial" w:hAnsi="Arial" w:cs="Arial"/>
              <w:b/>
              <w:bCs/>
              <w:color w:val="000000" w:themeColor="text1"/>
              <w:sz w:val="22"/>
            </w:rPr>
          </w:rPrChange>
        </w:rPr>
        <w:t>Explainability of AI models in HLA-I peptide binding prediction</w:t>
      </w:r>
    </w:p>
    <w:p w14:paraId="10C42A3C" w14:textId="190437B9" w:rsidR="00487877" w:rsidDel="00B974CE" w:rsidRDefault="00487877" w:rsidP="00B974CE">
      <w:pPr>
        <w:spacing w:line="360" w:lineRule="auto"/>
        <w:rPr>
          <w:del w:id="874" w:author="嘏 吴" w:date="2026-03-30T02:40:00Z" w16du:dateUtc="2026-03-29T18:40:00Z"/>
          <w:rFonts w:ascii="Times New Roman" w:hAnsi="Times New Roman" w:cs="Times New Roman"/>
          <w:color w:val="000000" w:themeColor="text1"/>
          <w:sz w:val="22"/>
        </w:rPr>
      </w:pPr>
      <w:r w:rsidRPr="003F084D">
        <w:rPr>
          <w:rFonts w:ascii="Times New Roman" w:hAnsi="Times New Roman" w:cs="Times New Roman"/>
          <w:color w:val="000000" w:themeColor="text1"/>
          <w:sz w:val="22"/>
          <w:rPrChange w:id="875" w:author="Yuting Wang" w:date="2026-02-11T11:33:00Z" w16du:dateUtc="2026-02-11T03:33:00Z">
            <w:rPr>
              <w:rFonts w:ascii="Arial" w:hAnsi="Arial" w:cs="Arial"/>
              <w:color w:val="000000" w:themeColor="text1"/>
              <w:sz w:val="22"/>
            </w:rPr>
          </w:rPrChange>
        </w:rPr>
        <w:t>Deep learning models, while often achieving superior accuracy, are typically characterized by their lack of transparency. To address this challenge and provide greater insight into the underlying mechanisms of HLA-I peptide binding predictions, we applied explainable AI (XAI) techniques</w:t>
      </w:r>
      <w:ins w:id="876" w:author="嘏 吴" w:date="2026-03-30T02:40:00Z" w16du:dateUtc="2026-03-29T18:40:00Z">
        <w:r w:rsidR="00B974CE">
          <w:rPr>
            <w:rFonts w:ascii="Times New Roman" w:hAnsi="Times New Roman" w:cs="Times New Roman" w:hint="eastAsia"/>
            <w:color w:val="000000" w:themeColor="text1"/>
            <w:sz w:val="22"/>
          </w:rPr>
          <w:t>,</w:t>
        </w:r>
      </w:ins>
      <w:del w:id="877" w:author="嘏 吴" w:date="2026-03-30T02:40:00Z" w16du:dateUtc="2026-03-29T18:40:00Z">
        <w:r w:rsidRPr="003F084D" w:rsidDel="00B974CE">
          <w:rPr>
            <w:rFonts w:ascii="Times New Roman" w:hAnsi="Times New Roman" w:cs="Times New Roman"/>
            <w:color w:val="000000" w:themeColor="text1"/>
            <w:sz w:val="22"/>
            <w:rPrChange w:id="878" w:author="Yuting Wang" w:date="2026-02-11T11:33:00Z" w16du:dateUtc="2026-02-11T03:33:00Z">
              <w:rPr>
                <w:rFonts w:ascii="Arial" w:hAnsi="Arial" w:cs="Arial"/>
                <w:color w:val="000000" w:themeColor="text1"/>
                <w:sz w:val="22"/>
              </w:rPr>
            </w:rPrChange>
          </w:rPr>
          <w:delText>.</w:delText>
        </w:r>
      </w:del>
      <w:r w:rsidRPr="003F084D">
        <w:rPr>
          <w:rFonts w:ascii="Times New Roman" w:hAnsi="Times New Roman" w:cs="Times New Roman"/>
          <w:color w:val="000000" w:themeColor="text1"/>
          <w:sz w:val="22"/>
          <w:rPrChange w:id="879" w:author="Yuting Wang" w:date="2026-02-11T11:33:00Z" w16du:dateUtc="2026-02-11T03:33:00Z">
            <w:rPr>
              <w:rFonts w:ascii="Arial" w:hAnsi="Arial" w:cs="Arial"/>
              <w:color w:val="000000" w:themeColor="text1"/>
              <w:sz w:val="22"/>
            </w:rPr>
          </w:rPrChange>
        </w:rPr>
        <w:t xml:space="preserve"> </w:t>
      </w:r>
      <w:ins w:id="880" w:author="嘏 吴" w:date="2026-03-30T02:40:00Z">
        <w:r w:rsidR="00B974CE" w:rsidRPr="00B974CE">
          <w:rPr>
            <w:rFonts w:ascii="Times New Roman" w:hAnsi="Times New Roman" w:cs="Times New Roman"/>
            <w:color w:val="000000" w:themeColor="text1"/>
            <w:sz w:val="22"/>
          </w:rPr>
          <w:t>specifically focusing on generating local explanations for eight well-performing predictors. To conduct a robust XAI analysis within computationally feasible limits, we implemented a rigorous greedy sampling algorithm to select a highly representative subset of 100 9-mer peptides for each of the three dominant alleles (HLA-A*02:01, HLA-B*15:02, and HLA-C*05:01). This algorithm minimized the Euclidean distance to the global dataset, ensuring canonical binding motifs were faithfully preserved (</w:t>
        </w:r>
        <w:r w:rsidR="00B974CE" w:rsidRPr="00B974CE">
          <w:rPr>
            <w:rFonts w:ascii="Times New Roman" w:hAnsi="Times New Roman" w:cs="Times New Roman"/>
            <w:b/>
            <w:bCs/>
            <w:color w:val="000000" w:themeColor="text1"/>
            <w:sz w:val="22"/>
          </w:rPr>
          <w:t>Supplementary Figure S6, Supplementary Table S15</w:t>
        </w:r>
        <w:r w:rsidR="00B974CE" w:rsidRPr="00B974CE">
          <w:rPr>
            <w:rFonts w:ascii="Times New Roman" w:hAnsi="Times New Roman" w:cs="Times New Roman"/>
            <w:color w:val="000000" w:themeColor="text1"/>
            <w:sz w:val="22"/>
          </w:rPr>
          <w:t>). To validate that these computational attributions align with recognized biological reality, we mapped the position-wise XAI scores against the empirical Position Weight Matrix (PWM) information content (</w:t>
        </w:r>
        <w:r w:rsidR="00B974CE" w:rsidRPr="00B974CE">
          <w:rPr>
            <w:rFonts w:ascii="Times New Roman" w:hAnsi="Times New Roman" w:cs="Times New Roman"/>
            <w:b/>
            <w:bCs/>
            <w:color w:val="000000" w:themeColor="text1"/>
            <w:sz w:val="22"/>
          </w:rPr>
          <w:t>Supplementary Table S14</w:t>
        </w:r>
        <w:r w:rsidR="00B974CE" w:rsidRPr="00B974CE">
          <w:rPr>
            <w:rFonts w:ascii="Times New Roman" w:hAnsi="Times New Roman" w:cs="Times New Roman"/>
            <w:color w:val="000000" w:themeColor="text1"/>
            <w:sz w:val="22"/>
          </w:rPr>
          <w:t>). Spearman's rank correlation confirmed a robust positive relationship, elegantly demonstrating that the models' internal computational attention corresponds directly with natural binding motifs (</w:t>
        </w:r>
        <w:r w:rsidR="00B974CE" w:rsidRPr="00B974CE">
          <w:rPr>
            <w:rFonts w:ascii="Times New Roman" w:hAnsi="Times New Roman" w:cs="Times New Roman"/>
            <w:b/>
            <w:bCs/>
            <w:color w:val="000000" w:themeColor="text1"/>
            <w:sz w:val="22"/>
          </w:rPr>
          <w:t>Supplementary Figure S7</w:t>
        </w:r>
        <w:r w:rsidR="00B974CE" w:rsidRPr="00B974CE">
          <w:rPr>
            <w:rFonts w:ascii="Times New Roman" w:hAnsi="Times New Roman" w:cs="Times New Roman"/>
            <w:color w:val="000000" w:themeColor="text1"/>
            <w:sz w:val="22"/>
          </w:rPr>
          <w:t>).</w:t>
        </w:r>
      </w:ins>
      <w:del w:id="881" w:author="嘏 吴" w:date="2026-03-30T02:40:00Z" w16du:dateUtc="2026-03-29T18:40:00Z">
        <w:r w:rsidRPr="003F084D" w:rsidDel="00B974CE">
          <w:rPr>
            <w:rFonts w:ascii="Times New Roman" w:hAnsi="Times New Roman" w:cs="Times New Roman"/>
            <w:color w:val="000000" w:themeColor="text1"/>
            <w:sz w:val="22"/>
            <w:rPrChange w:id="882" w:author="Yuting Wang" w:date="2026-02-11T11:33:00Z" w16du:dateUtc="2026-02-11T03:33:00Z">
              <w:rPr>
                <w:rFonts w:ascii="Arial" w:hAnsi="Arial" w:cs="Arial"/>
                <w:color w:val="000000" w:themeColor="text1"/>
                <w:sz w:val="22"/>
              </w:rPr>
            </w:rPrChange>
          </w:rPr>
          <w:delText>Specifically, we focused on generating local explanations, which offer detailed insights into individual input-output pairs. These explanations are particularly valuable for understanding how models process specific instances, such as identifying critical peptide positions involved in</w:delText>
        </w:r>
        <w:r w:rsidR="003A341D" w:rsidRPr="003F084D" w:rsidDel="00B974CE">
          <w:rPr>
            <w:rFonts w:ascii="Times New Roman" w:hAnsi="Times New Roman" w:cs="Times New Roman"/>
            <w:color w:val="000000" w:themeColor="text1"/>
            <w:sz w:val="22"/>
            <w:rPrChange w:id="883" w:author="Yuting Wang" w:date="2026-02-11T11:33:00Z" w16du:dateUtc="2026-02-11T03:33:00Z">
              <w:rPr>
                <w:rFonts w:ascii="Arial" w:hAnsi="Arial" w:cs="Arial"/>
                <w:color w:val="000000" w:themeColor="text1"/>
                <w:sz w:val="22"/>
              </w:rPr>
            </w:rPrChange>
          </w:rPr>
          <w:delText xml:space="preserve"> HLA-</w:delText>
        </w:r>
        <w:r w:rsidRPr="003F084D" w:rsidDel="00B974CE">
          <w:rPr>
            <w:rFonts w:ascii="Times New Roman" w:hAnsi="Times New Roman" w:cs="Times New Roman"/>
            <w:color w:val="000000" w:themeColor="text1"/>
            <w:sz w:val="22"/>
            <w:rPrChange w:id="884" w:author="Yuting Wang" w:date="2026-02-11T11:33:00Z" w16du:dateUtc="2026-02-11T03:33:00Z">
              <w:rPr>
                <w:rFonts w:ascii="Arial" w:hAnsi="Arial" w:cs="Arial"/>
                <w:color w:val="000000" w:themeColor="text1"/>
                <w:sz w:val="22"/>
              </w:rPr>
            </w:rPrChange>
          </w:rPr>
          <w:delText xml:space="preserve">I </w:delText>
        </w:r>
        <w:r w:rsidR="00DF7703" w:rsidRPr="003F084D" w:rsidDel="00B974CE">
          <w:rPr>
            <w:rFonts w:ascii="Times New Roman" w:hAnsi="Times New Roman" w:cs="Times New Roman"/>
            <w:color w:val="000000" w:themeColor="text1"/>
            <w:sz w:val="22"/>
            <w:rPrChange w:id="885" w:author="Yuting Wang" w:date="2026-02-11T11:33:00Z" w16du:dateUtc="2026-02-11T03:33:00Z">
              <w:rPr>
                <w:rFonts w:ascii="Arial" w:hAnsi="Arial" w:cs="Arial"/>
                <w:color w:val="000000" w:themeColor="text1"/>
                <w:sz w:val="22"/>
              </w:rPr>
            </w:rPrChange>
          </w:rPr>
          <w:delText xml:space="preserve">peptide </w:delText>
        </w:r>
        <w:r w:rsidRPr="003F084D" w:rsidDel="00B974CE">
          <w:rPr>
            <w:rFonts w:ascii="Times New Roman" w:hAnsi="Times New Roman" w:cs="Times New Roman"/>
            <w:color w:val="000000" w:themeColor="text1"/>
            <w:sz w:val="22"/>
            <w:rPrChange w:id="886" w:author="Yuting Wang" w:date="2026-02-11T11:33:00Z" w16du:dateUtc="2026-02-11T03:33:00Z">
              <w:rPr>
                <w:rFonts w:ascii="Arial" w:hAnsi="Arial" w:cs="Arial"/>
                <w:color w:val="000000" w:themeColor="text1"/>
                <w:sz w:val="22"/>
              </w:rPr>
            </w:rPrChange>
          </w:rPr>
          <w:delText>binding predictions. In this study, we focused on local explanations for eight well-performing HLA-I peptide binding predictors across three HLA-I alleles—HLA-A</w:delText>
        </w:r>
        <w:r w:rsidR="002D46D1" w:rsidRPr="003F084D" w:rsidDel="00B974CE">
          <w:rPr>
            <w:rFonts w:ascii="Times New Roman" w:hAnsi="Times New Roman" w:cs="Times New Roman"/>
            <w:color w:val="000000" w:themeColor="text1"/>
            <w:sz w:val="22"/>
            <w:rPrChange w:id="887" w:author="Yuting Wang" w:date="2026-02-11T11:33:00Z" w16du:dateUtc="2026-02-11T03:33:00Z">
              <w:rPr>
                <w:rFonts w:ascii="Arial" w:hAnsi="Arial" w:cs="Arial"/>
                <w:color w:val="000000" w:themeColor="text1"/>
                <w:sz w:val="22"/>
              </w:rPr>
            </w:rPrChange>
          </w:rPr>
          <w:delText>*</w:delText>
        </w:r>
        <w:r w:rsidRPr="003F084D" w:rsidDel="00B974CE">
          <w:rPr>
            <w:rFonts w:ascii="Times New Roman" w:hAnsi="Times New Roman" w:cs="Times New Roman"/>
            <w:color w:val="000000" w:themeColor="text1"/>
            <w:sz w:val="22"/>
            <w:rPrChange w:id="888" w:author="Yuting Wang" w:date="2026-02-11T11:33:00Z" w16du:dateUtc="2026-02-11T03:33:00Z">
              <w:rPr>
                <w:rFonts w:ascii="Arial" w:hAnsi="Arial" w:cs="Arial"/>
                <w:color w:val="000000" w:themeColor="text1"/>
                <w:sz w:val="22"/>
              </w:rPr>
            </w:rPrChange>
          </w:rPr>
          <w:delText>02:01, HLA-B</w:delText>
        </w:r>
        <w:r w:rsidR="002D46D1" w:rsidRPr="003F084D" w:rsidDel="00B974CE">
          <w:rPr>
            <w:rFonts w:ascii="Times New Roman" w:hAnsi="Times New Roman" w:cs="Times New Roman"/>
            <w:color w:val="000000" w:themeColor="text1"/>
            <w:sz w:val="22"/>
            <w:rPrChange w:id="889" w:author="Yuting Wang" w:date="2026-02-11T11:33:00Z" w16du:dateUtc="2026-02-11T03:33:00Z">
              <w:rPr>
                <w:rFonts w:ascii="Arial" w:hAnsi="Arial" w:cs="Arial"/>
                <w:color w:val="000000" w:themeColor="text1"/>
                <w:sz w:val="22"/>
              </w:rPr>
            </w:rPrChange>
          </w:rPr>
          <w:delText>*</w:delText>
        </w:r>
        <w:r w:rsidRPr="003F084D" w:rsidDel="00B974CE">
          <w:rPr>
            <w:rFonts w:ascii="Times New Roman" w:hAnsi="Times New Roman" w:cs="Times New Roman"/>
            <w:color w:val="000000" w:themeColor="text1"/>
            <w:sz w:val="22"/>
            <w:rPrChange w:id="890" w:author="Yuting Wang" w:date="2026-02-11T11:33:00Z" w16du:dateUtc="2026-02-11T03:33:00Z">
              <w:rPr>
                <w:rFonts w:ascii="Arial" w:hAnsi="Arial" w:cs="Arial"/>
                <w:color w:val="000000" w:themeColor="text1"/>
                <w:sz w:val="22"/>
              </w:rPr>
            </w:rPrChange>
          </w:rPr>
          <w:delText>15:02, and HLA-C*05:01</w:delText>
        </w:r>
        <w:r w:rsidR="00673F76" w:rsidRPr="003F084D" w:rsidDel="00B974CE">
          <w:rPr>
            <w:rFonts w:ascii="Times New Roman" w:hAnsi="Times New Roman" w:cs="Times New Roman"/>
            <w:color w:val="000000" w:themeColor="text1"/>
            <w:sz w:val="22"/>
            <w:rPrChange w:id="891" w:author="Yuting Wang" w:date="2026-02-11T11:33:00Z" w16du:dateUtc="2026-02-11T03:33:00Z">
              <w:rPr>
                <w:rFonts w:ascii="Arial" w:hAnsi="Arial" w:cs="Arial"/>
                <w:color w:val="000000" w:themeColor="text1"/>
                <w:sz w:val="22"/>
              </w:rPr>
            </w:rPrChange>
          </w:rPr>
          <w:delText xml:space="preserve"> (</w:delText>
        </w:r>
        <w:r w:rsidR="00673F76" w:rsidRPr="003F084D" w:rsidDel="00B974CE">
          <w:rPr>
            <w:rFonts w:ascii="Times New Roman" w:hAnsi="Times New Roman" w:cs="Times New Roman"/>
            <w:color w:val="000000" w:themeColor="text1"/>
            <w:sz w:val="22"/>
            <w:rPrChange w:id="892" w:author="Yuting Wang" w:date="2026-02-11T11:33:00Z" w16du:dateUtc="2026-02-11T03:33:00Z">
              <w:rPr>
                <w:rFonts w:ascii="Arial" w:hAnsi="Arial" w:cs="Arial"/>
                <w:b/>
                <w:bCs/>
                <w:color w:val="000000" w:themeColor="text1"/>
                <w:sz w:val="22"/>
              </w:rPr>
            </w:rPrChange>
          </w:rPr>
          <w:delText>Supplementary Table S6</w:delText>
        </w:r>
        <w:r w:rsidR="00673F76" w:rsidRPr="003F084D" w:rsidDel="00B974CE">
          <w:rPr>
            <w:rFonts w:ascii="Times New Roman" w:hAnsi="Times New Roman" w:cs="Times New Roman"/>
            <w:color w:val="000000" w:themeColor="text1"/>
            <w:sz w:val="22"/>
            <w:rPrChange w:id="893" w:author="Yuting Wang" w:date="2026-02-11T11:33:00Z" w16du:dateUtc="2026-02-11T03:33:00Z">
              <w:rPr>
                <w:rFonts w:ascii="Arial" w:hAnsi="Arial" w:cs="Arial"/>
                <w:color w:val="000000" w:themeColor="text1"/>
                <w:sz w:val="22"/>
              </w:rPr>
            </w:rPrChange>
          </w:rPr>
          <w:delText>)</w:delText>
        </w:r>
        <w:r w:rsidRPr="003F084D" w:rsidDel="00B974CE">
          <w:rPr>
            <w:rFonts w:ascii="Times New Roman" w:hAnsi="Times New Roman" w:cs="Times New Roman"/>
            <w:color w:val="000000" w:themeColor="text1"/>
            <w:sz w:val="22"/>
            <w:rPrChange w:id="894" w:author="Yuting Wang" w:date="2026-02-11T11:33:00Z" w16du:dateUtc="2026-02-11T03:33:00Z">
              <w:rPr>
                <w:rFonts w:ascii="Arial" w:hAnsi="Arial" w:cs="Arial"/>
                <w:color w:val="000000" w:themeColor="text1"/>
                <w:sz w:val="22"/>
              </w:rPr>
            </w:rPrChange>
          </w:rPr>
          <w:delText xml:space="preserve">. These alleles were selected due to their large number of 9-mer epitopes, which allowed for a robust examination while minimizing the potential impact of insufficient training data. The binding motifs for each allele are presented in </w:delText>
        </w:r>
        <w:r w:rsidRPr="003F084D" w:rsidDel="00B974CE">
          <w:rPr>
            <w:rFonts w:ascii="Times New Roman" w:hAnsi="Times New Roman" w:cs="Times New Roman"/>
            <w:color w:val="000000" w:themeColor="text1"/>
            <w:sz w:val="22"/>
            <w:rPrChange w:id="895" w:author="Yuting Wang" w:date="2026-02-11T11:33:00Z" w16du:dateUtc="2026-02-11T03:33:00Z">
              <w:rPr>
                <w:rFonts w:ascii="Arial" w:hAnsi="Arial" w:cs="Arial"/>
                <w:b/>
                <w:bCs/>
                <w:color w:val="000000" w:themeColor="text1"/>
                <w:sz w:val="22"/>
              </w:rPr>
            </w:rPrChange>
          </w:rPr>
          <w:delText xml:space="preserve">Figure </w:delText>
        </w:r>
        <w:r w:rsidR="006A4F8B" w:rsidRPr="003F084D" w:rsidDel="00B974CE">
          <w:rPr>
            <w:rFonts w:ascii="Times New Roman" w:hAnsi="Times New Roman" w:cs="Times New Roman"/>
            <w:color w:val="000000" w:themeColor="text1"/>
            <w:sz w:val="22"/>
            <w:rPrChange w:id="896" w:author="Yuting Wang" w:date="2026-02-11T11:33:00Z" w16du:dateUtc="2026-02-11T03:33:00Z">
              <w:rPr>
                <w:rFonts w:ascii="Arial" w:hAnsi="Arial" w:cs="Arial"/>
                <w:b/>
                <w:bCs/>
                <w:color w:val="000000" w:themeColor="text1"/>
                <w:sz w:val="22"/>
              </w:rPr>
            </w:rPrChange>
          </w:rPr>
          <w:delText>4</w:delText>
        </w:r>
        <w:r w:rsidRPr="003F084D" w:rsidDel="00B974CE">
          <w:rPr>
            <w:rFonts w:ascii="Times New Roman" w:hAnsi="Times New Roman" w:cs="Times New Roman"/>
            <w:color w:val="000000" w:themeColor="text1"/>
            <w:sz w:val="22"/>
            <w:rPrChange w:id="897" w:author="Yuting Wang" w:date="2026-02-11T11:33:00Z" w16du:dateUtc="2026-02-11T03:33:00Z">
              <w:rPr>
                <w:rFonts w:ascii="Arial" w:hAnsi="Arial" w:cs="Arial"/>
                <w:b/>
                <w:bCs/>
                <w:color w:val="000000" w:themeColor="text1"/>
                <w:sz w:val="22"/>
              </w:rPr>
            </w:rPrChange>
          </w:rPr>
          <w:delText>A-C</w:delText>
        </w:r>
        <w:r w:rsidRPr="003F084D" w:rsidDel="00B974CE">
          <w:rPr>
            <w:rFonts w:ascii="Times New Roman" w:hAnsi="Times New Roman" w:cs="Times New Roman"/>
            <w:color w:val="000000" w:themeColor="text1"/>
            <w:sz w:val="22"/>
            <w:rPrChange w:id="898" w:author="Yuting Wang" w:date="2026-02-11T11:33:00Z" w16du:dateUtc="2026-02-11T03:33:00Z">
              <w:rPr>
                <w:rFonts w:ascii="Arial" w:hAnsi="Arial" w:cs="Arial"/>
                <w:color w:val="000000" w:themeColor="text1"/>
                <w:sz w:val="22"/>
              </w:rPr>
            </w:rPrChange>
          </w:rPr>
          <w:delText>.</w:delText>
        </w:r>
      </w:del>
    </w:p>
    <w:p w14:paraId="44D53508" w14:textId="77777777" w:rsidR="00B974CE" w:rsidRPr="003F084D" w:rsidRDefault="00B974CE" w:rsidP="00487877">
      <w:pPr>
        <w:spacing w:line="360" w:lineRule="auto"/>
        <w:rPr>
          <w:ins w:id="899" w:author="嘏 吴" w:date="2026-03-30T02:40:00Z" w16du:dateUtc="2026-03-29T18:40:00Z"/>
          <w:rFonts w:ascii="Times New Roman" w:hAnsi="Times New Roman" w:cs="Times New Roman"/>
          <w:color w:val="000000" w:themeColor="text1"/>
          <w:sz w:val="22"/>
          <w:rPrChange w:id="900" w:author="Yuting Wang" w:date="2026-02-11T11:33:00Z" w16du:dateUtc="2026-02-11T03:33:00Z">
            <w:rPr>
              <w:ins w:id="901" w:author="嘏 吴" w:date="2026-03-30T02:40:00Z" w16du:dateUtc="2026-03-29T18:40:00Z"/>
              <w:rFonts w:ascii="Arial" w:hAnsi="Arial" w:cs="Arial"/>
              <w:color w:val="000000" w:themeColor="text1"/>
              <w:sz w:val="22"/>
            </w:rPr>
          </w:rPrChange>
        </w:rPr>
      </w:pPr>
    </w:p>
    <w:p w14:paraId="49D8578D" w14:textId="6B6B6A25" w:rsidR="009B2A63" w:rsidRDefault="00CA406A" w:rsidP="00B974CE">
      <w:pPr>
        <w:spacing w:line="360" w:lineRule="auto"/>
        <w:ind w:firstLine="420"/>
        <w:rPr>
          <w:ins w:id="902" w:author="嘏 吴" w:date="2026-03-30T02:48:00Z" w16du:dateUtc="2026-03-29T18:48:00Z"/>
          <w:rFonts w:ascii="Times New Roman" w:hAnsi="Times New Roman" w:cs="Times New Roman"/>
          <w:color w:val="000000" w:themeColor="text1"/>
          <w:sz w:val="22"/>
        </w:rPr>
      </w:pPr>
      <w:r w:rsidRPr="003F084D">
        <w:rPr>
          <w:rFonts w:ascii="Times New Roman" w:hAnsi="Times New Roman" w:cs="Times New Roman"/>
          <w:color w:val="000000" w:themeColor="text1"/>
          <w:sz w:val="22"/>
          <w:rPrChange w:id="903" w:author="Yuting Wang" w:date="2026-02-11T11:33:00Z" w16du:dateUtc="2026-02-11T03:33:00Z">
            <w:rPr>
              <w:rFonts w:ascii="Arial" w:hAnsi="Arial" w:cs="Arial"/>
              <w:color w:val="000000" w:themeColor="text1"/>
              <w:sz w:val="22"/>
            </w:rPr>
          </w:rPrChange>
        </w:rPr>
        <w:t>To provide post-hoc explanations</w:t>
      </w:r>
      <w:del w:id="904" w:author="嘏 吴" w:date="2026-03-30T02:40:00Z" w16du:dateUtc="2026-03-29T18:40:00Z">
        <w:r w:rsidRPr="003F084D" w:rsidDel="009B2A63">
          <w:rPr>
            <w:rFonts w:ascii="Times New Roman" w:hAnsi="Times New Roman" w:cs="Times New Roman"/>
            <w:color w:val="000000" w:themeColor="text1"/>
            <w:sz w:val="22"/>
            <w:rPrChange w:id="905" w:author="Yuting Wang" w:date="2026-02-11T11:33:00Z" w16du:dateUtc="2026-02-11T03:33:00Z">
              <w:rPr>
                <w:rFonts w:ascii="Arial" w:hAnsi="Arial" w:cs="Arial"/>
                <w:color w:val="000000" w:themeColor="text1"/>
                <w:sz w:val="22"/>
              </w:rPr>
            </w:rPrChange>
          </w:rPr>
          <w:delText xml:space="preserve"> for the HLA-I peptide binding predictions</w:delText>
        </w:r>
      </w:del>
      <w:r w:rsidRPr="003F084D">
        <w:rPr>
          <w:rFonts w:ascii="Times New Roman" w:hAnsi="Times New Roman" w:cs="Times New Roman"/>
          <w:color w:val="000000" w:themeColor="text1"/>
          <w:sz w:val="22"/>
          <w:rPrChange w:id="906" w:author="Yuting Wang" w:date="2026-02-11T11:33:00Z" w16du:dateUtc="2026-02-11T03:33:00Z">
            <w:rPr>
              <w:rFonts w:ascii="Arial" w:hAnsi="Arial" w:cs="Arial"/>
              <w:color w:val="000000" w:themeColor="text1"/>
              <w:sz w:val="22"/>
            </w:rPr>
          </w:rPrChange>
        </w:rPr>
        <w:t xml:space="preserve">, we employed two widely used </w:t>
      </w:r>
      <w:del w:id="907" w:author="嘏 吴" w:date="2026-03-30T02:41:00Z" w16du:dateUtc="2026-03-29T18:41:00Z">
        <w:r w:rsidRPr="003F084D" w:rsidDel="009B2A63">
          <w:rPr>
            <w:rFonts w:ascii="Times New Roman" w:hAnsi="Times New Roman" w:cs="Times New Roman"/>
            <w:color w:val="000000" w:themeColor="text1"/>
            <w:sz w:val="22"/>
            <w:rPrChange w:id="908" w:author="Yuting Wang" w:date="2026-02-11T11:33:00Z" w16du:dateUtc="2026-02-11T03:33:00Z">
              <w:rPr>
                <w:rFonts w:ascii="Arial" w:hAnsi="Arial" w:cs="Arial"/>
                <w:color w:val="000000" w:themeColor="text1"/>
                <w:sz w:val="22"/>
              </w:rPr>
            </w:rPrChange>
          </w:rPr>
          <w:delText xml:space="preserve">explainable AI </w:delText>
        </w:r>
      </w:del>
      <w:r w:rsidRPr="003F084D">
        <w:rPr>
          <w:rFonts w:ascii="Times New Roman" w:hAnsi="Times New Roman" w:cs="Times New Roman"/>
          <w:color w:val="000000" w:themeColor="text1"/>
          <w:sz w:val="22"/>
          <w:rPrChange w:id="909" w:author="Yuting Wang" w:date="2026-02-11T11:33:00Z" w16du:dateUtc="2026-02-11T03:33:00Z">
            <w:rPr>
              <w:rFonts w:ascii="Arial" w:hAnsi="Arial" w:cs="Arial"/>
              <w:color w:val="000000" w:themeColor="text1"/>
              <w:sz w:val="22"/>
            </w:rPr>
          </w:rPrChange>
        </w:rPr>
        <w:t xml:space="preserve">techniques: </w:t>
      </w:r>
      <w:r w:rsidR="000157B1" w:rsidRPr="003F084D">
        <w:rPr>
          <w:rFonts w:ascii="Times New Roman" w:hAnsi="Times New Roman" w:cs="Times New Roman"/>
          <w:color w:val="000000" w:themeColor="text1"/>
          <w:sz w:val="22"/>
          <w:rPrChange w:id="910" w:author="Yuting Wang" w:date="2026-02-11T11:33:00Z" w16du:dateUtc="2026-02-11T03:33:00Z">
            <w:rPr>
              <w:rFonts w:ascii="Arial" w:hAnsi="Arial" w:cs="Arial"/>
              <w:color w:val="000000" w:themeColor="text1"/>
              <w:sz w:val="22"/>
            </w:rPr>
          </w:rPrChange>
        </w:rPr>
        <w:t>locally interpretable model-agnostic explanations (</w:t>
      </w:r>
      <w:del w:id="911" w:author="Yuting Wang" w:date="2026-02-03T16:22:00Z" w16du:dateUtc="2026-02-03T08:22:00Z">
        <w:r w:rsidR="000157B1" w:rsidRPr="003F084D" w:rsidDel="00B2739D">
          <w:rPr>
            <w:rFonts w:ascii="Times New Roman" w:hAnsi="Times New Roman" w:cs="Times New Roman"/>
            <w:color w:val="000000" w:themeColor="text1"/>
            <w:sz w:val="22"/>
            <w:rPrChange w:id="912" w:author="Yuting Wang" w:date="2026-02-11T11:33:00Z" w16du:dateUtc="2026-02-11T03:33:00Z">
              <w:rPr>
                <w:rFonts w:ascii="Arial" w:hAnsi="Arial" w:cs="Arial"/>
                <w:color w:val="000000" w:themeColor="text1"/>
                <w:sz w:val="22"/>
              </w:rPr>
            </w:rPrChange>
          </w:rPr>
          <w:delText>LIMIE</w:delText>
        </w:r>
      </w:del>
      <w:ins w:id="913" w:author="Yuting Wang" w:date="2026-02-03T16:22:00Z" w16du:dateUtc="2026-02-03T08:22:00Z">
        <w:r w:rsidR="00B2739D" w:rsidRPr="003F084D">
          <w:rPr>
            <w:rFonts w:ascii="Times New Roman" w:hAnsi="Times New Roman" w:cs="Times New Roman"/>
            <w:color w:val="000000" w:themeColor="text1"/>
            <w:sz w:val="22"/>
            <w:rPrChange w:id="914" w:author="Yuting Wang" w:date="2026-02-11T11:33:00Z" w16du:dateUtc="2026-02-11T03:33:00Z">
              <w:rPr>
                <w:rFonts w:ascii="Arial" w:hAnsi="Arial" w:cs="Arial"/>
                <w:color w:val="000000" w:themeColor="text1"/>
                <w:sz w:val="22"/>
              </w:rPr>
            </w:rPrChange>
          </w:rPr>
          <w:t>LIME</w:t>
        </w:r>
      </w:ins>
      <w:r w:rsidR="000157B1" w:rsidRPr="003F084D">
        <w:rPr>
          <w:rFonts w:ascii="Times New Roman" w:hAnsi="Times New Roman" w:cs="Times New Roman"/>
          <w:color w:val="000000" w:themeColor="text1"/>
          <w:sz w:val="22"/>
          <w:rPrChange w:id="915" w:author="Yuting Wang" w:date="2026-02-11T11:33:00Z" w16du:dateUtc="2026-02-11T03:33:00Z">
            <w:rPr>
              <w:rFonts w:ascii="Arial" w:hAnsi="Arial" w:cs="Arial"/>
              <w:color w:val="000000" w:themeColor="text1"/>
              <w:sz w:val="22"/>
            </w:rPr>
          </w:rPrChange>
        </w:rPr>
        <w:t xml:space="preserve">) </w:t>
      </w:r>
      <w:r w:rsidR="000157B1" w:rsidRPr="003F084D">
        <w:rPr>
          <w:rFonts w:ascii="Times New Roman" w:hAnsi="Times New Roman" w:cs="Times New Roman"/>
          <w:color w:val="000000" w:themeColor="text1"/>
          <w:sz w:val="22"/>
          <w:rPrChange w:id="916" w:author="Yuting Wang" w:date="2026-02-11T11:33:00Z" w16du:dateUtc="2026-02-11T03:33:00Z">
            <w:rPr>
              <w:rFonts w:ascii="Arial" w:hAnsi="Arial" w:cs="Arial"/>
              <w:color w:val="000000" w:themeColor="text1"/>
              <w:sz w:val="22"/>
            </w:rPr>
          </w:rPrChange>
        </w:rPr>
        <w:fldChar w:fldCharType="begin"/>
      </w:r>
      <w:r w:rsidR="00F248C2" w:rsidRPr="003F084D">
        <w:rPr>
          <w:rFonts w:ascii="Times New Roman" w:hAnsi="Times New Roman" w:cs="Times New Roman"/>
          <w:color w:val="000000" w:themeColor="text1"/>
          <w:sz w:val="22"/>
          <w:rPrChange w:id="917" w:author="Yuting Wang" w:date="2026-02-11T11:33:00Z" w16du:dateUtc="2026-02-11T03:33:00Z">
            <w:rPr>
              <w:rFonts w:ascii="Arial" w:hAnsi="Arial" w:cs="Arial"/>
              <w:color w:val="000000" w:themeColor="text1"/>
              <w:sz w:val="22"/>
            </w:rPr>
          </w:rPrChange>
        </w:rPr>
        <w:instrText xml:space="preserve"> ADDIN EN.CITE &lt;EndNote&gt;&lt;Cite&gt;&lt;Author&gt;Ribeiro&lt;/Author&gt;&lt;Year&gt;2016&lt;/Year&gt;&lt;RecNum&gt;28&lt;/RecNum&gt;&lt;DisplayText&gt;[27]&lt;/DisplayText&gt;&lt;record&gt;&lt;rec-number&gt;28&lt;/rec-number&gt;&lt;foreign-keys&gt;&lt;key app="EN" db-id="ez9xpa92xrtvp3e9faaxx0xffrrvve5a9sf9" timestamp="1733751673"&gt;28&lt;/key&gt;&lt;/foreign-keys&gt;&lt;ref-type name="Conference Paper"&gt;47&lt;/ref-type&gt;&lt;contributors&gt;&lt;authors&gt;&lt;author&gt;Marco Tulio Ribeiro&lt;/author&gt;&lt;author&gt;Sameer Singh&lt;/author&gt;&lt;author&gt;Carlos Guestrin&lt;/author&gt;&lt;/authors&gt;&lt;/contributors&gt;&lt;titles&gt;&lt;title&gt;&amp;quot;Why Should I Trust You?&amp;quot;: Explaining the Predictions of Any Classifier&lt;/title&gt;&lt;secondary-title&gt;Proceedings of the 22nd ACM SIGKDD International Conference on Knowledge Discovery and Data Mining&lt;/secondary-title&gt;&lt;/titles&gt;&lt;pages&gt;1135–1144&lt;/pages&gt;&lt;keywords&gt;&lt;keyword&gt;interpretable machine learning, interpretability, explaining machine learning, black box classifier&lt;/keyword&gt;&lt;/keywords&gt;&lt;dates&gt;&lt;year&gt;2016&lt;/year&gt;&lt;/dates&gt;&lt;pub-location&gt;San Francisco, California, USA&lt;/pub-location&gt;&lt;publisher&gt;Association for Computing Machinery&lt;/publisher&gt;&lt;urls&gt;&lt;related-urls&gt;&lt;url&gt;https://doi.org/10.1145/2939672.2939778&lt;/url&gt;&lt;/related-urls&gt;&lt;/urls&gt;&lt;electronic-resource-num&gt;10.1145/2939672.2939778&lt;/electronic-resource-num&gt;&lt;/record&gt;&lt;/Cite&gt;&lt;/EndNote&gt;</w:instrText>
      </w:r>
      <w:r w:rsidR="000157B1" w:rsidRPr="003F084D">
        <w:rPr>
          <w:rFonts w:ascii="Times New Roman" w:hAnsi="Times New Roman" w:cs="Times New Roman"/>
          <w:color w:val="000000" w:themeColor="text1"/>
          <w:sz w:val="22"/>
          <w:rPrChange w:id="918" w:author="Yuting Wang" w:date="2026-02-11T11:33:00Z" w16du:dateUtc="2026-02-11T03:33:00Z">
            <w:rPr>
              <w:rFonts w:ascii="Arial" w:hAnsi="Arial" w:cs="Arial"/>
              <w:color w:val="000000" w:themeColor="text1"/>
              <w:sz w:val="22"/>
            </w:rPr>
          </w:rPrChange>
        </w:rPr>
        <w:fldChar w:fldCharType="separate"/>
      </w:r>
      <w:r w:rsidR="00F248C2" w:rsidRPr="003F084D">
        <w:rPr>
          <w:rFonts w:ascii="Times New Roman" w:hAnsi="Times New Roman" w:cs="Times New Roman"/>
          <w:noProof/>
          <w:color w:val="000000" w:themeColor="text1"/>
          <w:sz w:val="22"/>
          <w:rPrChange w:id="919" w:author="Yuting Wang" w:date="2026-02-11T11:33:00Z" w16du:dateUtc="2026-02-11T03:33:00Z">
            <w:rPr>
              <w:rFonts w:ascii="Arial" w:hAnsi="Arial" w:cs="Arial"/>
              <w:noProof/>
              <w:color w:val="000000" w:themeColor="text1"/>
              <w:sz w:val="22"/>
            </w:rPr>
          </w:rPrChange>
        </w:rPr>
        <w:t>[27]</w:t>
      </w:r>
      <w:r w:rsidR="000157B1" w:rsidRPr="003F084D">
        <w:rPr>
          <w:rFonts w:ascii="Times New Roman" w:hAnsi="Times New Roman" w:cs="Times New Roman"/>
          <w:color w:val="000000" w:themeColor="text1"/>
          <w:sz w:val="22"/>
          <w:rPrChange w:id="920" w:author="Yuting Wang" w:date="2026-02-11T11:33:00Z" w16du:dateUtc="2026-02-11T03:33:00Z">
            <w:rPr>
              <w:rFonts w:ascii="Arial" w:hAnsi="Arial" w:cs="Arial"/>
              <w:color w:val="000000" w:themeColor="text1"/>
              <w:sz w:val="22"/>
            </w:rPr>
          </w:rPrChange>
        </w:rPr>
        <w:fldChar w:fldCharType="end"/>
      </w:r>
      <w:r w:rsidR="000157B1" w:rsidRPr="003F084D">
        <w:rPr>
          <w:rFonts w:ascii="Times New Roman" w:hAnsi="Times New Roman" w:cs="Times New Roman"/>
          <w:color w:val="000000" w:themeColor="text1"/>
          <w:sz w:val="22"/>
          <w:rPrChange w:id="921" w:author="Yuting Wang" w:date="2026-02-11T11:33:00Z" w16du:dateUtc="2026-02-11T03:33:00Z">
            <w:rPr>
              <w:rFonts w:ascii="Arial" w:hAnsi="Arial" w:cs="Arial"/>
              <w:color w:val="000000" w:themeColor="text1"/>
              <w:sz w:val="22"/>
            </w:rPr>
          </w:rPrChange>
        </w:rPr>
        <w:t xml:space="preserve"> and shapely additive explanations (SHAP)</w:t>
      </w:r>
      <w:r w:rsidR="00487877" w:rsidRPr="003F084D">
        <w:rPr>
          <w:rFonts w:ascii="Times New Roman" w:hAnsi="Times New Roman" w:cs="Times New Roman"/>
          <w:color w:val="000000" w:themeColor="text1"/>
          <w:sz w:val="22"/>
          <w:rPrChange w:id="922" w:author="Yuting Wang" w:date="2026-02-11T11:33:00Z" w16du:dateUtc="2026-02-11T03:33:00Z">
            <w:rPr>
              <w:rFonts w:ascii="Arial" w:hAnsi="Arial" w:cs="Arial"/>
              <w:color w:val="000000" w:themeColor="text1"/>
              <w:sz w:val="22"/>
            </w:rPr>
          </w:rPrChange>
        </w:rPr>
        <w:t xml:space="preserve"> techniques</w:t>
      </w:r>
      <w:r w:rsidR="00386CD7" w:rsidRPr="003F084D">
        <w:rPr>
          <w:rFonts w:ascii="Times New Roman" w:hAnsi="Times New Roman" w:cs="Times New Roman"/>
          <w:color w:val="000000" w:themeColor="text1"/>
          <w:sz w:val="22"/>
          <w:rPrChange w:id="923" w:author="Yuting Wang" w:date="2026-02-11T11:33:00Z" w16du:dateUtc="2026-02-11T03:33:00Z">
            <w:rPr>
              <w:rFonts w:ascii="Arial" w:hAnsi="Arial" w:cs="Arial"/>
              <w:color w:val="000000" w:themeColor="text1"/>
              <w:sz w:val="22"/>
            </w:rPr>
          </w:rPrChange>
        </w:rPr>
        <w:t xml:space="preserve">. </w:t>
      </w:r>
      <w:r w:rsidRPr="003F084D">
        <w:rPr>
          <w:rFonts w:ascii="Times New Roman" w:hAnsi="Times New Roman" w:cs="Times New Roman"/>
          <w:color w:val="000000" w:themeColor="text1"/>
          <w:sz w:val="22"/>
          <w:rPrChange w:id="924" w:author="Yuting Wang" w:date="2026-02-11T11:33:00Z" w16du:dateUtc="2026-02-11T03:33:00Z">
            <w:rPr>
              <w:rFonts w:ascii="Arial" w:hAnsi="Arial" w:cs="Arial"/>
              <w:color w:val="000000" w:themeColor="text1"/>
              <w:sz w:val="22"/>
            </w:rPr>
          </w:rPrChange>
        </w:rPr>
        <w:t xml:space="preserve">For each 9-mer peptide, </w:t>
      </w:r>
      <w:r w:rsidR="00AA02FC" w:rsidRPr="003F084D">
        <w:rPr>
          <w:rFonts w:ascii="Times New Roman" w:hAnsi="Times New Roman" w:cs="Times New Roman"/>
          <w:color w:val="000000" w:themeColor="text1"/>
          <w:sz w:val="22"/>
          <w:rPrChange w:id="925" w:author="Yuting Wang" w:date="2026-02-11T11:33:00Z" w16du:dateUtc="2026-02-11T03:33:00Z">
            <w:rPr>
              <w:rFonts w:ascii="Arial" w:hAnsi="Arial" w:cs="Arial"/>
              <w:color w:val="000000" w:themeColor="text1"/>
              <w:sz w:val="22"/>
            </w:rPr>
          </w:rPrChange>
        </w:rPr>
        <w:t>these methods generated attribution vectors</w:t>
      </w:r>
      <w:del w:id="926" w:author="嘏 吴" w:date="2026-03-30T02:44:00Z" w16du:dateUtc="2026-03-29T18:44:00Z">
        <w:r w:rsidR="00AA02FC" w:rsidRPr="003F084D" w:rsidDel="009B2A63">
          <w:rPr>
            <w:rFonts w:ascii="Times New Roman" w:hAnsi="Times New Roman" w:cs="Times New Roman"/>
            <w:color w:val="000000" w:themeColor="text1"/>
            <w:sz w:val="22"/>
            <w:rPrChange w:id="927" w:author="Yuting Wang" w:date="2026-02-11T11:33:00Z" w16du:dateUtc="2026-02-11T03:33:00Z">
              <w:rPr>
                <w:rFonts w:ascii="Arial" w:hAnsi="Arial" w:cs="Arial"/>
                <w:color w:val="000000" w:themeColor="text1"/>
                <w:sz w:val="22"/>
              </w:rPr>
            </w:rPrChange>
          </w:rPr>
          <w:delText>, where each value indicated the contribution of an individual residue to the prediction.</w:delText>
        </w:r>
      </w:del>
      <w:ins w:id="928" w:author="嘏 吴" w:date="2026-03-30T02:44:00Z" w16du:dateUtc="2026-03-29T18:44:00Z">
        <w:r w:rsidR="009B2A63">
          <w:rPr>
            <w:rFonts w:ascii="Times New Roman" w:hAnsi="Times New Roman" w:cs="Times New Roman" w:hint="eastAsia"/>
            <w:color w:val="000000" w:themeColor="text1"/>
            <w:sz w:val="22"/>
          </w:rPr>
          <w:t xml:space="preserve"> </w:t>
        </w:r>
      </w:ins>
      <w:ins w:id="929" w:author="嘏 吴" w:date="2026-03-30T02:44:00Z">
        <w:r w:rsidR="009B2A63" w:rsidRPr="009B2A63">
          <w:rPr>
            <w:rFonts w:ascii="Times New Roman" w:hAnsi="Times New Roman" w:cs="Times New Roman"/>
            <w:color w:val="000000" w:themeColor="text1"/>
            <w:sz w:val="22"/>
          </w:rPr>
          <w:t>indicating the contribution of individual residues to the prediction. While the patterns generated by LIME and SHAP were largely consistent overall, a rigorous global correlation analysis revealed notable peptide-level discrepancies (</w:t>
        </w:r>
        <w:r w:rsidR="009B2A63" w:rsidRPr="009B2A63">
          <w:rPr>
            <w:rFonts w:ascii="Times New Roman" w:hAnsi="Times New Roman" w:cs="Times New Roman"/>
            <w:b/>
            <w:bCs/>
            <w:color w:val="000000" w:themeColor="text1"/>
            <w:sz w:val="22"/>
          </w:rPr>
          <w:t>Supplementary Figure S8A</w:t>
        </w:r>
        <w:r w:rsidR="009B2A63" w:rsidRPr="009B2A63">
          <w:rPr>
            <w:rFonts w:ascii="Times New Roman" w:hAnsi="Times New Roman" w:cs="Times New Roman"/>
            <w:color w:val="000000" w:themeColor="text1"/>
            <w:sz w:val="22"/>
          </w:rPr>
          <w:t>). Specifically, LIME and SHAP produced strongly divergent attributions for certain sequences, such as BigMHC evaluating NVKVDPEIQ (R = −0.62) and STMHCpan evaluating IYDMIGQAI (R = −0.53) (</w:t>
        </w:r>
        <w:r w:rsidR="009B2A63" w:rsidRPr="009B2A63">
          <w:rPr>
            <w:rFonts w:ascii="Times New Roman" w:hAnsi="Times New Roman" w:cs="Times New Roman"/>
            <w:b/>
            <w:bCs/>
            <w:color w:val="000000" w:themeColor="text1"/>
            <w:sz w:val="22"/>
          </w:rPr>
          <w:t>Supplementary Figure S8B</w:t>
        </w:r>
        <w:r w:rsidR="009B2A63" w:rsidRPr="009B2A63">
          <w:rPr>
            <w:rFonts w:ascii="Times New Roman" w:hAnsi="Times New Roman" w:cs="Times New Roman"/>
            <w:color w:val="000000" w:themeColor="text1"/>
            <w:sz w:val="22"/>
          </w:rPr>
          <w:t>). This divergence likely reflects fundamental algorithmic differences: LIME, which perturbs epitopes against a background, may overemphasize specific residues (e.g., Tyrosine at P9), whereas SHAP incorporates a broader, game-theoretic context of interactions, resulting in more stable and balanced attribution values</w:t>
        </w:r>
      </w:ins>
      <w:ins w:id="930" w:author="嘏 吴" w:date="2026-03-30T02:50:00Z" w16du:dateUtc="2026-03-29T18:50:00Z">
        <w:r w:rsidR="00C42D55">
          <w:rPr>
            <w:rFonts w:ascii="Times New Roman" w:hAnsi="Times New Roman" w:cs="Times New Roman" w:hint="eastAsia"/>
            <w:color w:val="000000" w:themeColor="text1"/>
            <w:sz w:val="22"/>
          </w:rPr>
          <w:t xml:space="preserve">, </w:t>
        </w:r>
      </w:ins>
      <w:del w:id="931" w:author="嘏 吴" w:date="2026-03-30T02:50:00Z" w16du:dateUtc="2026-03-29T18:50:00Z">
        <w:r w:rsidR="00AA02FC" w:rsidRPr="003F084D" w:rsidDel="00C42D55">
          <w:rPr>
            <w:rFonts w:ascii="Times New Roman" w:hAnsi="Times New Roman" w:cs="Times New Roman"/>
            <w:color w:val="000000" w:themeColor="text1"/>
            <w:sz w:val="22"/>
            <w:rPrChange w:id="932" w:author="Yuting Wang" w:date="2026-02-11T11:33:00Z" w16du:dateUtc="2026-02-11T03:33:00Z">
              <w:rPr>
                <w:rFonts w:ascii="Arial" w:hAnsi="Arial" w:cs="Arial"/>
                <w:color w:val="000000" w:themeColor="text1"/>
                <w:sz w:val="22"/>
              </w:rPr>
            </w:rPrChange>
          </w:rPr>
          <w:delText xml:space="preserve"> </w:delText>
        </w:r>
      </w:del>
      <w:ins w:id="933" w:author="嘏 吴" w:date="2026-03-30T02:50:00Z" w16du:dateUtc="2026-03-29T18:50:00Z">
        <w:r w:rsidR="00C42D55" w:rsidRPr="00754357">
          <w:rPr>
            <w:rFonts w:ascii="Times New Roman" w:hAnsi="Times New Roman" w:cs="Times New Roman"/>
            <w:color w:val="000000" w:themeColor="text1"/>
            <w:sz w:val="22"/>
          </w:rPr>
          <w:t xml:space="preserve">which were in consistent with prior study </w:t>
        </w:r>
        <w:r w:rsidR="00C42D55" w:rsidRPr="00754357">
          <w:rPr>
            <w:rFonts w:ascii="Times New Roman" w:hAnsi="Times New Roman" w:cs="Times New Roman"/>
            <w:color w:val="000000" w:themeColor="text1"/>
            <w:sz w:val="22"/>
          </w:rPr>
          <w:fldChar w:fldCharType="begin"/>
        </w:r>
        <w:r w:rsidR="00C42D55" w:rsidRPr="00754357">
          <w:rPr>
            <w:rFonts w:ascii="Times New Roman" w:hAnsi="Times New Roman" w:cs="Times New Roman"/>
            <w:color w:val="000000" w:themeColor="text1"/>
            <w:sz w:val="22"/>
          </w:rPr>
          <w:instrText xml:space="preserve"> ADDIN EN.CITE &lt;EndNote&gt;&lt;Cite&gt;&lt;Author&gt;Borole&lt;/Author&gt;&lt;Year&gt;2024&lt;/Year&gt;&lt;RecNum&gt;27&lt;/RecNum&gt;&lt;DisplayText&gt;[28]&lt;/DisplayText&gt;&lt;record&gt;&lt;rec-number&gt;27&lt;/rec-number&gt;&lt;foreign-keys&gt;&lt;key app="EN" db-id="ez9xpa92xrtvp3e9faaxx0xffrrvve5a9sf9" timestamp="1733751558"&gt;27&lt;/key&gt;&lt;/foreign-keys&gt;&lt;ref-type name="Journal Article"&gt;17&lt;/ref-type&gt;&lt;contributors&gt;&lt;authors&gt;&lt;author&gt;Borole, P.&lt;/author&gt;&lt;author&gt;Rajan, A.&lt;/author&gt;&lt;/authors&gt;&lt;/contributors&gt;&lt;auth-address&gt;School of Informatics, University of Edinburgh, Informatics Forum, 10 Crichton St, Newington, Edinburgh, EH8 9AB, Scotland, UK. p.borole@sms.ed.ac.uk.&amp;#xD;School of Informatics, University of Edinburgh, Informatics Forum, 10 Crichton St, Newington, Edinburgh, EH8 9AB, Scotland, UK. arajan@ed.ac.uk.&lt;/auth-address&gt;&lt;titles&gt;&lt;title&gt;Building trust in deep learning-based immune response predictors with interpretable explanations&lt;/title&gt;&lt;secondary-title&gt;Commun Biol&lt;/secondary-title&gt;&lt;alt-title&gt;Communications biology&lt;/alt-title&gt;&lt;/titles&gt;&lt;periodical&gt;&lt;full-title&gt;Commun Biol&lt;/full-title&gt;&lt;abbr-1&gt;Communications biology&lt;/abbr-1&gt;&lt;/periodical&gt;&lt;alt-periodical&gt;&lt;full-title&gt;Commun Biol&lt;/full-title&gt;&lt;abbr-1&gt;Communications biology&lt;/abbr-1&gt;&lt;/alt-periodical&gt;&lt;pages&gt;279&lt;/pages&gt;&lt;volume&gt;7&lt;/volume&gt;&lt;number&gt;1&lt;/number&gt;&lt;edition&gt;2024/03/07&lt;/edition&gt;&lt;keywords&gt;&lt;keyword&gt;Humans&lt;/keyword&gt;&lt;keyword&gt;*Deep Learning&lt;/keyword&gt;&lt;keyword&gt;Reproducibility of Results&lt;/keyword&gt;&lt;keyword&gt;Trust&lt;/keyword&gt;&lt;keyword&gt;Immunity&lt;/keyword&gt;&lt;keyword&gt;Peptides&lt;/keyword&gt;&lt;/keywords&gt;&lt;dates&gt;&lt;year&gt;2024&lt;/year&gt;&lt;pub-dates&gt;&lt;date&gt;Mar 6&lt;/date&gt;&lt;/pub-dates&gt;&lt;/dates&gt;&lt;isbn&gt;2399-3642&lt;/isbn&gt;&lt;accession-num&gt;38448546&lt;/accession-num&gt;&lt;urls&gt;&lt;/urls&gt;&lt;custom2&gt;PMC10917751&lt;/custom2&gt;&lt;electronic-resource-num&gt;10.1038/s42003-024-05968-2&lt;/electronic-resource-num&gt;&lt;remote-database-provider&gt;NLM&lt;/remote-database-provider&gt;&lt;language&gt;eng&lt;/language&gt;&lt;/record&gt;&lt;/Cite&gt;&lt;/EndNote&gt;</w:instrText>
        </w:r>
        <w:r w:rsidR="00C42D55" w:rsidRPr="00754357">
          <w:rPr>
            <w:rFonts w:ascii="Times New Roman" w:hAnsi="Times New Roman" w:cs="Times New Roman"/>
            <w:color w:val="000000" w:themeColor="text1"/>
            <w:sz w:val="22"/>
          </w:rPr>
          <w:fldChar w:fldCharType="separate"/>
        </w:r>
        <w:r w:rsidR="00C42D55" w:rsidRPr="00754357">
          <w:rPr>
            <w:rFonts w:ascii="Times New Roman" w:hAnsi="Times New Roman" w:cs="Times New Roman"/>
            <w:noProof/>
            <w:color w:val="000000" w:themeColor="text1"/>
            <w:sz w:val="22"/>
          </w:rPr>
          <w:t>[28]</w:t>
        </w:r>
        <w:r w:rsidR="00C42D55" w:rsidRPr="00754357">
          <w:rPr>
            <w:rFonts w:ascii="Times New Roman" w:hAnsi="Times New Roman" w:cs="Times New Roman"/>
            <w:color w:val="000000" w:themeColor="text1"/>
            <w:sz w:val="22"/>
          </w:rPr>
          <w:fldChar w:fldCharType="end"/>
        </w:r>
        <w:r w:rsidR="00C42D55" w:rsidRPr="00754357">
          <w:rPr>
            <w:rFonts w:ascii="Times New Roman" w:hAnsi="Times New Roman" w:cs="Times New Roman"/>
            <w:color w:val="000000" w:themeColor="text1"/>
            <w:sz w:val="22"/>
          </w:rPr>
          <w:t>.</w:t>
        </w:r>
      </w:ins>
    </w:p>
    <w:p w14:paraId="3A5E56AC" w14:textId="77777777" w:rsidR="00C42D55" w:rsidRDefault="00C42D55" w:rsidP="00B974CE">
      <w:pPr>
        <w:spacing w:line="360" w:lineRule="auto"/>
        <w:ind w:firstLine="420"/>
        <w:rPr>
          <w:ins w:id="934" w:author="嘏 吴" w:date="2026-03-30T02:51:00Z" w16du:dateUtc="2026-03-29T18:51:00Z"/>
          <w:rFonts w:hint="eastAsia"/>
        </w:rPr>
      </w:pPr>
      <w:ins w:id="935" w:author="嘏 吴" w:date="2026-03-30T02:48:00Z">
        <w:r w:rsidRPr="00C42D55">
          <w:rPr>
            <w:rFonts w:ascii="Times New Roman" w:hAnsi="Times New Roman" w:cs="Times New Roman"/>
            <w:color w:val="000000" w:themeColor="text1"/>
            <w:sz w:val="22"/>
          </w:rPr>
          <w:lastRenderedPageBreak/>
          <w:t>While the predictors displayed consistent patterns across each allele, subtle architectural differences emerged. For instance, STMHCpan, CapsNet-MHC_AN, and MHCflurry2.0_PS exhibited higher attribution scores at P9 for HLA-A*02:01, which exhibited a plausible association with their lower false negative (FN) ratios, rather than a definitive causal link. In contrast, TransPHLA performed well at P9 but showed significant negative attribution at P2, plausibly associating with a higher FN ratio (</w:t>
        </w:r>
        <w:r w:rsidRPr="00C42D55">
          <w:rPr>
            <w:rFonts w:ascii="Times New Roman" w:hAnsi="Times New Roman" w:cs="Times New Roman"/>
            <w:b/>
            <w:bCs/>
            <w:color w:val="000000" w:themeColor="text1"/>
            <w:sz w:val="22"/>
          </w:rPr>
          <w:t>Figure 4D-F, Supplementary Figure S6D-F</w:t>
        </w:r>
        <w:r w:rsidRPr="00C42D55">
          <w:rPr>
            <w:rFonts w:ascii="Times New Roman" w:hAnsi="Times New Roman" w:cs="Times New Roman"/>
            <w:color w:val="000000" w:themeColor="text1"/>
            <w:sz w:val="22"/>
          </w:rPr>
          <w:t>). Notably, an exception to this trend was BigMHC, which displayed a more 'mild' attribution profile; it did not consistently assign extremely high or low values to any residues, yet this balanced internal logic did not diminish its supreme predictive accuracy.</w:t>
        </w:r>
      </w:ins>
      <w:ins w:id="936" w:author="嘏 吴" w:date="2026-03-30T02:51:00Z" w16du:dateUtc="2026-03-29T18:51:00Z">
        <w:r w:rsidRPr="00C42D55">
          <w:t xml:space="preserve"> </w:t>
        </w:r>
      </w:ins>
    </w:p>
    <w:p w14:paraId="36C2CE27" w14:textId="0273C5B4" w:rsidR="00C42D55" w:rsidRDefault="00C42D55" w:rsidP="00B974CE">
      <w:pPr>
        <w:spacing w:line="360" w:lineRule="auto"/>
        <w:ind w:firstLine="420"/>
        <w:rPr>
          <w:ins w:id="937" w:author="嘏 吴" w:date="2026-03-30T02:57:00Z" w16du:dateUtc="2026-03-29T18:57:00Z"/>
          <w:rFonts w:ascii="Times New Roman" w:hAnsi="Times New Roman" w:cs="Times New Roman"/>
          <w:color w:val="000000" w:themeColor="text1"/>
          <w:sz w:val="22"/>
        </w:rPr>
      </w:pPr>
      <w:ins w:id="938" w:author="嘏 吴" w:date="2026-03-30T02:51:00Z">
        <w:r w:rsidRPr="00C42D55">
          <w:rPr>
            <w:rFonts w:ascii="Times New Roman" w:hAnsi="Times New Roman" w:cs="Times New Roman"/>
            <w:color w:val="000000" w:themeColor="text1"/>
            <w:sz w:val="22"/>
          </w:rPr>
          <w:t>To precisely diagnose divergent predictive outcomes, we pinpointed three specific sequences: NAAERRGPL (HLA-A*02:01), HVEKLARTL (HLA-B*15:02), and SLIARLERL (HLA-C*05:01). These sequences were deliberately selected as 'diagnostic targets' because they perfectly exemplify canonical binding motifs yet provoked maximum inter-tool prediction discordance. Using APE-Gen2.0 and BAlaS, we advanced our biophysical profiling from single-pose analysis to ensemble-based thermodynamics. We extracted all valid structural conformations generated for each peptide-MHC complex, calculating the robust mean and standard deviation of the binding free energy penalty (</w:t>
        </w:r>
      </w:ins>
      <w:ins w:id="939" w:author="嘏 吴" w:date="2026-03-30T02:52:00Z" w16du:dateUtc="2026-03-29T18:52:00Z">
        <w:r w:rsidRPr="00C42D55">
          <w:rPr>
            <w:rFonts w:ascii="Times New Roman" w:hAnsi="Times New Roman" w:cs="Times New Roman" w:hint="eastAsia"/>
            <w:color w:val="000000" w:themeColor="text1"/>
            <w:sz w:val="22"/>
          </w:rPr>
          <w:t>ΔΔ</w:t>
        </w:r>
        <w:r w:rsidRPr="00C42D55">
          <w:rPr>
            <w:rFonts w:ascii="Times New Roman" w:hAnsi="Times New Roman" w:cs="Times New Roman"/>
            <w:color w:val="000000" w:themeColor="text1"/>
            <w:sz w:val="22"/>
          </w:rPr>
          <w:t>G</w:t>
        </w:r>
      </w:ins>
      <w:ins w:id="940" w:author="嘏 吴" w:date="2026-03-30T02:51:00Z">
        <w:r w:rsidRPr="00C42D55">
          <w:rPr>
            <w:rFonts w:ascii="Times New Roman" w:hAnsi="Times New Roman" w:cs="Times New Roman"/>
            <w:color w:val="000000" w:themeColor="text1"/>
            <w:sz w:val="22"/>
          </w:rPr>
          <w:t>) for each residue across the ensemble (</w:t>
        </w:r>
        <w:r w:rsidRPr="00C42D55">
          <w:rPr>
            <w:rFonts w:ascii="Times New Roman" w:hAnsi="Times New Roman" w:cs="Times New Roman"/>
            <w:b/>
            <w:bCs/>
            <w:color w:val="000000" w:themeColor="text1"/>
            <w:sz w:val="22"/>
          </w:rPr>
          <w:t>Supplementary Table S16</w:t>
        </w:r>
        <w:r w:rsidRPr="00C42D55">
          <w:rPr>
            <w:rFonts w:ascii="Times New Roman" w:hAnsi="Times New Roman" w:cs="Times New Roman"/>
            <w:color w:val="000000" w:themeColor="text1"/>
            <w:sz w:val="22"/>
          </w:rPr>
          <w:t xml:space="preserve">). Residues with a mean </w:t>
        </w:r>
      </w:ins>
      <w:ins w:id="941" w:author="嘏 吴" w:date="2026-03-30T02:52:00Z" w16du:dateUtc="2026-03-29T18:52:00Z">
        <w:r w:rsidRPr="00C42D55">
          <w:rPr>
            <w:rFonts w:ascii="Times New Roman" w:hAnsi="Times New Roman" w:cs="Times New Roman"/>
            <w:color w:val="000000" w:themeColor="text1"/>
            <w:sz w:val="22"/>
          </w:rPr>
          <w:t xml:space="preserve">ΔΔG </w:t>
        </w:r>
        <w:r w:rsidRPr="00C42D55">
          <w:rPr>
            <w:rFonts w:ascii="Times New Roman" w:hAnsi="Times New Roman" w:cs="Times New Roman" w:hint="eastAsia"/>
            <w:color w:val="000000" w:themeColor="text1"/>
            <w:sz w:val="22"/>
          </w:rPr>
          <w:t>≥</w:t>
        </w:r>
      </w:ins>
      <w:ins w:id="942" w:author="嘏 吴" w:date="2026-03-30T02:53:00Z" w16du:dateUtc="2026-03-29T18:53:00Z">
        <w:r w:rsidRPr="00C42D55">
          <w:rPr>
            <w:rFonts w:ascii="Times New Roman" w:hAnsi="Times New Roman" w:cs="Times New Roman"/>
            <w:color w:val="000000" w:themeColor="text1"/>
            <w:sz w:val="22"/>
          </w:rPr>
          <w:t>4.184</w:t>
        </w:r>
      </w:ins>
      <w:ins w:id="943" w:author="嘏 吴" w:date="2026-03-30T02:51:00Z">
        <w:r w:rsidRPr="00C42D55">
          <w:rPr>
            <w:rFonts w:ascii="Times New Roman" w:hAnsi="Times New Roman" w:cs="Times New Roman"/>
            <w:color w:val="000000" w:themeColor="text1"/>
            <w:sz w:val="22"/>
          </w:rPr>
          <w:t xml:space="preserve">kJ/mol were strictly defined as critical anchors, while those with </w:t>
        </w:r>
      </w:ins>
      <w:ins w:id="944" w:author="嘏 吴" w:date="2026-03-30T02:52:00Z" w16du:dateUtc="2026-03-29T18:52:00Z">
        <w:r w:rsidRPr="00C42D55">
          <w:rPr>
            <w:rFonts w:ascii="Times New Roman" w:hAnsi="Times New Roman" w:cs="Times New Roman"/>
            <w:color w:val="000000" w:themeColor="text1"/>
            <w:sz w:val="22"/>
          </w:rPr>
          <w:t>0</w:t>
        </w:r>
      </w:ins>
      <w:ins w:id="945" w:author="嘏 吴" w:date="2026-03-30T02:53:00Z" w16du:dateUtc="2026-03-29T18:53:00Z">
        <w:r w:rsidRPr="00C42D55">
          <w:rPr>
            <w:rFonts w:ascii="Times New Roman" w:hAnsi="Times New Roman" w:cs="Times New Roman" w:hint="eastAsia"/>
            <w:color w:val="000000" w:themeColor="text1"/>
            <w:sz w:val="22"/>
          </w:rPr>
          <w:t>＜</w:t>
        </w:r>
        <w:r w:rsidRPr="00C42D55">
          <w:rPr>
            <w:rFonts w:ascii="Times New Roman" w:hAnsi="Times New Roman" w:cs="Times New Roman"/>
            <w:color w:val="000000" w:themeColor="text1"/>
            <w:sz w:val="22"/>
          </w:rPr>
          <w:t>ΔΔG</w:t>
        </w:r>
        <w:r w:rsidRPr="00C42D55">
          <w:rPr>
            <w:rFonts w:ascii="Times New Roman" w:hAnsi="Times New Roman" w:cs="Times New Roman" w:hint="eastAsia"/>
            <w:color w:val="000000" w:themeColor="text1"/>
            <w:sz w:val="22"/>
          </w:rPr>
          <w:t>＜</w:t>
        </w:r>
        <w:r w:rsidRPr="00C42D55">
          <w:rPr>
            <w:rFonts w:ascii="Times New Roman" w:hAnsi="Times New Roman" w:cs="Times New Roman"/>
            <w:color w:val="000000" w:themeColor="text1"/>
            <w:sz w:val="22"/>
          </w:rPr>
          <w:t>4.184</w:t>
        </w:r>
      </w:ins>
      <w:ins w:id="946" w:author="嘏 吴" w:date="2026-03-30T02:51:00Z">
        <w:r w:rsidRPr="00C42D55">
          <w:rPr>
            <w:rFonts w:ascii="Times New Roman" w:hAnsi="Times New Roman" w:cs="Times New Roman"/>
            <w:color w:val="000000" w:themeColor="text1"/>
            <w:sz w:val="22"/>
          </w:rPr>
          <w:t>kJ/mol were identified as secondary contacts (</w:t>
        </w:r>
        <w:r w:rsidRPr="00C42D55">
          <w:rPr>
            <w:rFonts w:ascii="Times New Roman" w:hAnsi="Times New Roman" w:cs="Times New Roman"/>
            <w:b/>
            <w:bCs/>
            <w:color w:val="000000" w:themeColor="text1"/>
            <w:sz w:val="22"/>
          </w:rPr>
          <w:t>Figure 4G-I</w:t>
        </w:r>
        <w:r w:rsidRPr="00C42D55">
          <w:rPr>
            <w:rFonts w:ascii="Times New Roman" w:hAnsi="Times New Roman" w:cs="Times New Roman"/>
            <w:color w:val="000000" w:themeColor="text1"/>
            <w:sz w:val="22"/>
          </w:rPr>
          <w:t>).</w:t>
        </w:r>
      </w:ins>
    </w:p>
    <w:p w14:paraId="2AD83B2D" w14:textId="75C6F7DD" w:rsidR="00203FAB" w:rsidRDefault="00203FAB" w:rsidP="00B974CE">
      <w:pPr>
        <w:spacing w:line="360" w:lineRule="auto"/>
        <w:ind w:firstLine="420"/>
        <w:rPr>
          <w:ins w:id="947" w:author="嘏 吴" w:date="2026-03-30T02:57:00Z" w16du:dateUtc="2026-03-29T18:57:00Z"/>
          <w:rFonts w:ascii="Times New Roman" w:hAnsi="Times New Roman" w:cs="Times New Roman"/>
          <w:color w:val="000000" w:themeColor="text1"/>
          <w:sz w:val="22"/>
        </w:rPr>
      </w:pPr>
      <w:ins w:id="948" w:author="嘏 吴" w:date="2026-03-30T02:58:00Z">
        <w:r w:rsidRPr="00203FAB">
          <w:rPr>
            <w:rFonts w:ascii="Times New Roman" w:hAnsi="Times New Roman" w:cs="Times New Roman"/>
            <w:color w:val="000000" w:themeColor="text1"/>
            <w:sz w:val="22"/>
          </w:rPr>
          <w:t>Prediction outcomes and XAI-derived attribution values were then rigorously evaluated against this ensemble-averaged thermodynamic ground truth (</w:t>
        </w:r>
        <w:r w:rsidRPr="00203FAB">
          <w:rPr>
            <w:rFonts w:ascii="Times New Roman" w:hAnsi="Times New Roman" w:cs="Times New Roman"/>
            <w:b/>
            <w:bCs/>
            <w:color w:val="000000" w:themeColor="text1"/>
            <w:sz w:val="22"/>
          </w:rPr>
          <w:t>Figure 4J-K, Supplementary Figure S9</w:t>
        </w:r>
        <w:r w:rsidRPr="00203FAB">
          <w:rPr>
            <w:rFonts w:ascii="Times New Roman" w:hAnsi="Times New Roman" w:cs="Times New Roman"/>
            <w:color w:val="000000" w:themeColor="text1"/>
            <w:sz w:val="22"/>
          </w:rPr>
          <w:t>). Crucially, statistical analyses explicitly substantiated the superiority of SHAP over LIME in capturing true biophysical drivers. SHAP attributions exhibited significant positive correlations with the computed</w:t>
        </w:r>
      </w:ins>
      <w:ins w:id="949" w:author="嘏 吴" w:date="2026-03-30T03:04:00Z" w16du:dateUtc="2026-03-29T19:04:00Z">
        <w:r w:rsidR="00DA0F64">
          <w:rPr>
            <w:rFonts w:ascii="Times New Roman" w:hAnsi="Times New Roman" w:cs="Times New Roman" w:hint="eastAsia"/>
            <w:color w:val="000000" w:themeColor="text1"/>
            <w:sz w:val="22"/>
          </w:rPr>
          <w:t xml:space="preserve"> </w:t>
        </w:r>
        <w:r w:rsidR="00DA0F64" w:rsidRPr="00C42D55">
          <w:rPr>
            <w:rFonts w:ascii="Times New Roman" w:hAnsi="Times New Roman" w:cs="Times New Roman"/>
            <w:color w:val="000000" w:themeColor="text1"/>
            <w:sz w:val="22"/>
          </w:rPr>
          <w:t>ΔΔG</w:t>
        </w:r>
      </w:ins>
      <w:ins w:id="950" w:author="嘏 吴" w:date="2026-03-30T02:58:00Z">
        <w:r w:rsidRPr="00203FAB">
          <w:rPr>
            <w:rFonts w:ascii="Times New Roman" w:hAnsi="Times New Roman" w:cs="Times New Roman"/>
            <w:color w:val="000000" w:themeColor="text1"/>
            <w:sz w:val="22"/>
          </w:rPr>
          <w:t xml:space="preserve"> across top predictors (e.g., </w:t>
        </w:r>
      </w:ins>
      <w:ins w:id="951" w:author="嘏 吴" w:date="2026-03-30T02:59:00Z" w16du:dateUtc="2026-03-29T18:59:00Z">
        <w:r w:rsidRPr="00203FAB">
          <w:rPr>
            <w:rFonts w:ascii="Times New Roman" w:hAnsi="Times New Roman" w:cs="Times New Roman"/>
            <w:color w:val="000000" w:themeColor="text1"/>
            <w:sz w:val="22"/>
          </w:rPr>
          <w:t>BigMHC</w:t>
        </w:r>
      </w:ins>
      <w:ins w:id="952" w:author="嘏 吴" w:date="2026-03-30T02:58:00Z">
        <w:r w:rsidRPr="00203FAB">
          <w:rPr>
            <w:rFonts w:ascii="Times New Roman" w:hAnsi="Times New Roman" w:cs="Times New Roman"/>
            <w:color w:val="000000" w:themeColor="text1"/>
            <w:sz w:val="22"/>
          </w:rPr>
          <w:t xml:space="preserve">: R = 0.52, P = 0.0051; </w:t>
        </w:r>
      </w:ins>
      <w:ins w:id="953" w:author="嘏 吴" w:date="2026-03-30T02:59:00Z" w16du:dateUtc="2026-03-29T18:59:00Z">
        <w:r w:rsidRPr="00203FAB">
          <w:rPr>
            <w:rFonts w:ascii="Times New Roman" w:hAnsi="Times New Roman" w:cs="Times New Roman" w:hint="eastAsia"/>
            <w:color w:val="000000" w:themeColor="text1"/>
            <w:sz w:val="22"/>
          </w:rPr>
          <w:t>MHCflurry2.0_BA</w:t>
        </w:r>
      </w:ins>
      <w:ins w:id="954" w:author="嘏 吴" w:date="2026-03-30T02:58:00Z">
        <w:r w:rsidRPr="00203FAB">
          <w:rPr>
            <w:rFonts w:ascii="Times New Roman" w:hAnsi="Times New Roman" w:cs="Times New Roman"/>
            <w:color w:val="000000" w:themeColor="text1"/>
            <w:sz w:val="22"/>
          </w:rPr>
          <w:t xml:space="preserve">: R = 0.41, P = 0.033; </w:t>
        </w:r>
      </w:ins>
      <w:ins w:id="955" w:author="嘏 吴" w:date="2026-03-30T02:59:00Z" w16du:dateUtc="2026-03-29T18:59:00Z">
        <w:r w:rsidRPr="00203FAB">
          <w:rPr>
            <w:rFonts w:ascii="Times New Roman" w:hAnsi="Times New Roman" w:cs="Times New Roman"/>
            <w:color w:val="000000" w:themeColor="text1"/>
            <w:sz w:val="22"/>
          </w:rPr>
          <w:t>CapsNet−MHC_AN</w:t>
        </w:r>
      </w:ins>
      <w:ins w:id="956" w:author="嘏 吴" w:date="2026-03-30T02:58:00Z">
        <w:r w:rsidRPr="00203FAB">
          <w:rPr>
            <w:rFonts w:ascii="Times New Roman" w:hAnsi="Times New Roman" w:cs="Times New Roman"/>
            <w:color w:val="000000" w:themeColor="text1"/>
            <w:sz w:val="22"/>
          </w:rPr>
          <w:t>: R = 0.40, P = 0.039) (</w:t>
        </w:r>
        <w:r w:rsidRPr="00203FAB">
          <w:rPr>
            <w:rFonts w:ascii="Times New Roman" w:hAnsi="Times New Roman" w:cs="Times New Roman"/>
            <w:b/>
            <w:bCs/>
            <w:color w:val="000000" w:themeColor="text1"/>
            <w:sz w:val="22"/>
          </w:rPr>
          <w:t>Supplementary Figure S11</w:t>
        </w:r>
        <w:r w:rsidRPr="00203FAB">
          <w:rPr>
            <w:rFonts w:ascii="Times New Roman" w:hAnsi="Times New Roman" w:cs="Times New Roman"/>
            <w:color w:val="000000" w:themeColor="text1"/>
            <w:sz w:val="22"/>
          </w:rPr>
          <w:t>). In stark contrast, LIME attributions consistently failed to reach statistical significance across all evaluated models (R ranging from 0.041 to 0.18, P &gt; 0.38). Furthermore, Wilcoxon rank-sum tests confirmed that biophysically critical anchor residues received significantly higher SHAP scores than non-critical residues (</w:t>
        </w:r>
        <w:r w:rsidRPr="00203FAB">
          <w:rPr>
            <w:rFonts w:ascii="Times New Roman" w:hAnsi="Times New Roman" w:cs="Times New Roman"/>
            <w:b/>
            <w:bCs/>
            <w:color w:val="000000" w:themeColor="text1"/>
            <w:sz w:val="22"/>
          </w:rPr>
          <w:t>Supplementary Figure S12</w:t>
        </w:r>
        <w:r w:rsidRPr="00203FAB">
          <w:rPr>
            <w:rFonts w:ascii="Times New Roman" w:hAnsi="Times New Roman" w:cs="Times New Roman"/>
            <w:color w:val="000000" w:themeColor="text1"/>
            <w:sz w:val="22"/>
          </w:rPr>
          <w:t>). These quantitative biophysical validations definitively establish that top-performing models correctly anchor their predictions on the true thermodynamic drivers of binding, and that SHAP serves as the more biologically faithful XAI methodology for this domain.</w:t>
        </w:r>
      </w:ins>
    </w:p>
    <w:p w14:paraId="2013016A" w14:textId="027F8173" w:rsidR="00203FAB" w:rsidRDefault="00203FAB" w:rsidP="00B974CE">
      <w:pPr>
        <w:spacing w:line="360" w:lineRule="auto"/>
        <w:ind w:firstLine="420"/>
        <w:rPr>
          <w:ins w:id="957" w:author="嘏 吴" w:date="2026-03-30T02:44:00Z" w16du:dateUtc="2026-03-29T18:44:00Z"/>
          <w:rFonts w:ascii="Times New Roman" w:hAnsi="Times New Roman" w:cs="Times New Roman"/>
          <w:color w:val="000000" w:themeColor="text1"/>
          <w:sz w:val="22"/>
        </w:rPr>
      </w:pPr>
      <w:ins w:id="958" w:author="嘏 吴" w:date="2026-03-30T03:01:00Z">
        <w:r w:rsidRPr="00203FAB">
          <w:rPr>
            <w:rFonts w:ascii="Times New Roman" w:hAnsi="Times New Roman" w:cs="Times New Roman"/>
            <w:color w:val="000000" w:themeColor="text1"/>
            <w:sz w:val="22"/>
          </w:rPr>
          <w:lastRenderedPageBreak/>
          <w:t>The distribution of SHAP and LIME values for all peptides in the test dataset, along with prediction results, is publicly available at an open access data portal (see Data Availability). It is important to note that while the sequence-based tools evaluated in this study demonstrate exceptional predictive power, the actual binding free energy is inherently modulated by the dynamic spatial conformation of the peptide-HLA complex. This conformation-dependent variability introduces a significant source of biophysical complexity, underscoring the eventual necessity of integrating structural thermodynamics into future model architectures.</w:t>
        </w:r>
      </w:ins>
    </w:p>
    <w:p w14:paraId="2CC4DC97" w14:textId="298556AA" w:rsidR="0002041D" w:rsidRPr="003F084D" w:rsidDel="00DA0F64" w:rsidRDefault="00AA02FC">
      <w:pPr>
        <w:spacing w:line="360" w:lineRule="auto"/>
        <w:ind w:firstLine="420"/>
        <w:rPr>
          <w:del w:id="959" w:author="嘏 吴" w:date="2026-03-30T03:07:00Z" w16du:dateUtc="2026-03-29T19:07:00Z"/>
          <w:rFonts w:ascii="Times New Roman" w:hAnsi="Times New Roman" w:cs="Times New Roman"/>
          <w:color w:val="000000" w:themeColor="text1"/>
          <w:sz w:val="22"/>
          <w:rPrChange w:id="960" w:author="Yuting Wang" w:date="2026-02-11T11:33:00Z" w16du:dateUtc="2026-02-11T03:33:00Z">
            <w:rPr>
              <w:del w:id="961" w:author="嘏 吴" w:date="2026-03-30T03:07:00Z" w16du:dateUtc="2026-03-29T19:07:00Z"/>
              <w:rFonts w:ascii="Arial" w:hAnsi="Arial" w:cs="Arial"/>
              <w:color w:val="000000" w:themeColor="text1"/>
              <w:sz w:val="22"/>
            </w:rPr>
          </w:rPrChange>
        </w:rPr>
        <w:pPrChange w:id="962" w:author="嘏 吴" w:date="2026-03-30T02:40:00Z" w16du:dateUtc="2026-03-29T18:40:00Z">
          <w:pPr>
            <w:spacing w:line="360" w:lineRule="auto"/>
          </w:pPr>
        </w:pPrChange>
      </w:pPr>
      <w:del w:id="963" w:author="嘏 吴" w:date="2026-03-30T03:07:00Z" w16du:dateUtc="2026-03-29T19:07:00Z">
        <w:r w:rsidRPr="003F084D" w:rsidDel="00DA0F64">
          <w:rPr>
            <w:rFonts w:ascii="Times New Roman" w:hAnsi="Times New Roman" w:cs="Times New Roman"/>
            <w:color w:val="000000" w:themeColor="text1"/>
            <w:sz w:val="22"/>
            <w:rPrChange w:id="964" w:author="Yuting Wang" w:date="2026-02-11T11:33:00Z" w16du:dateUtc="2026-02-11T03:33:00Z">
              <w:rPr>
                <w:rFonts w:ascii="Arial" w:hAnsi="Arial" w:cs="Arial"/>
                <w:color w:val="000000" w:themeColor="text1"/>
                <w:sz w:val="22"/>
              </w:rPr>
            </w:rPrChange>
          </w:rPr>
          <w:delText xml:space="preserve">Positive attribution values represented favorable contributions to peptide binding. The median attribution values across all peptides and predictors are presented in </w:delText>
        </w:r>
        <w:r w:rsidR="000157B1" w:rsidRPr="003F084D" w:rsidDel="00DA0F64">
          <w:rPr>
            <w:rFonts w:ascii="Times New Roman" w:hAnsi="Times New Roman" w:cs="Times New Roman"/>
            <w:color w:val="000000" w:themeColor="text1"/>
            <w:sz w:val="22"/>
            <w:rPrChange w:id="965" w:author="Yuting Wang" w:date="2026-02-11T11:33:00Z" w16du:dateUtc="2026-02-11T03:33:00Z">
              <w:rPr>
                <w:rFonts w:ascii="Arial" w:hAnsi="Arial" w:cs="Arial"/>
                <w:b/>
                <w:bCs/>
                <w:color w:val="000000" w:themeColor="text1"/>
                <w:sz w:val="22"/>
              </w:rPr>
            </w:rPrChange>
          </w:rPr>
          <w:delText>Fig</w:delText>
        </w:r>
        <w:r w:rsidR="00626863" w:rsidRPr="003F084D" w:rsidDel="00DA0F64">
          <w:rPr>
            <w:rFonts w:ascii="Times New Roman" w:hAnsi="Times New Roman" w:cs="Times New Roman"/>
            <w:color w:val="000000" w:themeColor="text1"/>
            <w:sz w:val="22"/>
            <w:rPrChange w:id="966" w:author="Yuting Wang" w:date="2026-02-11T11:33:00Z" w16du:dateUtc="2026-02-11T03:33:00Z">
              <w:rPr>
                <w:rFonts w:ascii="Arial" w:hAnsi="Arial" w:cs="Arial"/>
                <w:b/>
                <w:bCs/>
                <w:color w:val="000000" w:themeColor="text1"/>
                <w:sz w:val="22"/>
              </w:rPr>
            </w:rPrChange>
          </w:rPr>
          <w:delText>ure</w:delText>
        </w:r>
        <w:r w:rsidR="000157B1" w:rsidRPr="003F084D" w:rsidDel="00DA0F64">
          <w:rPr>
            <w:rFonts w:ascii="Times New Roman" w:hAnsi="Times New Roman" w:cs="Times New Roman"/>
            <w:color w:val="000000" w:themeColor="text1"/>
            <w:sz w:val="22"/>
            <w:rPrChange w:id="967" w:author="Yuting Wang" w:date="2026-02-11T11:33:00Z" w16du:dateUtc="2026-02-11T03:33:00Z">
              <w:rPr>
                <w:rFonts w:ascii="Arial" w:hAnsi="Arial" w:cs="Arial"/>
                <w:b/>
                <w:bCs/>
                <w:color w:val="000000" w:themeColor="text1"/>
                <w:sz w:val="22"/>
              </w:rPr>
            </w:rPrChange>
          </w:rPr>
          <w:delText xml:space="preserve"> </w:delText>
        </w:r>
        <w:r w:rsidR="006A4F8B" w:rsidRPr="003F084D" w:rsidDel="00DA0F64">
          <w:rPr>
            <w:rFonts w:ascii="Times New Roman" w:hAnsi="Times New Roman" w:cs="Times New Roman"/>
            <w:color w:val="000000" w:themeColor="text1"/>
            <w:sz w:val="22"/>
            <w:rPrChange w:id="968" w:author="Yuting Wang" w:date="2026-02-11T11:33:00Z" w16du:dateUtc="2026-02-11T03:33:00Z">
              <w:rPr>
                <w:rFonts w:ascii="Arial" w:hAnsi="Arial" w:cs="Arial"/>
                <w:b/>
                <w:bCs/>
                <w:color w:val="000000" w:themeColor="text1"/>
                <w:sz w:val="22"/>
              </w:rPr>
            </w:rPrChange>
          </w:rPr>
          <w:delText>4</w:delText>
        </w:r>
        <w:r w:rsidR="000157B1" w:rsidRPr="003F084D" w:rsidDel="00DA0F64">
          <w:rPr>
            <w:rFonts w:ascii="Times New Roman" w:hAnsi="Times New Roman" w:cs="Times New Roman"/>
            <w:color w:val="000000" w:themeColor="text1"/>
            <w:sz w:val="22"/>
            <w:rPrChange w:id="969" w:author="Yuting Wang" w:date="2026-02-11T11:33:00Z" w16du:dateUtc="2026-02-11T03:33:00Z">
              <w:rPr>
                <w:rFonts w:ascii="Arial" w:hAnsi="Arial" w:cs="Arial"/>
                <w:b/>
                <w:bCs/>
                <w:color w:val="000000" w:themeColor="text1"/>
                <w:sz w:val="22"/>
              </w:rPr>
            </w:rPrChange>
          </w:rPr>
          <w:delText>D-</w:delText>
        </w:r>
        <w:r w:rsidR="00B32744" w:rsidRPr="003F084D" w:rsidDel="00DA0F64">
          <w:rPr>
            <w:rFonts w:ascii="Times New Roman" w:hAnsi="Times New Roman" w:cs="Times New Roman"/>
            <w:color w:val="000000" w:themeColor="text1"/>
            <w:sz w:val="22"/>
            <w:rPrChange w:id="970" w:author="Yuting Wang" w:date="2026-02-11T11:33:00Z" w16du:dateUtc="2026-02-11T03:33:00Z">
              <w:rPr>
                <w:rFonts w:ascii="Arial" w:hAnsi="Arial" w:cs="Arial"/>
                <w:b/>
                <w:bCs/>
                <w:color w:val="000000" w:themeColor="text1"/>
                <w:sz w:val="22"/>
              </w:rPr>
            </w:rPrChange>
          </w:rPr>
          <w:delText>F</w:delText>
        </w:r>
        <w:r w:rsidR="000157B1" w:rsidRPr="003F084D" w:rsidDel="00DA0F64">
          <w:rPr>
            <w:rFonts w:ascii="Times New Roman" w:hAnsi="Times New Roman" w:cs="Times New Roman"/>
            <w:color w:val="000000" w:themeColor="text1"/>
            <w:sz w:val="22"/>
            <w:rPrChange w:id="971" w:author="Yuting Wang" w:date="2026-02-11T11:33:00Z" w16du:dateUtc="2026-02-11T03:33:00Z">
              <w:rPr>
                <w:rFonts w:ascii="Arial" w:hAnsi="Arial" w:cs="Arial"/>
                <w:color w:val="000000" w:themeColor="text1"/>
                <w:sz w:val="22"/>
              </w:rPr>
            </w:rPrChange>
          </w:rPr>
          <w:delText xml:space="preserve"> and </w:delText>
        </w:r>
        <w:r w:rsidR="000157B1" w:rsidRPr="003F084D" w:rsidDel="00DA0F64">
          <w:rPr>
            <w:rFonts w:ascii="Times New Roman" w:hAnsi="Times New Roman" w:cs="Times New Roman"/>
            <w:color w:val="000000" w:themeColor="text1"/>
            <w:sz w:val="22"/>
            <w:rPrChange w:id="972" w:author="Yuting Wang" w:date="2026-02-11T11:33:00Z" w16du:dateUtc="2026-02-11T03:33:00Z">
              <w:rPr>
                <w:rFonts w:ascii="Arial" w:hAnsi="Arial" w:cs="Arial"/>
                <w:b/>
                <w:bCs/>
                <w:color w:val="000000" w:themeColor="text1"/>
                <w:sz w:val="22"/>
              </w:rPr>
            </w:rPrChange>
          </w:rPr>
          <w:delText>Supplementary Fig</w:delText>
        </w:r>
        <w:r w:rsidR="00626863" w:rsidRPr="003F084D" w:rsidDel="00DA0F64">
          <w:rPr>
            <w:rFonts w:ascii="Times New Roman" w:hAnsi="Times New Roman" w:cs="Times New Roman"/>
            <w:color w:val="000000" w:themeColor="text1"/>
            <w:sz w:val="22"/>
            <w:rPrChange w:id="973" w:author="Yuting Wang" w:date="2026-02-11T11:33:00Z" w16du:dateUtc="2026-02-11T03:33:00Z">
              <w:rPr>
                <w:rFonts w:ascii="Arial" w:hAnsi="Arial" w:cs="Arial"/>
                <w:b/>
                <w:bCs/>
                <w:color w:val="000000" w:themeColor="text1"/>
                <w:sz w:val="22"/>
              </w:rPr>
            </w:rPrChange>
          </w:rPr>
          <w:delText>ure</w:delText>
        </w:r>
        <w:r w:rsidR="000157B1" w:rsidRPr="003F084D" w:rsidDel="00DA0F64">
          <w:rPr>
            <w:rFonts w:ascii="Times New Roman" w:hAnsi="Times New Roman" w:cs="Times New Roman"/>
            <w:color w:val="000000" w:themeColor="text1"/>
            <w:sz w:val="22"/>
            <w:rPrChange w:id="974" w:author="Yuting Wang" w:date="2026-02-11T11:33:00Z" w16du:dateUtc="2026-02-11T03:33:00Z">
              <w:rPr>
                <w:rFonts w:ascii="Arial" w:hAnsi="Arial" w:cs="Arial"/>
                <w:b/>
                <w:bCs/>
                <w:color w:val="000000" w:themeColor="text1"/>
                <w:sz w:val="22"/>
              </w:rPr>
            </w:rPrChange>
          </w:rPr>
          <w:delText xml:space="preserve"> </w:delText>
        </w:r>
        <w:r w:rsidR="00560619" w:rsidRPr="003F084D" w:rsidDel="00DA0F64">
          <w:rPr>
            <w:rFonts w:ascii="Times New Roman" w:hAnsi="Times New Roman" w:cs="Times New Roman"/>
            <w:color w:val="000000" w:themeColor="text1"/>
            <w:sz w:val="22"/>
            <w:rPrChange w:id="975" w:author="Yuting Wang" w:date="2026-02-11T11:33:00Z" w16du:dateUtc="2026-02-11T03:33:00Z">
              <w:rPr>
                <w:rFonts w:ascii="Arial" w:hAnsi="Arial" w:cs="Arial"/>
                <w:b/>
                <w:bCs/>
                <w:color w:val="000000" w:themeColor="text1"/>
                <w:sz w:val="22"/>
              </w:rPr>
            </w:rPrChange>
          </w:rPr>
          <w:delText>S</w:delText>
        </w:r>
        <w:r w:rsidR="00485DC9" w:rsidRPr="003F084D" w:rsidDel="00DA0F64">
          <w:rPr>
            <w:rFonts w:ascii="Times New Roman" w:hAnsi="Times New Roman" w:cs="Times New Roman"/>
            <w:color w:val="000000" w:themeColor="text1"/>
            <w:sz w:val="22"/>
            <w:rPrChange w:id="976" w:author="Yuting Wang" w:date="2026-02-11T11:33:00Z" w16du:dateUtc="2026-02-11T03:33:00Z">
              <w:rPr>
                <w:rFonts w:ascii="Arial" w:hAnsi="Arial" w:cs="Arial"/>
                <w:b/>
                <w:bCs/>
                <w:color w:val="000000" w:themeColor="text1"/>
                <w:sz w:val="22"/>
              </w:rPr>
            </w:rPrChange>
          </w:rPr>
          <w:delText>3</w:delText>
        </w:r>
        <w:r w:rsidR="000157B1" w:rsidRPr="003F084D" w:rsidDel="00DA0F64">
          <w:rPr>
            <w:rFonts w:ascii="Times New Roman" w:hAnsi="Times New Roman" w:cs="Times New Roman"/>
            <w:color w:val="000000" w:themeColor="text1"/>
            <w:sz w:val="22"/>
            <w:rPrChange w:id="977" w:author="Yuting Wang" w:date="2026-02-11T11:33:00Z" w16du:dateUtc="2026-02-11T03:33:00Z">
              <w:rPr>
                <w:rFonts w:ascii="Arial" w:hAnsi="Arial" w:cs="Arial"/>
                <w:b/>
                <w:bCs/>
                <w:color w:val="000000" w:themeColor="text1"/>
                <w:sz w:val="22"/>
              </w:rPr>
            </w:rPrChange>
          </w:rPr>
          <w:delText>A-C</w:delText>
        </w:r>
        <w:r w:rsidR="000157B1" w:rsidRPr="003F084D" w:rsidDel="00DA0F64">
          <w:rPr>
            <w:rFonts w:ascii="Times New Roman" w:hAnsi="Times New Roman" w:cs="Times New Roman"/>
            <w:color w:val="000000" w:themeColor="text1"/>
            <w:sz w:val="22"/>
            <w:rPrChange w:id="978" w:author="Yuting Wang" w:date="2026-02-11T11:33:00Z" w16du:dateUtc="2026-02-11T03:33:00Z">
              <w:rPr>
                <w:rFonts w:ascii="Arial" w:hAnsi="Arial" w:cs="Arial"/>
                <w:color w:val="000000" w:themeColor="text1"/>
                <w:sz w:val="22"/>
              </w:rPr>
            </w:rPrChange>
          </w:rPr>
          <w:delText xml:space="preserve">. </w:delText>
        </w:r>
        <w:r w:rsidRPr="003F084D" w:rsidDel="00DA0F64">
          <w:rPr>
            <w:rFonts w:ascii="Times New Roman" w:hAnsi="Times New Roman" w:cs="Times New Roman"/>
            <w:color w:val="000000" w:themeColor="text1"/>
            <w:sz w:val="22"/>
            <w:rPrChange w:id="979" w:author="Yuting Wang" w:date="2026-02-11T11:33:00Z" w16du:dateUtc="2026-02-11T03:33:00Z">
              <w:rPr>
                <w:rFonts w:ascii="Arial" w:hAnsi="Arial" w:cs="Arial"/>
                <w:color w:val="000000" w:themeColor="text1"/>
                <w:sz w:val="22"/>
              </w:rPr>
            </w:rPrChange>
          </w:rPr>
          <w:delText>For HLA-A</w:delText>
        </w:r>
        <w:r w:rsidR="00BC61A7" w:rsidRPr="003F084D" w:rsidDel="00DA0F64">
          <w:rPr>
            <w:rFonts w:ascii="Times New Roman" w:hAnsi="Times New Roman" w:cs="Times New Roman"/>
            <w:color w:val="000000" w:themeColor="text1"/>
            <w:sz w:val="22"/>
            <w:rPrChange w:id="980" w:author="Yuting Wang" w:date="2026-02-11T11:33:00Z" w16du:dateUtc="2026-02-11T03:33:00Z">
              <w:rPr>
                <w:rFonts w:ascii="Arial" w:hAnsi="Arial" w:cs="Arial"/>
                <w:color w:val="000000" w:themeColor="text1"/>
                <w:sz w:val="22"/>
              </w:rPr>
            </w:rPrChange>
          </w:rPr>
          <w:delText>*</w:delText>
        </w:r>
        <w:r w:rsidRPr="003F084D" w:rsidDel="00DA0F64">
          <w:rPr>
            <w:rFonts w:ascii="Times New Roman" w:hAnsi="Times New Roman" w:cs="Times New Roman"/>
            <w:color w:val="000000" w:themeColor="text1"/>
            <w:sz w:val="22"/>
            <w:rPrChange w:id="981" w:author="Yuting Wang" w:date="2026-02-11T11:33:00Z" w16du:dateUtc="2026-02-11T03:33:00Z">
              <w:rPr>
                <w:rFonts w:ascii="Arial" w:hAnsi="Arial" w:cs="Arial"/>
                <w:color w:val="000000" w:themeColor="text1"/>
                <w:sz w:val="22"/>
              </w:rPr>
            </w:rPrChange>
          </w:rPr>
          <w:delText>02:01, the patterns generated by LIME were largely consistent with those produced by SHAP. However, for HLA-B</w:delText>
        </w:r>
        <w:r w:rsidR="00BC61A7" w:rsidRPr="003F084D" w:rsidDel="00DA0F64">
          <w:rPr>
            <w:rFonts w:ascii="Times New Roman" w:hAnsi="Times New Roman" w:cs="Times New Roman"/>
            <w:color w:val="000000" w:themeColor="text1"/>
            <w:sz w:val="22"/>
            <w:rPrChange w:id="982" w:author="Yuting Wang" w:date="2026-02-11T11:33:00Z" w16du:dateUtc="2026-02-11T03:33:00Z">
              <w:rPr>
                <w:rFonts w:ascii="Arial" w:hAnsi="Arial" w:cs="Arial"/>
                <w:color w:val="000000" w:themeColor="text1"/>
                <w:sz w:val="22"/>
              </w:rPr>
            </w:rPrChange>
          </w:rPr>
          <w:delText>*</w:delText>
        </w:r>
        <w:r w:rsidRPr="003F084D" w:rsidDel="00DA0F64">
          <w:rPr>
            <w:rFonts w:ascii="Times New Roman" w:hAnsi="Times New Roman" w:cs="Times New Roman"/>
            <w:color w:val="000000" w:themeColor="text1"/>
            <w:sz w:val="22"/>
            <w:rPrChange w:id="983" w:author="Yuting Wang" w:date="2026-02-11T11:33:00Z" w16du:dateUtc="2026-02-11T03:33:00Z">
              <w:rPr>
                <w:rFonts w:ascii="Arial" w:hAnsi="Arial" w:cs="Arial"/>
                <w:color w:val="000000" w:themeColor="text1"/>
                <w:sz w:val="22"/>
              </w:rPr>
            </w:rPrChange>
          </w:rPr>
          <w:delText xml:space="preserve">15:02, a notable discrepancy emerged at position P9, where LIME generated negative attribution scores while SHAP produced positive scores. This divergence likely reflects fundamental differences between the two XAI methods. LIME, which perturbs epitopes against a background, may overemphasize specific residues, such as tyrosine (Tyr) at P9, leading to negative scores. In contrast, SHAP incorporates a broader context of interactions, resulting in more stable and reliable attribution values. Notably, when the test dataset lacks a substantial number of Tyr residues at P9, LIME tends to yield negative patterns, while SHAP provides more balanced results. Similarly, for HLA-C*05:01, SHAP demonstrated superior consistency and reliability compared to LIME. These findings suggest that SHAP may be the more suitable technique for elucidating the predictions of HLA-I peptide binding models, offering more robust and interpretable insights, </w:delText>
        </w:r>
      </w:del>
      <w:del w:id="984" w:author="嘏 吴" w:date="2026-03-30T02:50:00Z" w16du:dateUtc="2026-03-29T18:50:00Z">
        <w:r w:rsidRPr="003F084D" w:rsidDel="00C42D55">
          <w:rPr>
            <w:rFonts w:ascii="Times New Roman" w:hAnsi="Times New Roman" w:cs="Times New Roman"/>
            <w:color w:val="000000" w:themeColor="text1"/>
            <w:sz w:val="22"/>
            <w:rPrChange w:id="985" w:author="Yuting Wang" w:date="2026-02-11T11:33:00Z" w16du:dateUtc="2026-02-11T03:33:00Z">
              <w:rPr>
                <w:rFonts w:ascii="Arial" w:hAnsi="Arial" w:cs="Arial"/>
                <w:color w:val="000000" w:themeColor="text1"/>
                <w:sz w:val="22"/>
              </w:rPr>
            </w:rPrChange>
          </w:rPr>
          <w:delText xml:space="preserve">which were in consistent with prior study </w:delText>
        </w:r>
        <w:r w:rsidR="000157B1" w:rsidRPr="003F084D" w:rsidDel="00C42D55">
          <w:rPr>
            <w:rFonts w:ascii="Times New Roman" w:hAnsi="Times New Roman" w:cs="Times New Roman"/>
            <w:color w:val="000000" w:themeColor="text1"/>
            <w:sz w:val="22"/>
            <w:rPrChange w:id="986" w:author="Yuting Wang" w:date="2026-02-11T11:33:00Z" w16du:dateUtc="2026-02-11T03:33:00Z">
              <w:rPr>
                <w:rFonts w:ascii="Arial" w:hAnsi="Arial" w:cs="Arial"/>
                <w:color w:val="000000" w:themeColor="text1"/>
                <w:sz w:val="22"/>
              </w:rPr>
            </w:rPrChange>
          </w:rPr>
          <w:fldChar w:fldCharType="begin"/>
        </w:r>
        <w:r w:rsidR="00F248C2" w:rsidRPr="003F084D" w:rsidDel="00C42D55">
          <w:rPr>
            <w:rFonts w:ascii="Times New Roman" w:hAnsi="Times New Roman" w:cs="Times New Roman"/>
            <w:color w:val="000000" w:themeColor="text1"/>
            <w:sz w:val="22"/>
            <w:rPrChange w:id="987" w:author="Yuting Wang" w:date="2026-02-11T11:33:00Z" w16du:dateUtc="2026-02-11T03:33:00Z">
              <w:rPr>
                <w:rFonts w:ascii="Arial" w:hAnsi="Arial" w:cs="Arial"/>
                <w:color w:val="000000" w:themeColor="text1"/>
                <w:sz w:val="22"/>
              </w:rPr>
            </w:rPrChange>
          </w:rPr>
          <w:delInstrText xml:space="preserve"> ADDIN EN.CITE &lt;EndNote&gt;&lt;Cite&gt;&lt;Author&gt;Borole&lt;/Author&gt;&lt;Year&gt;2024&lt;/Year&gt;&lt;RecNum&gt;27&lt;/RecNum&gt;&lt;DisplayText&gt;[28]&lt;/DisplayText&gt;&lt;record&gt;&lt;rec-number&gt;27&lt;/rec-number&gt;&lt;foreign-keys&gt;&lt;key app="EN" db-id="ez9xpa92xrtvp3e9faaxx0xffrrvve5a9sf9" timestamp="1733751558"&gt;27&lt;/key&gt;&lt;/foreign-keys&gt;&lt;ref-type name="Journal Article"&gt;17&lt;/ref-type&gt;&lt;contributors&gt;&lt;authors&gt;&lt;author&gt;Borole, P.&lt;/author&gt;&lt;author&gt;Rajan, A.&lt;/author&gt;&lt;/authors&gt;&lt;/contributors&gt;&lt;auth-address&gt;School of Informatics, University of Edinburgh, Informatics Forum, 10 Crichton St, Newington, Edinburgh, EH8 9AB, Scotland, UK. p.borole@sms.ed.ac.uk.&amp;#xD;School of Informatics, University of Edinburgh, Informatics Forum, 10 Crichton St, Newington, Edinburgh, EH8 9AB, Scotland, UK. arajan@ed.ac.uk.&lt;/auth-address&gt;&lt;titles&gt;&lt;title&gt;Building trust in deep learning-based immune response predictors with interpretable explanations&lt;/title&gt;&lt;secondary-title&gt;Commun Biol&lt;/secondary-title&gt;&lt;alt-title&gt;Communications biology&lt;/alt-title&gt;&lt;/titles&gt;&lt;periodical&gt;&lt;full-title&gt;Commun Biol&lt;/full-title&gt;&lt;abbr-1&gt;Communications biology&lt;/abbr-1&gt;&lt;/periodical&gt;&lt;alt-periodical&gt;&lt;full-title&gt;Commun Biol&lt;/full-title&gt;&lt;abbr-1&gt;Communications biology&lt;/abbr-1&gt;&lt;/alt-periodical&gt;&lt;pages&gt;279&lt;/pages&gt;&lt;volume&gt;7&lt;/volume&gt;&lt;number&gt;1&lt;/number&gt;&lt;edition&gt;2024/03/07&lt;/edition&gt;&lt;keywords&gt;&lt;keyword&gt;Humans&lt;/keyword&gt;&lt;keyword&gt;*Deep Learning&lt;/keyword&gt;&lt;keyword&gt;Reproducibility of Results&lt;/keyword&gt;&lt;keyword&gt;Trust&lt;/keyword&gt;&lt;keyword&gt;Immunity&lt;/keyword&gt;&lt;keyword&gt;Peptides&lt;/keyword&gt;&lt;/keywords&gt;&lt;dates&gt;&lt;year&gt;2024&lt;/year&gt;&lt;pub-dates&gt;&lt;date&gt;Mar 6&lt;/date&gt;&lt;/pub-dates&gt;&lt;/dates&gt;&lt;isbn&gt;2399-3642&lt;/isbn&gt;&lt;accession-num&gt;38448546&lt;/accession-num&gt;&lt;urls&gt;&lt;/urls&gt;&lt;custom2&gt;PMC10917751&lt;/custom2&gt;&lt;electronic-resource-num&gt;10.1038/s42003-024-05968-2&lt;/electronic-resource-num&gt;&lt;remote-database-provider&gt;NLM&lt;/remote-database-provider&gt;&lt;language&gt;eng&lt;/language&gt;&lt;/record&gt;&lt;/Cite&gt;&lt;/EndNote&gt;</w:delInstrText>
        </w:r>
        <w:r w:rsidR="000157B1" w:rsidRPr="003F084D" w:rsidDel="00C42D55">
          <w:rPr>
            <w:rFonts w:ascii="Times New Roman" w:hAnsi="Times New Roman" w:cs="Times New Roman"/>
            <w:color w:val="000000" w:themeColor="text1"/>
            <w:sz w:val="22"/>
            <w:rPrChange w:id="988" w:author="Yuting Wang" w:date="2026-02-11T11:33:00Z" w16du:dateUtc="2026-02-11T03:33:00Z">
              <w:rPr>
                <w:rFonts w:ascii="Arial" w:hAnsi="Arial" w:cs="Arial"/>
                <w:color w:val="000000" w:themeColor="text1"/>
                <w:sz w:val="22"/>
              </w:rPr>
            </w:rPrChange>
          </w:rPr>
          <w:fldChar w:fldCharType="separate"/>
        </w:r>
        <w:r w:rsidR="00F248C2" w:rsidRPr="003F084D" w:rsidDel="00C42D55">
          <w:rPr>
            <w:rFonts w:ascii="Times New Roman" w:hAnsi="Times New Roman" w:cs="Times New Roman"/>
            <w:noProof/>
            <w:color w:val="000000" w:themeColor="text1"/>
            <w:sz w:val="22"/>
            <w:rPrChange w:id="989" w:author="Yuting Wang" w:date="2026-02-11T11:33:00Z" w16du:dateUtc="2026-02-11T03:33:00Z">
              <w:rPr>
                <w:rFonts w:ascii="Arial" w:hAnsi="Arial" w:cs="Arial"/>
                <w:noProof/>
                <w:color w:val="000000" w:themeColor="text1"/>
                <w:sz w:val="22"/>
              </w:rPr>
            </w:rPrChange>
          </w:rPr>
          <w:delText>[28]</w:delText>
        </w:r>
        <w:r w:rsidR="000157B1" w:rsidRPr="003F084D" w:rsidDel="00C42D55">
          <w:rPr>
            <w:rFonts w:ascii="Times New Roman" w:hAnsi="Times New Roman" w:cs="Times New Roman"/>
            <w:color w:val="000000" w:themeColor="text1"/>
            <w:sz w:val="22"/>
            <w:rPrChange w:id="990" w:author="Yuting Wang" w:date="2026-02-11T11:33:00Z" w16du:dateUtc="2026-02-11T03:33:00Z">
              <w:rPr>
                <w:rFonts w:ascii="Arial" w:hAnsi="Arial" w:cs="Arial"/>
                <w:color w:val="000000" w:themeColor="text1"/>
                <w:sz w:val="22"/>
              </w:rPr>
            </w:rPrChange>
          </w:rPr>
          <w:fldChar w:fldCharType="end"/>
        </w:r>
        <w:r w:rsidR="000157B1" w:rsidRPr="003F084D" w:rsidDel="00C42D55">
          <w:rPr>
            <w:rFonts w:ascii="Times New Roman" w:hAnsi="Times New Roman" w:cs="Times New Roman"/>
            <w:color w:val="000000" w:themeColor="text1"/>
            <w:sz w:val="22"/>
            <w:rPrChange w:id="991" w:author="Yuting Wang" w:date="2026-02-11T11:33:00Z" w16du:dateUtc="2026-02-11T03:33:00Z">
              <w:rPr>
                <w:rFonts w:ascii="Arial" w:hAnsi="Arial" w:cs="Arial"/>
                <w:color w:val="000000" w:themeColor="text1"/>
                <w:sz w:val="22"/>
              </w:rPr>
            </w:rPrChange>
          </w:rPr>
          <w:delText>.</w:delText>
        </w:r>
      </w:del>
    </w:p>
    <w:p w14:paraId="5D1D1C34" w14:textId="3AACECF4" w:rsidR="006559A3" w:rsidRPr="003F084D" w:rsidDel="00DA0F64" w:rsidRDefault="006559A3" w:rsidP="006559A3">
      <w:pPr>
        <w:spacing w:line="360" w:lineRule="auto"/>
        <w:ind w:firstLineChars="200" w:firstLine="440"/>
        <w:rPr>
          <w:del w:id="992" w:author="嘏 吴" w:date="2026-03-30T03:07:00Z" w16du:dateUtc="2026-03-29T19:07:00Z"/>
          <w:rFonts w:ascii="Times New Roman" w:hAnsi="Times New Roman" w:cs="Times New Roman"/>
          <w:color w:val="000000" w:themeColor="text1"/>
          <w:sz w:val="22"/>
          <w:rPrChange w:id="993" w:author="Yuting Wang" w:date="2026-02-11T11:33:00Z" w16du:dateUtc="2026-02-11T03:33:00Z">
            <w:rPr>
              <w:del w:id="994" w:author="嘏 吴" w:date="2026-03-30T03:07:00Z" w16du:dateUtc="2026-03-29T19:07:00Z"/>
              <w:rFonts w:ascii="Arial" w:hAnsi="Arial" w:cs="Arial"/>
              <w:color w:val="000000" w:themeColor="text1"/>
              <w:sz w:val="22"/>
            </w:rPr>
          </w:rPrChange>
        </w:rPr>
      </w:pPr>
      <w:del w:id="995" w:author="嘏 吴" w:date="2026-03-30T03:07:00Z" w16du:dateUtc="2026-03-29T19:07:00Z">
        <w:r w:rsidRPr="003F084D" w:rsidDel="00DA0F64">
          <w:rPr>
            <w:rFonts w:ascii="Times New Roman" w:hAnsi="Times New Roman" w:cs="Times New Roman"/>
            <w:color w:val="000000" w:themeColor="text1"/>
            <w:sz w:val="22"/>
            <w:rPrChange w:id="996" w:author="Yuting Wang" w:date="2026-02-11T11:33:00Z" w16du:dateUtc="2026-02-11T03:33:00Z">
              <w:rPr>
                <w:rFonts w:ascii="Arial" w:hAnsi="Arial" w:cs="Arial"/>
                <w:color w:val="000000" w:themeColor="text1"/>
                <w:sz w:val="22"/>
              </w:rPr>
            </w:rPrChange>
          </w:rPr>
          <w:delText>While the predictors displayed consistent patterns across each allele for both LIME and SHAP, subtle differences were observed, likely reflecting the distinct performance characteristics of the individual models. For instance, STMHCpan, CapsNet-MHC_AN, and MHCflurry2.0_PS</w:delText>
        </w:r>
      </w:del>
      <w:ins w:id="997" w:author="Yuting Wang" w:date="2026-03-02T10:54:00Z" w16du:dateUtc="2026-03-02T02:54:00Z">
        <w:del w:id="998" w:author="嘏 吴" w:date="2026-03-30T03:07:00Z" w16du:dateUtc="2026-03-29T19:07:00Z">
          <w:r w:rsidR="00907314" w:rsidDel="00DA0F64">
            <w:rPr>
              <w:rFonts w:ascii="Times New Roman" w:hAnsi="Times New Roman" w:cs="Times New Roman"/>
              <w:color w:val="000000" w:themeColor="text1"/>
              <w:sz w:val="22"/>
            </w:rPr>
            <w:delText>MHCflurry2.0_AP</w:delText>
          </w:r>
        </w:del>
      </w:ins>
      <w:del w:id="999" w:author="嘏 吴" w:date="2026-03-30T03:07:00Z" w16du:dateUtc="2026-03-29T19:07:00Z">
        <w:r w:rsidRPr="003F084D" w:rsidDel="00DA0F64">
          <w:rPr>
            <w:rFonts w:ascii="Times New Roman" w:hAnsi="Times New Roman" w:cs="Times New Roman"/>
            <w:color w:val="000000" w:themeColor="text1"/>
            <w:sz w:val="22"/>
            <w:rPrChange w:id="1000" w:author="Yuting Wang" w:date="2026-02-11T11:33:00Z" w16du:dateUtc="2026-02-11T03:33:00Z">
              <w:rPr>
                <w:rFonts w:ascii="Arial" w:hAnsi="Arial" w:cs="Arial"/>
                <w:color w:val="000000" w:themeColor="text1"/>
                <w:sz w:val="22"/>
              </w:rPr>
            </w:rPrChange>
          </w:rPr>
          <w:delText xml:space="preserve"> exhibited higher attribution scores at P9 for HLA-A*02:01, which likely contributed to their lower false negative (FN) ratios. In contrast, TransPHLA performed well at P9 but showed significant negative attribution at P2, which correlated with a higher FN ratio (</w:delText>
        </w:r>
        <w:r w:rsidRPr="003F084D" w:rsidDel="00DA0F64">
          <w:rPr>
            <w:rFonts w:ascii="Times New Roman" w:hAnsi="Times New Roman" w:cs="Times New Roman"/>
            <w:color w:val="000000" w:themeColor="text1"/>
            <w:sz w:val="22"/>
            <w:rPrChange w:id="1001" w:author="Yuting Wang" w:date="2026-02-11T11:33:00Z" w16du:dateUtc="2026-02-11T03:33:00Z">
              <w:rPr>
                <w:rFonts w:ascii="Arial" w:hAnsi="Arial" w:cs="Arial"/>
                <w:b/>
                <w:bCs/>
                <w:color w:val="000000" w:themeColor="text1"/>
                <w:sz w:val="22"/>
              </w:rPr>
            </w:rPrChange>
          </w:rPr>
          <w:delText xml:space="preserve">Figure </w:delText>
        </w:r>
        <w:r w:rsidR="006A4F8B" w:rsidRPr="003F084D" w:rsidDel="00DA0F64">
          <w:rPr>
            <w:rFonts w:ascii="Times New Roman" w:hAnsi="Times New Roman" w:cs="Times New Roman"/>
            <w:color w:val="000000" w:themeColor="text1"/>
            <w:sz w:val="22"/>
            <w:rPrChange w:id="1002" w:author="Yuting Wang" w:date="2026-02-11T11:33:00Z" w16du:dateUtc="2026-02-11T03:33:00Z">
              <w:rPr>
                <w:rFonts w:ascii="Arial" w:hAnsi="Arial" w:cs="Arial"/>
                <w:b/>
                <w:bCs/>
                <w:color w:val="000000" w:themeColor="text1"/>
                <w:sz w:val="22"/>
              </w:rPr>
            </w:rPrChange>
          </w:rPr>
          <w:delText>4</w:delText>
        </w:r>
        <w:r w:rsidRPr="003F084D" w:rsidDel="00DA0F64">
          <w:rPr>
            <w:rFonts w:ascii="Times New Roman" w:hAnsi="Times New Roman" w:cs="Times New Roman"/>
            <w:color w:val="000000" w:themeColor="text1"/>
            <w:sz w:val="22"/>
            <w:rPrChange w:id="1003" w:author="Yuting Wang" w:date="2026-02-11T11:33:00Z" w16du:dateUtc="2026-02-11T03:33:00Z">
              <w:rPr>
                <w:rFonts w:ascii="Arial" w:hAnsi="Arial" w:cs="Arial"/>
                <w:b/>
                <w:bCs/>
                <w:color w:val="000000" w:themeColor="text1"/>
                <w:sz w:val="22"/>
              </w:rPr>
            </w:rPrChange>
          </w:rPr>
          <w:delText>D</w:delText>
        </w:r>
        <w:r w:rsidRPr="003F084D" w:rsidDel="00DA0F64">
          <w:rPr>
            <w:rFonts w:ascii="Times New Roman" w:hAnsi="Times New Roman" w:cs="Times New Roman"/>
            <w:color w:val="000000" w:themeColor="text1"/>
            <w:sz w:val="22"/>
            <w:rPrChange w:id="1004" w:author="Yuting Wang" w:date="2026-02-11T11:33:00Z" w16du:dateUtc="2026-02-11T03:33:00Z">
              <w:rPr>
                <w:rFonts w:ascii="Arial" w:hAnsi="Arial" w:cs="Arial"/>
                <w:color w:val="000000" w:themeColor="text1"/>
                <w:sz w:val="22"/>
              </w:rPr>
            </w:rPrChange>
          </w:rPr>
          <w:delText xml:space="preserve">). The FN ratios for these tools are provided in </w:delText>
        </w:r>
        <w:r w:rsidRPr="003F084D" w:rsidDel="00DA0F64">
          <w:rPr>
            <w:rFonts w:ascii="Times New Roman" w:hAnsi="Times New Roman" w:cs="Times New Roman"/>
            <w:color w:val="000000" w:themeColor="text1"/>
            <w:sz w:val="22"/>
            <w:rPrChange w:id="1005" w:author="Yuting Wang" w:date="2026-02-11T11:33:00Z" w16du:dateUtc="2026-02-11T03:33:00Z">
              <w:rPr>
                <w:rFonts w:ascii="Arial" w:hAnsi="Arial" w:cs="Arial"/>
                <w:b/>
                <w:bCs/>
                <w:color w:val="000000" w:themeColor="text1"/>
                <w:sz w:val="22"/>
              </w:rPr>
            </w:rPrChange>
          </w:rPr>
          <w:delText xml:space="preserve">Supplementary Figure </w:delText>
        </w:r>
        <w:r w:rsidR="00485DC9" w:rsidRPr="003F084D" w:rsidDel="00DA0F64">
          <w:rPr>
            <w:rFonts w:ascii="Times New Roman" w:hAnsi="Times New Roman" w:cs="Times New Roman"/>
            <w:color w:val="000000" w:themeColor="text1"/>
            <w:sz w:val="22"/>
            <w:rPrChange w:id="1006" w:author="Yuting Wang" w:date="2026-02-11T11:33:00Z" w16du:dateUtc="2026-02-11T03:33:00Z">
              <w:rPr>
                <w:rFonts w:ascii="Arial" w:hAnsi="Arial" w:cs="Arial"/>
                <w:b/>
                <w:bCs/>
                <w:color w:val="000000" w:themeColor="text1"/>
                <w:sz w:val="22"/>
              </w:rPr>
            </w:rPrChange>
          </w:rPr>
          <w:delText>3</w:delText>
        </w:r>
        <w:r w:rsidRPr="003F084D" w:rsidDel="00DA0F64">
          <w:rPr>
            <w:rFonts w:ascii="Times New Roman" w:hAnsi="Times New Roman" w:cs="Times New Roman"/>
            <w:color w:val="000000" w:themeColor="text1"/>
            <w:sz w:val="22"/>
            <w:rPrChange w:id="1007" w:author="Yuting Wang" w:date="2026-02-11T11:33:00Z" w16du:dateUtc="2026-02-11T03:33:00Z">
              <w:rPr>
                <w:rFonts w:ascii="Arial" w:hAnsi="Arial" w:cs="Arial"/>
                <w:b/>
                <w:bCs/>
                <w:color w:val="000000" w:themeColor="text1"/>
                <w:sz w:val="22"/>
              </w:rPr>
            </w:rPrChange>
          </w:rPr>
          <w:delText>D-F</w:delText>
        </w:r>
        <w:r w:rsidRPr="003F084D" w:rsidDel="00DA0F64">
          <w:rPr>
            <w:rFonts w:ascii="Times New Roman" w:hAnsi="Times New Roman" w:cs="Times New Roman"/>
            <w:color w:val="000000" w:themeColor="text1"/>
            <w:sz w:val="22"/>
            <w:rPrChange w:id="1008" w:author="Yuting Wang" w:date="2026-02-11T11:33:00Z" w16du:dateUtc="2026-02-11T03:33:00Z">
              <w:rPr>
                <w:rFonts w:ascii="Arial" w:hAnsi="Arial" w:cs="Arial"/>
                <w:color w:val="000000" w:themeColor="text1"/>
                <w:sz w:val="22"/>
              </w:rPr>
            </w:rPrChange>
          </w:rPr>
          <w:delText>. Notably, tools that assign higher attribution values to peptide residues generally exhibit better overall performance. However, an exception to this trend was BigMHC, which displayed a more 'mild' attribution profile compared to the other tools. Specifically, BigMHC did not consistently assign either extremely high or low attribution values to any residues, yet this balanced attribution did not diminish its predictive accuracy (</w:delText>
        </w:r>
        <w:r w:rsidRPr="003F084D" w:rsidDel="00DA0F64">
          <w:rPr>
            <w:rFonts w:ascii="Times New Roman" w:hAnsi="Times New Roman" w:cs="Times New Roman"/>
            <w:color w:val="000000" w:themeColor="text1"/>
            <w:sz w:val="22"/>
            <w:rPrChange w:id="1009" w:author="Yuting Wang" w:date="2026-02-11T11:33:00Z" w16du:dateUtc="2026-02-11T03:33:00Z">
              <w:rPr>
                <w:rFonts w:ascii="Arial" w:hAnsi="Arial" w:cs="Arial"/>
                <w:b/>
                <w:bCs/>
                <w:color w:val="000000" w:themeColor="text1"/>
                <w:sz w:val="22"/>
              </w:rPr>
            </w:rPrChange>
          </w:rPr>
          <w:delText xml:space="preserve">Figure </w:delText>
        </w:r>
        <w:r w:rsidR="006A4F8B" w:rsidRPr="003F084D" w:rsidDel="00DA0F64">
          <w:rPr>
            <w:rFonts w:ascii="Times New Roman" w:hAnsi="Times New Roman" w:cs="Times New Roman"/>
            <w:color w:val="000000" w:themeColor="text1"/>
            <w:sz w:val="22"/>
            <w:rPrChange w:id="1010" w:author="Yuting Wang" w:date="2026-02-11T11:33:00Z" w16du:dateUtc="2026-02-11T03:33:00Z">
              <w:rPr>
                <w:rFonts w:ascii="Arial" w:hAnsi="Arial" w:cs="Arial"/>
                <w:b/>
                <w:bCs/>
                <w:color w:val="000000" w:themeColor="text1"/>
                <w:sz w:val="22"/>
              </w:rPr>
            </w:rPrChange>
          </w:rPr>
          <w:delText>4</w:delText>
        </w:r>
        <w:r w:rsidRPr="003F084D" w:rsidDel="00DA0F64">
          <w:rPr>
            <w:rFonts w:ascii="Times New Roman" w:hAnsi="Times New Roman" w:cs="Times New Roman"/>
            <w:color w:val="000000" w:themeColor="text1"/>
            <w:sz w:val="22"/>
            <w:rPrChange w:id="1011" w:author="Yuting Wang" w:date="2026-02-11T11:33:00Z" w16du:dateUtc="2026-02-11T03:33:00Z">
              <w:rPr>
                <w:rFonts w:ascii="Arial" w:hAnsi="Arial" w:cs="Arial"/>
                <w:b/>
                <w:bCs/>
                <w:color w:val="000000" w:themeColor="text1"/>
                <w:sz w:val="22"/>
              </w:rPr>
            </w:rPrChange>
          </w:rPr>
          <w:delText>D-F</w:delText>
        </w:r>
        <w:r w:rsidRPr="003F084D" w:rsidDel="00DA0F64">
          <w:rPr>
            <w:rFonts w:ascii="Times New Roman" w:hAnsi="Times New Roman" w:cs="Times New Roman"/>
            <w:color w:val="000000" w:themeColor="text1"/>
            <w:sz w:val="22"/>
            <w:rPrChange w:id="1012" w:author="Yuting Wang" w:date="2026-02-11T11:33:00Z" w16du:dateUtc="2026-02-11T03:33:00Z">
              <w:rPr>
                <w:rFonts w:ascii="Arial" w:hAnsi="Arial" w:cs="Arial"/>
                <w:color w:val="000000" w:themeColor="text1"/>
                <w:sz w:val="22"/>
              </w:rPr>
            </w:rPrChange>
          </w:rPr>
          <w:delText>).</w:delText>
        </w:r>
      </w:del>
    </w:p>
    <w:p w14:paraId="2DAAF284" w14:textId="1C4C0A91" w:rsidR="00EA5F45" w:rsidRPr="003F084D" w:rsidDel="00DA0F64" w:rsidRDefault="00EA5F45" w:rsidP="00EA5F45">
      <w:pPr>
        <w:spacing w:line="360" w:lineRule="auto"/>
        <w:ind w:firstLineChars="200" w:firstLine="440"/>
        <w:rPr>
          <w:del w:id="1013" w:author="嘏 吴" w:date="2026-03-30T03:07:00Z" w16du:dateUtc="2026-03-29T19:07:00Z"/>
          <w:rFonts w:ascii="Times New Roman" w:hAnsi="Times New Roman" w:cs="Times New Roman"/>
          <w:color w:val="000000" w:themeColor="text1"/>
          <w:sz w:val="22"/>
          <w:rPrChange w:id="1014" w:author="Yuting Wang" w:date="2026-02-11T11:33:00Z" w16du:dateUtc="2026-02-11T03:33:00Z">
            <w:rPr>
              <w:del w:id="1015" w:author="嘏 吴" w:date="2026-03-30T03:07:00Z" w16du:dateUtc="2026-03-29T19:07:00Z"/>
              <w:rFonts w:ascii="Arial" w:hAnsi="Arial" w:cs="Arial"/>
              <w:color w:val="000000" w:themeColor="text1"/>
              <w:sz w:val="22"/>
            </w:rPr>
          </w:rPrChange>
        </w:rPr>
      </w:pPr>
      <w:del w:id="1016" w:author="嘏 吴" w:date="2026-03-30T03:07:00Z" w16du:dateUtc="2026-03-29T19:07:00Z">
        <w:r w:rsidRPr="003F084D" w:rsidDel="00DA0F64">
          <w:rPr>
            <w:rFonts w:ascii="Times New Roman" w:hAnsi="Times New Roman" w:cs="Times New Roman"/>
            <w:color w:val="000000" w:themeColor="text1"/>
            <w:sz w:val="22"/>
            <w:rPrChange w:id="1017" w:author="Yuting Wang" w:date="2026-02-11T11:33:00Z" w16du:dateUtc="2026-02-11T03:33:00Z">
              <w:rPr>
                <w:rFonts w:ascii="Arial" w:hAnsi="Arial" w:cs="Arial"/>
                <w:color w:val="000000" w:themeColor="text1"/>
                <w:sz w:val="22"/>
              </w:rPr>
            </w:rPrChange>
          </w:rPr>
          <w:delText>To better understand the peptide binding predictions, we conducted a detailed analysis of three representative peptides: NAAERRGPL (bound to HLA-A</w:delText>
        </w:r>
        <w:r w:rsidR="00992C04" w:rsidRPr="003F084D" w:rsidDel="00DA0F64">
          <w:rPr>
            <w:rFonts w:ascii="Times New Roman" w:hAnsi="Times New Roman" w:cs="Times New Roman"/>
            <w:color w:val="000000" w:themeColor="text1"/>
            <w:sz w:val="22"/>
            <w:rPrChange w:id="1018" w:author="Yuting Wang" w:date="2026-02-11T11:33:00Z" w16du:dateUtc="2026-02-11T03:33:00Z">
              <w:rPr>
                <w:rFonts w:ascii="Arial" w:hAnsi="Arial" w:cs="Arial"/>
                <w:color w:val="000000" w:themeColor="text1"/>
                <w:sz w:val="22"/>
              </w:rPr>
            </w:rPrChange>
          </w:rPr>
          <w:delText>*</w:delText>
        </w:r>
        <w:r w:rsidRPr="003F084D" w:rsidDel="00DA0F64">
          <w:rPr>
            <w:rFonts w:ascii="Times New Roman" w:hAnsi="Times New Roman" w:cs="Times New Roman"/>
            <w:color w:val="000000" w:themeColor="text1"/>
            <w:sz w:val="22"/>
            <w:rPrChange w:id="1019" w:author="Yuting Wang" w:date="2026-02-11T11:33:00Z" w16du:dateUtc="2026-02-11T03:33:00Z">
              <w:rPr>
                <w:rFonts w:ascii="Arial" w:hAnsi="Arial" w:cs="Arial"/>
                <w:color w:val="000000" w:themeColor="text1"/>
                <w:sz w:val="22"/>
              </w:rPr>
            </w:rPrChange>
          </w:rPr>
          <w:delText>02:01), HVEKLARTL (bound to HLA-B</w:delText>
        </w:r>
        <w:r w:rsidR="00992C04" w:rsidRPr="003F084D" w:rsidDel="00DA0F64">
          <w:rPr>
            <w:rFonts w:ascii="Times New Roman" w:hAnsi="Times New Roman" w:cs="Times New Roman"/>
            <w:color w:val="000000" w:themeColor="text1"/>
            <w:sz w:val="22"/>
            <w:rPrChange w:id="1020" w:author="Yuting Wang" w:date="2026-02-11T11:33:00Z" w16du:dateUtc="2026-02-11T03:33:00Z">
              <w:rPr>
                <w:rFonts w:ascii="Arial" w:hAnsi="Arial" w:cs="Arial"/>
                <w:color w:val="000000" w:themeColor="text1"/>
                <w:sz w:val="22"/>
              </w:rPr>
            </w:rPrChange>
          </w:rPr>
          <w:delText>*</w:delText>
        </w:r>
        <w:r w:rsidRPr="003F084D" w:rsidDel="00DA0F64">
          <w:rPr>
            <w:rFonts w:ascii="Times New Roman" w:hAnsi="Times New Roman" w:cs="Times New Roman"/>
            <w:color w:val="000000" w:themeColor="text1"/>
            <w:sz w:val="22"/>
            <w:rPrChange w:id="1021" w:author="Yuting Wang" w:date="2026-02-11T11:33:00Z" w16du:dateUtc="2026-02-11T03:33:00Z">
              <w:rPr>
                <w:rFonts w:ascii="Arial" w:hAnsi="Arial" w:cs="Arial"/>
                <w:color w:val="000000" w:themeColor="text1"/>
                <w:sz w:val="22"/>
              </w:rPr>
            </w:rPrChange>
          </w:rPr>
          <w:delText>15:02), and SLIARLERL (bound to HLA-C*05:01). Computational methods were employed to identify key peptide residues that contribute significantly to binding, as experimental validation remains challenging. Using APE-Gen2.0, we modeled peptide-HLA (pHLA) complexes and generated multiple binding configurations for each peptide</w:delText>
        </w:r>
        <w:r w:rsidR="003F07A9" w:rsidRPr="003F084D" w:rsidDel="00DA0F64">
          <w:rPr>
            <w:rFonts w:ascii="Times New Roman" w:hAnsi="Times New Roman" w:cs="Times New Roman"/>
            <w:color w:val="000000" w:themeColor="text1"/>
            <w:sz w:val="22"/>
            <w:rPrChange w:id="1022" w:author="Yuting Wang" w:date="2026-02-11T11:33:00Z" w16du:dateUtc="2026-02-11T03:33:00Z">
              <w:rPr>
                <w:rFonts w:ascii="Arial" w:hAnsi="Arial" w:cs="Arial"/>
                <w:color w:val="000000" w:themeColor="text1"/>
                <w:sz w:val="22"/>
              </w:rPr>
            </w:rPrChange>
          </w:rPr>
          <w:delText xml:space="preserve"> (</w:delText>
        </w:r>
        <w:r w:rsidR="003F07A9" w:rsidRPr="003F084D" w:rsidDel="00DA0F64">
          <w:rPr>
            <w:rFonts w:ascii="Times New Roman" w:hAnsi="Times New Roman" w:cs="Times New Roman"/>
            <w:color w:val="000000" w:themeColor="text1"/>
            <w:sz w:val="22"/>
            <w:rPrChange w:id="1023" w:author="Yuting Wang" w:date="2026-02-11T11:33:00Z" w16du:dateUtc="2026-02-11T03:33:00Z">
              <w:rPr>
                <w:rFonts w:ascii="Arial" w:hAnsi="Arial" w:cs="Arial"/>
                <w:b/>
                <w:bCs/>
                <w:color w:val="000000" w:themeColor="text1"/>
                <w:sz w:val="22"/>
              </w:rPr>
            </w:rPrChange>
          </w:rPr>
          <w:delText>Figure 4G-I</w:delText>
        </w:r>
        <w:r w:rsidR="003F07A9" w:rsidRPr="003F084D" w:rsidDel="00DA0F64">
          <w:rPr>
            <w:rFonts w:ascii="Times New Roman" w:hAnsi="Times New Roman" w:cs="Times New Roman"/>
            <w:color w:val="000000" w:themeColor="text1"/>
            <w:sz w:val="22"/>
            <w:rPrChange w:id="1024" w:author="Yuting Wang" w:date="2026-02-11T11:33:00Z" w16du:dateUtc="2026-02-11T03:33:00Z">
              <w:rPr>
                <w:rFonts w:ascii="Arial" w:hAnsi="Arial" w:cs="Arial"/>
                <w:color w:val="000000" w:themeColor="text1"/>
                <w:sz w:val="22"/>
              </w:rPr>
            </w:rPrChange>
          </w:rPr>
          <w:delText>)</w:delText>
        </w:r>
        <w:r w:rsidRPr="003F084D" w:rsidDel="00DA0F64">
          <w:rPr>
            <w:rFonts w:ascii="Times New Roman" w:hAnsi="Times New Roman" w:cs="Times New Roman"/>
            <w:color w:val="000000" w:themeColor="text1"/>
            <w:sz w:val="22"/>
            <w:rPrChange w:id="1025" w:author="Yuting Wang" w:date="2026-02-11T11:33:00Z" w16du:dateUtc="2026-02-11T03:33:00Z">
              <w:rPr>
                <w:rFonts w:ascii="Arial" w:hAnsi="Arial" w:cs="Arial"/>
                <w:color w:val="000000" w:themeColor="text1"/>
                <w:sz w:val="22"/>
              </w:rPr>
            </w:rPrChange>
          </w:rPr>
          <w:delText>. The highest-scoring structure was selected for further analysis, employing BAlaS to compute the change in binding free energy (</w:delText>
        </w:r>
        <w:r w:rsidRPr="003F084D" w:rsidDel="00DA0F64">
          <w:rPr>
            <w:rFonts w:ascii="Times New Roman" w:hAnsi="Times New Roman" w:cs="Times New Roman" w:hint="eastAsia"/>
            <w:color w:val="000000" w:themeColor="text1"/>
            <w:sz w:val="22"/>
            <w:rPrChange w:id="1026" w:author="Yuting Wang" w:date="2026-02-11T11:33:00Z" w16du:dateUtc="2026-02-11T03:33:00Z">
              <w:rPr>
                <w:rFonts w:ascii="Arial" w:hAnsi="Arial" w:cs="Arial" w:hint="eastAsia"/>
                <w:color w:val="000000" w:themeColor="text1"/>
                <w:sz w:val="22"/>
              </w:rPr>
            </w:rPrChange>
          </w:rPr>
          <w:delText>ΔΔ</w:delText>
        </w:r>
        <w:r w:rsidRPr="003F084D" w:rsidDel="00DA0F64">
          <w:rPr>
            <w:rFonts w:ascii="Times New Roman" w:hAnsi="Times New Roman" w:cs="Times New Roman"/>
            <w:color w:val="000000" w:themeColor="text1"/>
            <w:sz w:val="22"/>
            <w:rPrChange w:id="1027" w:author="Yuting Wang" w:date="2026-02-11T11:33:00Z" w16du:dateUtc="2026-02-11T03:33:00Z">
              <w:rPr>
                <w:rFonts w:ascii="Arial" w:hAnsi="Arial" w:cs="Arial"/>
                <w:color w:val="000000" w:themeColor="text1"/>
                <w:sz w:val="22"/>
              </w:rPr>
            </w:rPrChange>
          </w:rPr>
          <w:delText xml:space="preserve">G) for each peptide residue substituted with alanine. Residues exhibiting a </w:delText>
        </w:r>
        <w:r w:rsidRPr="003F084D" w:rsidDel="00DA0F64">
          <w:rPr>
            <w:rFonts w:ascii="Times New Roman" w:hAnsi="Times New Roman" w:cs="Times New Roman" w:hint="eastAsia"/>
            <w:color w:val="000000" w:themeColor="text1"/>
            <w:sz w:val="22"/>
            <w:rPrChange w:id="1028" w:author="Yuting Wang" w:date="2026-02-11T11:33:00Z" w16du:dateUtc="2026-02-11T03:33:00Z">
              <w:rPr>
                <w:rFonts w:ascii="Arial" w:hAnsi="Arial" w:cs="Arial" w:hint="eastAsia"/>
                <w:color w:val="000000" w:themeColor="text1"/>
                <w:sz w:val="22"/>
              </w:rPr>
            </w:rPrChange>
          </w:rPr>
          <w:delText>ΔΔ</w:delText>
        </w:r>
        <w:r w:rsidRPr="003F084D" w:rsidDel="00DA0F64">
          <w:rPr>
            <w:rFonts w:ascii="Times New Roman" w:hAnsi="Times New Roman" w:cs="Times New Roman"/>
            <w:color w:val="000000" w:themeColor="text1"/>
            <w:sz w:val="22"/>
            <w:rPrChange w:id="1029" w:author="Yuting Wang" w:date="2026-02-11T11:33:00Z" w16du:dateUtc="2026-02-11T03:33:00Z">
              <w:rPr>
                <w:rFonts w:ascii="Arial" w:hAnsi="Arial" w:cs="Arial"/>
                <w:color w:val="000000" w:themeColor="text1"/>
                <w:sz w:val="22"/>
              </w:rPr>
            </w:rPrChange>
          </w:rPr>
          <w:delText xml:space="preserve">G </w:delText>
        </w:r>
        <w:r w:rsidRPr="003F084D" w:rsidDel="00DA0F64">
          <w:rPr>
            <w:rFonts w:ascii="Times New Roman" w:hAnsi="Times New Roman" w:cs="Times New Roman" w:hint="eastAsia"/>
            <w:color w:val="000000" w:themeColor="text1"/>
            <w:sz w:val="22"/>
            <w:rPrChange w:id="1030" w:author="Yuting Wang" w:date="2026-02-11T11:33:00Z" w16du:dateUtc="2026-02-11T03:33:00Z">
              <w:rPr>
                <w:rFonts w:ascii="Arial" w:hAnsi="Arial" w:cs="Arial" w:hint="eastAsia"/>
                <w:color w:val="000000" w:themeColor="text1"/>
                <w:sz w:val="22"/>
              </w:rPr>
            </w:rPrChange>
          </w:rPr>
          <w:delText>≥</w:delText>
        </w:r>
        <w:r w:rsidRPr="003F084D" w:rsidDel="00DA0F64">
          <w:rPr>
            <w:rFonts w:ascii="Times New Roman" w:hAnsi="Times New Roman" w:cs="Times New Roman"/>
            <w:color w:val="000000" w:themeColor="text1"/>
            <w:sz w:val="22"/>
            <w:rPrChange w:id="1031" w:author="Yuting Wang" w:date="2026-02-11T11:33:00Z" w16du:dateUtc="2026-02-11T03:33:00Z">
              <w:rPr>
                <w:rFonts w:ascii="Arial" w:hAnsi="Arial" w:cs="Arial"/>
                <w:color w:val="000000" w:themeColor="text1"/>
                <w:sz w:val="22"/>
              </w:rPr>
            </w:rPrChange>
          </w:rPr>
          <w:delText xml:space="preserve"> 4.184 kJ/mol were considered critical for binding. This computational approach revealed binding residues that aligned with established motifs: Leu at position 9 (P9) in NAAERRGPL, Glu at position 4 (P4) in NAAERRGPL, His at position 1 (P1), Val at P2, and Thr at P8 in HVEKLARTL, and Leu at P2 in SLIARLERL. While many residues aligned with canonical binding motifs, deviations were observed, such as the presence of Glu at P3 in HVEKLARTL, which is not typically represented in the global motif, underscoring variability in binding patterns across different peptides.</w:delText>
        </w:r>
      </w:del>
    </w:p>
    <w:p w14:paraId="1226788A" w14:textId="1CE6F519" w:rsidR="00EA5F45" w:rsidRPr="003F084D" w:rsidDel="00DA0F64" w:rsidRDefault="00BF1678" w:rsidP="00BF1678">
      <w:pPr>
        <w:spacing w:line="360" w:lineRule="auto"/>
        <w:ind w:firstLineChars="200" w:firstLine="440"/>
        <w:rPr>
          <w:del w:id="1032" w:author="嘏 吴" w:date="2026-03-30T03:07:00Z" w16du:dateUtc="2026-03-29T19:07:00Z"/>
          <w:rFonts w:ascii="Times New Roman" w:hAnsi="Times New Roman" w:cs="Times New Roman"/>
          <w:color w:val="000000" w:themeColor="text1"/>
          <w:sz w:val="22"/>
          <w:rPrChange w:id="1033" w:author="Yuting Wang" w:date="2026-02-11T11:33:00Z" w16du:dateUtc="2026-02-11T03:33:00Z">
            <w:rPr>
              <w:del w:id="1034" w:author="嘏 吴" w:date="2026-03-30T03:07:00Z" w16du:dateUtc="2026-03-29T19:07:00Z"/>
              <w:rFonts w:ascii="Arial" w:hAnsi="Arial" w:cs="Arial"/>
              <w:color w:val="000000" w:themeColor="text1"/>
              <w:sz w:val="22"/>
            </w:rPr>
          </w:rPrChange>
        </w:rPr>
      </w:pPr>
      <w:del w:id="1035" w:author="嘏 吴" w:date="2026-03-30T03:07:00Z" w16du:dateUtc="2026-03-29T19:07:00Z">
        <w:r w:rsidRPr="003F084D" w:rsidDel="00DA0F64">
          <w:rPr>
            <w:rFonts w:ascii="Times New Roman" w:hAnsi="Times New Roman" w:cs="Times New Roman"/>
            <w:color w:val="000000" w:themeColor="text1"/>
            <w:sz w:val="22"/>
            <w:rPrChange w:id="1036" w:author="Yuting Wang" w:date="2026-02-11T11:33:00Z" w16du:dateUtc="2026-02-11T03:33:00Z">
              <w:rPr>
                <w:rFonts w:ascii="Arial" w:hAnsi="Arial" w:cs="Arial"/>
                <w:color w:val="000000" w:themeColor="text1"/>
                <w:sz w:val="22"/>
              </w:rPr>
            </w:rPrChange>
          </w:rPr>
          <w:delText>Prediction outcomes and SHPA</w:delText>
        </w:r>
      </w:del>
      <w:ins w:id="1037" w:author="Yuting Wang" w:date="2026-02-03T16:24:00Z" w16du:dateUtc="2026-02-03T08:24:00Z">
        <w:del w:id="1038" w:author="嘏 吴" w:date="2026-03-30T03:07:00Z" w16du:dateUtc="2026-03-29T19:07:00Z">
          <w:r w:rsidR="00B2739D" w:rsidRPr="003F084D" w:rsidDel="00DA0F64">
            <w:rPr>
              <w:rFonts w:ascii="Times New Roman" w:hAnsi="Times New Roman" w:cs="Times New Roman"/>
              <w:color w:val="000000" w:themeColor="text1"/>
              <w:sz w:val="22"/>
              <w:rPrChange w:id="1039" w:author="Yuting Wang" w:date="2026-02-11T11:33:00Z" w16du:dateUtc="2026-02-11T03:33:00Z">
                <w:rPr>
                  <w:rFonts w:ascii="Arial" w:hAnsi="Arial" w:cs="Arial"/>
                  <w:color w:val="000000" w:themeColor="text1"/>
                  <w:sz w:val="22"/>
                </w:rPr>
              </w:rPrChange>
            </w:rPr>
            <w:delText>SHAP</w:delText>
          </w:r>
        </w:del>
      </w:ins>
      <w:del w:id="1040" w:author="嘏 吴" w:date="2026-03-30T03:07:00Z" w16du:dateUtc="2026-03-29T19:07:00Z">
        <w:r w:rsidRPr="003F084D" w:rsidDel="00DA0F64">
          <w:rPr>
            <w:rFonts w:ascii="Times New Roman" w:hAnsi="Times New Roman" w:cs="Times New Roman"/>
            <w:color w:val="000000" w:themeColor="text1"/>
            <w:sz w:val="22"/>
            <w:rPrChange w:id="1041" w:author="Yuting Wang" w:date="2026-02-11T11:33:00Z" w16du:dateUtc="2026-02-11T03:33:00Z">
              <w:rPr>
                <w:rFonts w:ascii="Arial" w:hAnsi="Arial" w:cs="Arial"/>
                <w:color w:val="000000" w:themeColor="text1"/>
                <w:sz w:val="22"/>
              </w:rPr>
            </w:rPrChange>
          </w:rPr>
          <w:delText xml:space="preserve">-derived attribution values for each peptide are illustrated in </w:delText>
        </w:r>
        <w:r w:rsidR="00EA5F45" w:rsidRPr="003F084D" w:rsidDel="00DA0F64">
          <w:rPr>
            <w:rFonts w:ascii="Times New Roman" w:hAnsi="Times New Roman" w:cs="Times New Roman"/>
            <w:color w:val="000000" w:themeColor="text1"/>
            <w:sz w:val="22"/>
            <w:rPrChange w:id="1042" w:author="Yuting Wang" w:date="2026-02-11T11:33:00Z" w16du:dateUtc="2026-02-11T03:33:00Z">
              <w:rPr>
                <w:rFonts w:ascii="Arial" w:hAnsi="Arial" w:cs="Arial"/>
                <w:b/>
                <w:bCs/>
                <w:color w:val="000000" w:themeColor="text1"/>
                <w:sz w:val="22"/>
              </w:rPr>
            </w:rPrChange>
          </w:rPr>
          <w:delText xml:space="preserve">Figure </w:delText>
        </w:r>
        <w:r w:rsidR="006A4F8B" w:rsidRPr="003F084D" w:rsidDel="00DA0F64">
          <w:rPr>
            <w:rFonts w:ascii="Times New Roman" w:hAnsi="Times New Roman" w:cs="Times New Roman"/>
            <w:color w:val="000000" w:themeColor="text1"/>
            <w:sz w:val="22"/>
            <w:rPrChange w:id="1043" w:author="Yuting Wang" w:date="2026-02-11T11:33:00Z" w16du:dateUtc="2026-02-11T03:33:00Z">
              <w:rPr>
                <w:rFonts w:ascii="Arial" w:hAnsi="Arial" w:cs="Arial"/>
                <w:b/>
                <w:bCs/>
                <w:color w:val="000000" w:themeColor="text1"/>
                <w:sz w:val="22"/>
              </w:rPr>
            </w:rPrChange>
          </w:rPr>
          <w:delText>4</w:delText>
        </w:r>
        <w:r w:rsidR="00EA5F45" w:rsidRPr="003F084D" w:rsidDel="00DA0F64">
          <w:rPr>
            <w:rFonts w:ascii="Times New Roman" w:hAnsi="Times New Roman" w:cs="Times New Roman"/>
            <w:color w:val="000000" w:themeColor="text1"/>
            <w:sz w:val="22"/>
            <w:rPrChange w:id="1044" w:author="Yuting Wang" w:date="2026-02-11T11:33:00Z" w16du:dateUtc="2026-02-11T03:33:00Z">
              <w:rPr>
                <w:rFonts w:ascii="Arial" w:hAnsi="Arial" w:cs="Arial"/>
                <w:b/>
                <w:bCs/>
                <w:color w:val="000000" w:themeColor="text1"/>
                <w:sz w:val="22"/>
              </w:rPr>
            </w:rPrChange>
          </w:rPr>
          <w:delText>J-K</w:delText>
        </w:r>
        <w:r w:rsidRPr="003F084D" w:rsidDel="00DA0F64">
          <w:rPr>
            <w:rFonts w:ascii="Times New Roman" w:hAnsi="Times New Roman" w:cs="Times New Roman"/>
            <w:color w:val="000000" w:themeColor="text1"/>
            <w:sz w:val="22"/>
            <w:rPrChange w:id="1045" w:author="Yuting Wang" w:date="2026-02-11T11:33:00Z" w16du:dateUtc="2026-02-11T03:33:00Z">
              <w:rPr>
                <w:rFonts w:ascii="Arial" w:hAnsi="Arial" w:cs="Arial"/>
                <w:color w:val="000000" w:themeColor="text1"/>
                <w:sz w:val="22"/>
              </w:rPr>
            </w:rPrChange>
          </w:rPr>
          <w:delText xml:space="preserve">, with values generally correlating with computed </w:delText>
        </w:r>
        <w:r w:rsidR="00EA5F45" w:rsidRPr="003F084D" w:rsidDel="00DA0F64">
          <w:rPr>
            <w:rFonts w:ascii="Times New Roman" w:hAnsi="Times New Roman" w:cs="Times New Roman"/>
            <w:color w:val="000000" w:themeColor="text1"/>
            <w:sz w:val="22"/>
            <w:rPrChange w:id="1046" w:author="Yuting Wang" w:date="2026-02-11T11:33:00Z" w16du:dateUtc="2026-02-11T03:33:00Z">
              <w:rPr>
                <w:rFonts w:ascii="Arial" w:hAnsi="Arial" w:cs="Arial"/>
                <w:color w:val="000000" w:themeColor="text1"/>
                <w:sz w:val="22"/>
              </w:rPr>
            </w:rPrChange>
          </w:rPr>
          <w:delText xml:space="preserve">ΔΔG. Residues with higher ΔΔG typically received higher attribution scores. The corresponding LIME results are </w:delText>
        </w:r>
        <w:r w:rsidRPr="003F084D" w:rsidDel="00DA0F64">
          <w:rPr>
            <w:rFonts w:ascii="Times New Roman" w:hAnsi="Times New Roman" w:cs="Times New Roman"/>
            <w:color w:val="000000" w:themeColor="text1"/>
            <w:sz w:val="22"/>
            <w:rPrChange w:id="1047" w:author="Yuting Wang" w:date="2026-02-11T11:33:00Z" w16du:dateUtc="2026-02-11T03:33:00Z">
              <w:rPr>
                <w:rFonts w:ascii="Arial" w:hAnsi="Arial" w:cs="Arial"/>
                <w:color w:val="000000" w:themeColor="text1"/>
                <w:sz w:val="22"/>
              </w:rPr>
            </w:rPrChange>
          </w:rPr>
          <w:delText>provided</w:delText>
        </w:r>
        <w:r w:rsidR="00EA5F45" w:rsidRPr="003F084D" w:rsidDel="00DA0F64">
          <w:rPr>
            <w:rFonts w:ascii="Times New Roman" w:hAnsi="Times New Roman" w:cs="Times New Roman"/>
            <w:color w:val="000000" w:themeColor="text1"/>
            <w:sz w:val="22"/>
            <w:rPrChange w:id="1048" w:author="Yuting Wang" w:date="2026-02-11T11:33:00Z" w16du:dateUtc="2026-02-11T03:33:00Z">
              <w:rPr>
                <w:rFonts w:ascii="Arial" w:hAnsi="Arial" w:cs="Arial"/>
                <w:color w:val="000000" w:themeColor="text1"/>
                <w:sz w:val="22"/>
              </w:rPr>
            </w:rPrChange>
          </w:rPr>
          <w:delText xml:space="preserve"> in </w:delText>
        </w:r>
        <w:r w:rsidR="00EA5F45" w:rsidRPr="003F084D" w:rsidDel="00DA0F64">
          <w:rPr>
            <w:rFonts w:ascii="Times New Roman" w:hAnsi="Times New Roman" w:cs="Times New Roman"/>
            <w:color w:val="000000" w:themeColor="text1"/>
            <w:sz w:val="22"/>
            <w:rPrChange w:id="1049" w:author="Yuting Wang" w:date="2026-02-11T11:33:00Z" w16du:dateUtc="2026-02-11T03:33:00Z">
              <w:rPr>
                <w:rFonts w:ascii="Arial" w:hAnsi="Arial" w:cs="Arial"/>
                <w:b/>
                <w:bCs/>
                <w:color w:val="000000" w:themeColor="text1"/>
                <w:sz w:val="22"/>
              </w:rPr>
            </w:rPrChange>
          </w:rPr>
          <w:delText xml:space="preserve">Supplementary Figure </w:delText>
        </w:r>
        <w:r w:rsidR="00560619" w:rsidRPr="003F084D" w:rsidDel="00DA0F64">
          <w:rPr>
            <w:rFonts w:ascii="Times New Roman" w:hAnsi="Times New Roman" w:cs="Times New Roman"/>
            <w:color w:val="000000" w:themeColor="text1"/>
            <w:sz w:val="22"/>
            <w:rPrChange w:id="1050" w:author="Yuting Wang" w:date="2026-02-11T11:33:00Z" w16du:dateUtc="2026-02-11T03:33:00Z">
              <w:rPr>
                <w:rFonts w:ascii="Arial" w:hAnsi="Arial" w:cs="Arial"/>
                <w:b/>
                <w:bCs/>
                <w:color w:val="000000" w:themeColor="text1"/>
                <w:sz w:val="22"/>
              </w:rPr>
            </w:rPrChange>
          </w:rPr>
          <w:delText>S</w:delText>
        </w:r>
        <w:r w:rsidR="00485DC9" w:rsidRPr="003F084D" w:rsidDel="00DA0F64">
          <w:rPr>
            <w:rFonts w:ascii="Times New Roman" w:hAnsi="Times New Roman" w:cs="Times New Roman"/>
            <w:color w:val="000000" w:themeColor="text1"/>
            <w:sz w:val="22"/>
            <w:rPrChange w:id="1051" w:author="Yuting Wang" w:date="2026-02-11T11:33:00Z" w16du:dateUtc="2026-02-11T03:33:00Z">
              <w:rPr>
                <w:rFonts w:ascii="Arial" w:hAnsi="Arial" w:cs="Arial"/>
                <w:b/>
                <w:bCs/>
                <w:color w:val="000000" w:themeColor="text1"/>
                <w:sz w:val="22"/>
              </w:rPr>
            </w:rPrChange>
          </w:rPr>
          <w:delText>4A</w:delText>
        </w:r>
        <w:r w:rsidR="00EA5F45" w:rsidRPr="003F084D" w:rsidDel="00DA0F64">
          <w:rPr>
            <w:rFonts w:ascii="Times New Roman" w:hAnsi="Times New Roman" w:cs="Times New Roman"/>
            <w:color w:val="000000" w:themeColor="text1"/>
            <w:sz w:val="22"/>
            <w:rPrChange w:id="1052" w:author="Yuting Wang" w:date="2026-02-11T11:33:00Z" w16du:dateUtc="2026-02-11T03:33:00Z">
              <w:rPr>
                <w:rFonts w:ascii="Arial" w:hAnsi="Arial" w:cs="Arial"/>
                <w:b/>
                <w:bCs/>
                <w:color w:val="000000" w:themeColor="text1"/>
                <w:sz w:val="22"/>
              </w:rPr>
            </w:rPrChange>
          </w:rPr>
          <w:delText>-F</w:delText>
        </w:r>
        <w:r w:rsidR="00EA5F45" w:rsidRPr="003F084D" w:rsidDel="00DA0F64">
          <w:rPr>
            <w:rFonts w:ascii="Times New Roman" w:hAnsi="Times New Roman" w:cs="Times New Roman"/>
            <w:color w:val="000000" w:themeColor="text1"/>
            <w:sz w:val="22"/>
            <w:rPrChange w:id="1053" w:author="Yuting Wang" w:date="2026-02-11T11:33:00Z" w16du:dateUtc="2026-02-11T03:33:00Z">
              <w:rPr>
                <w:rFonts w:ascii="Arial" w:hAnsi="Arial" w:cs="Arial"/>
                <w:color w:val="000000" w:themeColor="text1"/>
                <w:sz w:val="22"/>
              </w:rPr>
            </w:rPrChange>
          </w:rPr>
          <w:delText>. In NAAERRGPL, tools such as STMHCpan, CapsNet-MHC_AN, and MHCflurry2.0_PS</w:delText>
        </w:r>
      </w:del>
      <w:ins w:id="1054" w:author="Yuting Wang" w:date="2026-03-02T10:54:00Z" w16du:dateUtc="2026-03-02T02:54:00Z">
        <w:del w:id="1055" w:author="嘏 吴" w:date="2026-03-30T03:07:00Z" w16du:dateUtc="2026-03-29T19:07:00Z">
          <w:r w:rsidR="00907314" w:rsidDel="00DA0F64">
            <w:rPr>
              <w:rFonts w:ascii="Times New Roman" w:hAnsi="Times New Roman" w:cs="Times New Roman"/>
              <w:color w:val="000000" w:themeColor="text1"/>
              <w:sz w:val="22"/>
            </w:rPr>
            <w:delText>MHCflurry2.0_AP</w:delText>
          </w:r>
        </w:del>
      </w:ins>
      <w:del w:id="1056" w:author="嘏 吴" w:date="2026-03-30T03:07:00Z" w16du:dateUtc="2026-03-29T19:07:00Z">
        <w:r w:rsidR="00EA5F45" w:rsidRPr="003F084D" w:rsidDel="00DA0F64">
          <w:rPr>
            <w:rFonts w:ascii="Times New Roman" w:hAnsi="Times New Roman" w:cs="Times New Roman"/>
            <w:color w:val="000000" w:themeColor="text1"/>
            <w:sz w:val="22"/>
            <w:rPrChange w:id="1057" w:author="Yuting Wang" w:date="2026-02-11T11:33:00Z" w16du:dateUtc="2026-02-11T03:33:00Z">
              <w:rPr>
                <w:rFonts w:ascii="Arial" w:hAnsi="Arial" w:cs="Arial"/>
                <w:color w:val="000000" w:themeColor="text1"/>
                <w:sz w:val="22"/>
              </w:rPr>
            </w:rPrChange>
          </w:rPr>
          <w:delText xml:space="preserve"> assigned higher attribution values to Leu at P9 and Glu at P4, while other tools were less effective in recognizing these critical residues, resulting in discrepancies in predictions. TransPHLA, for instance, assigned a notably low score to Ala at P2, which negatively impacted the overall peptide score and led to a missed true positive outcome. The variation in tool performance was particularly pronounced in the case of HVEKLARTL, where STMHCpan assigned high attribution scores to P1 and P9, in line with their predicted contributions to binding free energy. In contrast, MHCflurry2.0_BA and NetMHCpan4.1_EL also demonstrated good performance. Notably, MHCflurry2.0_BA was more lenient in recognizing Glu at P3 compared to MHCflurry2.0_PS</w:delText>
        </w:r>
      </w:del>
      <w:ins w:id="1058" w:author="Yuting Wang" w:date="2026-03-02T10:54:00Z" w16du:dateUtc="2026-03-02T02:54:00Z">
        <w:del w:id="1059" w:author="嘏 吴" w:date="2026-03-30T03:07:00Z" w16du:dateUtc="2026-03-29T19:07:00Z">
          <w:r w:rsidR="00907314" w:rsidDel="00DA0F64">
            <w:rPr>
              <w:rFonts w:ascii="Times New Roman" w:hAnsi="Times New Roman" w:cs="Times New Roman"/>
              <w:color w:val="000000" w:themeColor="text1"/>
              <w:sz w:val="22"/>
            </w:rPr>
            <w:delText>MHCflurry2.0_AP</w:delText>
          </w:r>
        </w:del>
      </w:ins>
      <w:del w:id="1060" w:author="嘏 吴" w:date="2026-03-30T03:07:00Z" w16du:dateUtc="2026-03-29T19:07:00Z">
        <w:r w:rsidR="00EA5F45" w:rsidRPr="003F084D" w:rsidDel="00DA0F64">
          <w:rPr>
            <w:rFonts w:ascii="Times New Roman" w:hAnsi="Times New Roman" w:cs="Times New Roman"/>
            <w:color w:val="000000" w:themeColor="text1"/>
            <w:sz w:val="22"/>
            <w:rPrChange w:id="1061" w:author="Yuting Wang" w:date="2026-02-11T11:33:00Z" w16du:dateUtc="2026-02-11T03:33:00Z">
              <w:rPr>
                <w:rFonts w:ascii="Arial" w:hAnsi="Arial" w:cs="Arial"/>
                <w:color w:val="000000" w:themeColor="text1"/>
                <w:sz w:val="22"/>
              </w:rPr>
            </w:rPrChange>
          </w:rPr>
          <w:delText>, leading to its correct prediction, while NetMHCpan4.1_EL outperformed NetMHCpan4.1_BA, likely benefiting from training on EL data. For SLIARLERL, MHCflurry2.0_PS</w:delText>
        </w:r>
      </w:del>
      <w:ins w:id="1062" w:author="Yuting Wang" w:date="2026-03-02T10:54:00Z" w16du:dateUtc="2026-03-02T02:54:00Z">
        <w:del w:id="1063" w:author="嘏 吴" w:date="2026-03-30T03:07:00Z" w16du:dateUtc="2026-03-29T19:07:00Z">
          <w:r w:rsidR="00907314" w:rsidDel="00DA0F64">
            <w:rPr>
              <w:rFonts w:ascii="Times New Roman" w:hAnsi="Times New Roman" w:cs="Times New Roman"/>
              <w:color w:val="000000" w:themeColor="text1"/>
              <w:sz w:val="22"/>
            </w:rPr>
            <w:delText>MHCflurry2.0_AP</w:delText>
          </w:r>
        </w:del>
      </w:ins>
      <w:del w:id="1064" w:author="嘏 吴" w:date="2026-03-30T03:07:00Z" w16du:dateUtc="2026-03-29T19:07:00Z">
        <w:r w:rsidR="00EA5F45" w:rsidRPr="003F084D" w:rsidDel="00DA0F64">
          <w:rPr>
            <w:rFonts w:ascii="Times New Roman" w:hAnsi="Times New Roman" w:cs="Times New Roman"/>
            <w:color w:val="000000" w:themeColor="text1"/>
            <w:sz w:val="22"/>
            <w:rPrChange w:id="1065" w:author="Yuting Wang" w:date="2026-02-11T11:33:00Z" w16du:dateUtc="2026-02-11T03:33:00Z">
              <w:rPr>
                <w:rFonts w:ascii="Arial" w:hAnsi="Arial" w:cs="Arial"/>
                <w:color w:val="000000" w:themeColor="text1"/>
                <w:sz w:val="22"/>
              </w:rPr>
            </w:rPrChange>
          </w:rPr>
          <w:delText xml:space="preserve"> showed superior performance compared to MHCflurry2.0_BA, while STMHCpan consistently produced accurate predictions.</w:delText>
        </w:r>
      </w:del>
    </w:p>
    <w:p w14:paraId="00051C7A" w14:textId="2D979E40" w:rsidR="00641DC6" w:rsidRPr="003F084D" w:rsidDel="00DA0F64" w:rsidRDefault="00EA5F45" w:rsidP="00A705F7">
      <w:pPr>
        <w:spacing w:line="360" w:lineRule="auto"/>
        <w:ind w:firstLineChars="200" w:firstLine="440"/>
        <w:rPr>
          <w:del w:id="1066" w:author="嘏 吴" w:date="2026-03-30T03:07:00Z" w16du:dateUtc="2026-03-29T19:07:00Z"/>
          <w:rFonts w:ascii="Times New Roman" w:hAnsi="Times New Roman" w:cs="Times New Roman"/>
          <w:color w:val="000000" w:themeColor="text1"/>
          <w:sz w:val="22"/>
          <w:rPrChange w:id="1067" w:author="Yuting Wang" w:date="2026-02-11T11:33:00Z" w16du:dateUtc="2026-02-11T03:33:00Z">
            <w:rPr>
              <w:del w:id="1068" w:author="嘏 吴" w:date="2026-03-30T03:07:00Z" w16du:dateUtc="2026-03-29T19:07:00Z"/>
              <w:rFonts w:ascii="Arial" w:hAnsi="Arial" w:cs="Arial"/>
              <w:color w:val="000000" w:themeColor="text1"/>
              <w:sz w:val="22"/>
            </w:rPr>
          </w:rPrChange>
        </w:rPr>
      </w:pPr>
      <w:del w:id="1069" w:author="嘏 吴" w:date="2026-03-30T03:07:00Z" w16du:dateUtc="2026-03-29T19:07:00Z">
        <w:r w:rsidRPr="003F084D" w:rsidDel="00DA0F64">
          <w:rPr>
            <w:rFonts w:ascii="Times New Roman" w:hAnsi="Times New Roman" w:cs="Times New Roman"/>
            <w:color w:val="000000" w:themeColor="text1"/>
            <w:sz w:val="22"/>
            <w:rPrChange w:id="1070" w:author="Yuting Wang" w:date="2026-02-11T11:33:00Z" w16du:dateUtc="2026-02-11T03:33:00Z">
              <w:rPr>
                <w:rFonts w:ascii="Arial" w:hAnsi="Arial" w:cs="Arial"/>
                <w:color w:val="000000" w:themeColor="text1"/>
                <w:sz w:val="22"/>
              </w:rPr>
            </w:rPrChange>
          </w:rPr>
          <w:delText xml:space="preserve">The distribution of SHAP and LIME values for all peptides in the test dataset, along with prediction results, is publicly available at </w:delText>
        </w:r>
        <w:r w:rsidR="002903EF" w:rsidRPr="003F084D" w:rsidDel="00DA0F64">
          <w:rPr>
            <w:rFonts w:ascii="Times New Roman" w:hAnsi="Times New Roman" w:cs="Times New Roman"/>
            <w:color w:val="000000" w:themeColor="text1"/>
            <w:sz w:val="22"/>
            <w:rPrChange w:id="1071" w:author="Yuting Wang" w:date="2026-02-11T11:33:00Z" w16du:dateUtc="2026-02-11T03:33:00Z">
              <w:rPr>
                <w:rFonts w:ascii="Arial" w:hAnsi="Arial" w:cs="Arial"/>
                <w:color w:val="000000" w:themeColor="text1"/>
                <w:sz w:val="22"/>
              </w:rPr>
            </w:rPrChange>
          </w:rPr>
          <w:delText>an open access data portal (</w:delText>
        </w:r>
        <w:r w:rsidR="002903EF" w:rsidRPr="003F084D" w:rsidDel="00DA0F64">
          <w:rPr>
            <w:rFonts w:ascii="Times New Roman" w:hAnsi="Times New Roman" w:cs="Times New Roman"/>
            <w:color w:val="000000" w:themeColor="text1"/>
            <w:sz w:val="22"/>
            <w:rPrChange w:id="1072" w:author="Yuting Wang" w:date="2026-02-11T11:33:00Z" w16du:dateUtc="2026-02-11T03:33:00Z">
              <w:rPr>
                <w:rFonts w:ascii="Arial" w:hAnsi="Arial" w:cs="Arial"/>
                <w:b/>
                <w:bCs/>
                <w:color w:val="000000" w:themeColor="text1"/>
                <w:sz w:val="22"/>
              </w:rPr>
            </w:rPrChange>
          </w:rPr>
          <w:delText>see Data Availability</w:delText>
        </w:r>
        <w:r w:rsidR="002903EF" w:rsidRPr="003F084D" w:rsidDel="00DA0F64">
          <w:rPr>
            <w:rFonts w:ascii="Times New Roman" w:hAnsi="Times New Roman" w:cs="Times New Roman"/>
            <w:color w:val="000000" w:themeColor="text1"/>
            <w:sz w:val="22"/>
            <w:rPrChange w:id="1073" w:author="Yuting Wang" w:date="2026-02-11T11:33:00Z" w16du:dateUtc="2026-02-11T03:33:00Z">
              <w:rPr>
                <w:rFonts w:ascii="Arial" w:hAnsi="Arial" w:cs="Arial"/>
                <w:color w:val="000000" w:themeColor="text1"/>
                <w:sz w:val="22"/>
              </w:rPr>
            </w:rPrChange>
          </w:rPr>
          <w:delText>)</w:delText>
        </w:r>
        <w:r w:rsidR="00A705F7" w:rsidRPr="003F084D" w:rsidDel="00DA0F64">
          <w:rPr>
            <w:rFonts w:ascii="Times New Roman" w:hAnsi="Times New Roman" w:cs="Times New Roman"/>
            <w:color w:val="000000" w:themeColor="text1"/>
            <w:sz w:val="22"/>
            <w:rPrChange w:id="1074" w:author="Yuting Wang" w:date="2026-02-11T11:33:00Z" w16du:dateUtc="2026-02-11T03:33:00Z">
              <w:rPr>
                <w:rFonts w:ascii="Arial" w:hAnsi="Arial" w:cs="Arial"/>
                <w:color w:val="000000" w:themeColor="text1"/>
                <w:sz w:val="22"/>
              </w:rPr>
            </w:rPrChange>
          </w:rPr>
          <w:delText xml:space="preserve">. </w:delText>
        </w:r>
        <w:r w:rsidRPr="003F084D" w:rsidDel="00DA0F64">
          <w:rPr>
            <w:rFonts w:ascii="Times New Roman" w:hAnsi="Times New Roman" w:cs="Times New Roman"/>
            <w:color w:val="000000" w:themeColor="text1"/>
            <w:sz w:val="22"/>
            <w:rPrChange w:id="1075" w:author="Yuting Wang" w:date="2026-02-11T11:33:00Z" w16du:dateUtc="2026-02-11T03:33:00Z">
              <w:rPr>
                <w:rFonts w:ascii="Arial" w:hAnsi="Arial" w:cs="Arial"/>
                <w:color w:val="000000" w:themeColor="text1"/>
                <w:sz w:val="22"/>
              </w:rPr>
            </w:rPrChange>
          </w:rPr>
          <w:delText>It is important to note that while the tools used in this study operate based on sequence-level content of both HLA and peptide data, the binding free energy contribution of each residue can be influenced by the peptide-HLA complex's conformation. This conformation-dependent variability introduces a significant source of error in model predictions, as a fixed peptide-HLA combination does not always result in binding.</w:delText>
        </w:r>
      </w:del>
    </w:p>
    <w:p w14:paraId="31A2CD99" w14:textId="77777777" w:rsidR="0072492B" w:rsidRPr="003F084D" w:rsidRDefault="0072492B" w:rsidP="00AA6524">
      <w:pPr>
        <w:spacing w:line="360" w:lineRule="auto"/>
        <w:rPr>
          <w:rFonts w:ascii="Times New Roman" w:hAnsi="Times New Roman" w:cs="Times New Roman"/>
          <w:b/>
          <w:bCs/>
          <w:color w:val="000000" w:themeColor="text1"/>
          <w:sz w:val="24"/>
          <w:szCs w:val="24"/>
          <w:rPrChange w:id="1076" w:author="Yuting Wang" w:date="2026-02-11T11:33:00Z" w16du:dateUtc="2026-02-11T03:33:00Z">
            <w:rPr>
              <w:rFonts w:ascii="Arial" w:hAnsi="Arial" w:cs="Arial"/>
              <w:b/>
              <w:bCs/>
              <w:color w:val="000000" w:themeColor="text1"/>
              <w:sz w:val="24"/>
              <w:szCs w:val="24"/>
            </w:rPr>
          </w:rPrChange>
        </w:rPr>
      </w:pPr>
    </w:p>
    <w:p w14:paraId="478363D5" w14:textId="76B5A5B3" w:rsidR="00AA6524" w:rsidRPr="003F084D" w:rsidRDefault="00AA6524" w:rsidP="00AA6524">
      <w:pPr>
        <w:spacing w:line="360" w:lineRule="auto"/>
        <w:rPr>
          <w:rFonts w:ascii="Times New Roman" w:hAnsi="Times New Roman" w:cs="Times New Roman"/>
          <w:b/>
          <w:bCs/>
          <w:color w:val="000000" w:themeColor="text1"/>
          <w:sz w:val="24"/>
          <w:szCs w:val="24"/>
          <w:rPrChange w:id="1077" w:author="Yuting Wang" w:date="2026-02-11T11:33:00Z" w16du:dateUtc="2026-02-11T03:33:00Z">
            <w:rPr>
              <w:rFonts w:ascii="Arial" w:hAnsi="Arial" w:cs="Arial"/>
              <w:b/>
              <w:bCs/>
              <w:color w:val="000000" w:themeColor="text1"/>
              <w:sz w:val="24"/>
              <w:szCs w:val="24"/>
            </w:rPr>
          </w:rPrChange>
        </w:rPr>
      </w:pPr>
      <w:r w:rsidRPr="003F084D">
        <w:rPr>
          <w:rFonts w:ascii="Times New Roman" w:hAnsi="Times New Roman" w:cs="Times New Roman"/>
          <w:b/>
          <w:bCs/>
          <w:color w:val="000000" w:themeColor="text1"/>
          <w:sz w:val="24"/>
          <w:szCs w:val="24"/>
          <w:rPrChange w:id="1078" w:author="Yuting Wang" w:date="2026-02-11T11:33:00Z" w16du:dateUtc="2026-02-11T03:33:00Z">
            <w:rPr>
              <w:rFonts w:ascii="Arial" w:hAnsi="Arial" w:cs="Arial"/>
              <w:b/>
              <w:bCs/>
              <w:color w:val="000000" w:themeColor="text1"/>
              <w:sz w:val="24"/>
              <w:szCs w:val="24"/>
            </w:rPr>
          </w:rPrChange>
        </w:rPr>
        <w:t>Discussion</w:t>
      </w:r>
    </w:p>
    <w:p w14:paraId="5DDA0A77" w14:textId="6F1B284A" w:rsidR="00782E95" w:rsidRPr="00782E95" w:rsidRDefault="00782E95" w:rsidP="0072492B">
      <w:pPr>
        <w:spacing w:line="360" w:lineRule="auto"/>
        <w:rPr>
          <w:ins w:id="1079" w:author="嘏 吴" w:date="2026-03-30T03:20:00Z" w16du:dateUtc="2026-03-29T19:20:00Z"/>
          <w:rFonts w:ascii="Times New Roman" w:hAnsi="Times New Roman" w:cs="Times New Roman"/>
          <w:i/>
          <w:iCs/>
          <w:color w:val="000000" w:themeColor="text1"/>
          <w:sz w:val="22"/>
          <w:rPrChange w:id="1080" w:author="嘏 吴" w:date="2026-03-30T03:21:00Z" w16du:dateUtc="2026-03-29T19:21:00Z">
            <w:rPr>
              <w:ins w:id="1081" w:author="嘏 吴" w:date="2026-03-30T03:20:00Z" w16du:dateUtc="2026-03-29T19:20:00Z"/>
              <w:rFonts w:ascii="Times New Roman" w:hAnsi="Times New Roman" w:cs="Times New Roman"/>
              <w:color w:val="000000" w:themeColor="text1"/>
              <w:sz w:val="22"/>
            </w:rPr>
          </w:rPrChange>
        </w:rPr>
      </w:pPr>
      <w:ins w:id="1082" w:author="嘏 吴" w:date="2026-03-30T03:21:00Z">
        <w:r w:rsidRPr="00782E95">
          <w:rPr>
            <w:rFonts w:ascii="Times New Roman" w:hAnsi="Times New Roman" w:cs="Times New Roman"/>
            <w:i/>
            <w:iCs/>
            <w:color w:val="000000" w:themeColor="text1"/>
            <w:sz w:val="22"/>
            <w:rPrChange w:id="1083" w:author="嘏 吴" w:date="2026-03-30T03:21:00Z" w16du:dateUtc="2026-03-29T19:21:00Z">
              <w:rPr>
                <w:rFonts w:ascii="Times New Roman" w:hAnsi="Times New Roman" w:cs="Times New Roman"/>
                <w:b/>
                <w:bCs/>
                <w:color w:val="000000" w:themeColor="text1"/>
                <w:sz w:val="22"/>
              </w:rPr>
            </w:rPrChange>
          </w:rPr>
          <w:t>Principal Findings</w:t>
        </w:r>
      </w:ins>
      <w:ins w:id="1084" w:author="嘏 吴" w:date="2026-03-30T03:21:00Z" w16du:dateUtc="2026-03-29T19:21:00Z">
        <w:r>
          <w:rPr>
            <w:rFonts w:ascii="Times New Roman" w:hAnsi="Times New Roman" w:cs="Times New Roman" w:hint="eastAsia"/>
            <w:i/>
            <w:iCs/>
            <w:color w:val="000000" w:themeColor="text1"/>
            <w:sz w:val="22"/>
          </w:rPr>
          <w:t>：</w:t>
        </w:r>
      </w:ins>
    </w:p>
    <w:p w14:paraId="6C6977C8" w14:textId="1A28EB14" w:rsidR="00782E95" w:rsidRDefault="00782E95" w:rsidP="0072492B">
      <w:pPr>
        <w:spacing w:line="360" w:lineRule="auto"/>
        <w:rPr>
          <w:ins w:id="1085" w:author="嘏 吴" w:date="2026-03-30T03:20:00Z" w16du:dateUtc="2026-03-29T19:20:00Z"/>
          <w:rFonts w:ascii="Times New Roman" w:hAnsi="Times New Roman" w:cs="Times New Roman"/>
          <w:color w:val="000000" w:themeColor="text1"/>
          <w:sz w:val="22"/>
        </w:rPr>
      </w:pPr>
      <w:ins w:id="1086" w:author="嘏 吴" w:date="2026-03-30T03:21:00Z">
        <w:r w:rsidRPr="00782E95">
          <w:rPr>
            <w:rFonts w:ascii="Times New Roman" w:hAnsi="Times New Roman" w:cs="Times New Roman"/>
            <w:color w:val="000000" w:themeColor="text1"/>
            <w:sz w:val="22"/>
          </w:rPr>
          <w:t>In this study, we conducted a comprehensive benchmarking analysis of 17 computational methods for predicting HLA-I peptide binding, utilizing a rigorously curated, multi-source dataset. By explicitly transitioning from traditional stratum-specific median thresholds to a prevalence-aware global optimal operating point (Comprehensive Score), we established a highly robust, threshold-independent performance hierarchy. The results unequivocally demonstrate the absolute dominance of self-attention-enhanced DNNs, with STMHCpan and BigMHC emerging as the top-performing tools across virtually all evaluated metrics and imbalance scenarios.</w:t>
        </w:r>
      </w:ins>
      <w:ins w:id="1087" w:author="嘏 吴" w:date="2026-03-30T03:24:00Z" w16du:dateUtc="2026-03-29T19:24:00Z">
        <w:r w:rsidRPr="00782E95">
          <w:rPr>
            <w:rFonts w:ascii="Times New Roman" w:hAnsi="Times New Roman" w:cs="Times New Roman"/>
            <w:color w:val="000000" w:themeColor="text1"/>
            <w:sz w:val="22"/>
          </w:rPr>
          <w:t xml:space="preserve"> </w:t>
        </w:r>
        <w:r w:rsidRPr="00770B91">
          <w:rPr>
            <w:rFonts w:ascii="Times New Roman" w:hAnsi="Times New Roman" w:cs="Times New Roman"/>
            <w:color w:val="000000" w:themeColor="text1"/>
            <w:sz w:val="22"/>
          </w:rPr>
          <w:t xml:space="preserve">Interestingly, CapsNet-MHC_AN, a capsule network-based predictor, also exhibited competitive performance, underscoring the versatility of this approach. In contrast, classical models such as </w:t>
        </w:r>
        <w:r>
          <w:rPr>
            <w:rFonts w:ascii="Times New Roman" w:hAnsi="Times New Roman" w:cs="Times New Roman"/>
            <w:color w:val="000000" w:themeColor="text1"/>
            <w:sz w:val="22"/>
          </w:rPr>
          <w:t>MHCflurry2.0_AP</w:t>
        </w:r>
        <w:r w:rsidRPr="00770B91">
          <w:rPr>
            <w:rFonts w:ascii="Times New Roman" w:hAnsi="Times New Roman" w:cs="Times New Roman"/>
            <w:color w:val="000000" w:themeColor="text1"/>
            <w:sz w:val="22"/>
          </w:rPr>
          <w:t xml:space="preserve"> and NetMHCpan4.1_EL consistently delivered good performance, reinforcing the importance of data quality and well-maintained tools.</w:t>
        </w:r>
      </w:ins>
    </w:p>
    <w:p w14:paraId="20AAF112" w14:textId="32527D91" w:rsidR="00782E95" w:rsidRDefault="00782E95" w:rsidP="00782E95">
      <w:pPr>
        <w:spacing w:line="360" w:lineRule="auto"/>
        <w:ind w:firstLine="420"/>
        <w:rPr>
          <w:ins w:id="1088" w:author="嘏 吴" w:date="2026-03-30T03:27:00Z" w16du:dateUtc="2026-03-29T19:27:00Z"/>
          <w:rFonts w:ascii="Times New Roman" w:hAnsi="Times New Roman" w:cs="Times New Roman"/>
          <w:color w:val="000000" w:themeColor="text1"/>
          <w:sz w:val="22"/>
        </w:rPr>
      </w:pPr>
      <w:ins w:id="1089" w:author="嘏 吴" w:date="2026-03-30T03:23:00Z">
        <w:r w:rsidRPr="00782E95">
          <w:rPr>
            <w:rFonts w:ascii="Times New Roman" w:hAnsi="Times New Roman" w:cs="Times New Roman"/>
            <w:color w:val="000000" w:themeColor="text1"/>
            <w:sz w:val="22"/>
          </w:rPr>
          <w:t xml:space="preserve">Our analysis underscores that algorithmic sophistication must be coupled with massive, high-quality training data to achieve true predictive efficacy. Tools incorporating eluted ligand (EL) data derived from mass spectrometry consistently outperformed those trained primarily on binding affinity (BA) data (e.g., MHCflurry2.0_PS over MHCflurry2.0_BA, and NetMHCpan4.1_EL over NetMHCpan4.1_BA). Furthermore, while self-attention mechanisms are uniquely adept at capturing long-range positional dependencies inherent in peptide-HLA interactions, they are severely penalized by insufficient training data, as evidenced by the underperformance of DeepNetBim and the stark discrepancy between CapsNet-MHC_AN and CapsNet-MHC_IE. Finally, by integrating Explainable AI (XAI) techniques with ensemble-based biophysical thermodynamics, we quantitatively established that SHAP provides a significantly more reliable and biologically faithful mechanistic interpretation of </w:t>
        </w:r>
        <w:r w:rsidRPr="00782E95">
          <w:rPr>
            <w:rFonts w:ascii="Times New Roman" w:hAnsi="Times New Roman" w:cs="Times New Roman"/>
            <w:color w:val="000000" w:themeColor="text1"/>
            <w:sz w:val="22"/>
          </w:rPr>
          <w:lastRenderedPageBreak/>
          <w:t>model decisions compared to LIME, particularly in recognizing critical anchor residues (P2 and P9).</w:t>
        </w:r>
      </w:ins>
    </w:p>
    <w:p w14:paraId="3E9FAC15" w14:textId="77777777" w:rsidR="00782E95" w:rsidRDefault="00782E95" w:rsidP="00782E95">
      <w:pPr>
        <w:spacing w:line="360" w:lineRule="auto"/>
        <w:ind w:firstLine="420"/>
        <w:rPr>
          <w:ins w:id="1090" w:author="嘏 吴" w:date="2026-03-30T03:23:00Z" w16du:dateUtc="2026-03-29T19:23:00Z"/>
          <w:rFonts w:ascii="Times New Roman" w:hAnsi="Times New Roman" w:cs="Times New Roman"/>
          <w:color w:val="000000" w:themeColor="text1"/>
          <w:sz w:val="22"/>
        </w:rPr>
      </w:pPr>
    </w:p>
    <w:p w14:paraId="1B718775" w14:textId="38F94B1F" w:rsidR="00782E95" w:rsidRPr="00782E95" w:rsidRDefault="00782E95" w:rsidP="00782E95">
      <w:pPr>
        <w:spacing w:line="360" w:lineRule="auto"/>
        <w:rPr>
          <w:ins w:id="1091" w:author="嘏 吴" w:date="2026-03-30T03:26:00Z" w16du:dateUtc="2026-03-29T19:26:00Z"/>
          <w:rFonts w:ascii="Times New Roman" w:hAnsi="Times New Roman" w:cs="Times New Roman"/>
          <w:i/>
          <w:iCs/>
          <w:color w:val="000000" w:themeColor="text1"/>
          <w:sz w:val="22"/>
          <w:rPrChange w:id="1092" w:author="嘏 吴" w:date="2026-03-30T03:27:00Z" w16du:dateUtc="2026-03-29T19:27:00Z">
            <w:rPr>
              <w:ins w:id="1093" w:author="嘏 吴" w:date="2026-03-30T03:26:00Z" w16du:dateUtc="2026-03-29T19:26:00Z"/>
              <w:rFonts w:ascii="Times New Roman" w:hAnsi="Times New Roman" w:cs="Times New Roman"/>
              <w:b/>
              <w:bCs/>
              <w:color w:val="000000" w:themeColor="text1"/>
              <w:sz w:val="22"/>
            </w:rPr>
          </w:rPrChange>
        </w:rPr>
      </w:pPr>
      <w:ins w:id="1094" w:author="嘏 吴" w:date="2026-03-30T03:26:00Z">
        <w:r w:rsidRPr="00782E95">
          <w:rPr>
            <w:rFonts w:ascii="Times New Roman" w:hAnsi="Times New Roman" w:cs="Times New Roman"/>
            <w:i/>
            <w:iCs/>
            <w:color w:val="000000" w:themeColor="text1"/>
            <w:sz w:val="22"/>
            <w:rPrChange w:id="1095" w:author="嘏 吴" w:date="2026-03-30T03:27:00Z" w16du:dateUtc="2026-03-29T19:27:00Z">
              <w:rPr>
                <w:rFonts w:ascii="Times New Roman" w:hAnsi="Times New Roman" w:cs="Times New Roman"/>
                <w:b/>
                <w:bCs/>
                <w:color w:val="000000" w:themeColor="text1"/>
                <w:sz w:val="22"/>
              </w:rPr>
            </w:rPrChange>
          </w:rPr>
          <w:t>Limitations of Current Predictors and Benchmarking</w:t>
        </w:r>
      </w:ins>
      <w:ins w:id="1096" w:author="嘏 吴" w:date="2026-03-30T03:27:00Z" w16du:dateUtc="2026-03-29T19:27:00Z">
        <w:r>
          <w:rPr>
            <w:rFonts w:ascii="Times New Roman" w:hAnsi="Times New Roman" w:cs="Times New Roman" w:hint="eastAsia"/>
            <w:i/>
            <w:iCs/>
            <w:color w:val="000000" w:themeColor="text1"/>
            <w:sz w:val="22"/>
          </w:rPr>
          <w:t>：</w:t>
        </w:r>
      </w:ins>
    </w:p>
    <w:p w14:paraId="37F66724" w14:textId="77777777" w:rsidR="00782E95" w:rsidRPr="00782E95" w:rsidRDefault="00782E95" w:rsidP="00782E95">
      <w:pPr>
        <w:spacing w:line="360" w:lineRule="auto"/>
        <w:rPr>
          <w:ins w:id="1097" w:author="嘏 吴" w:date="2026-03-30T03:26:00Z"/>
          <w:rFonts w:ascii="Times New Roman" w:hAnsi="Times New Roman" w:cs="Times New Roman" w:hint="eastAsia"/>
          <w:color w:val="000000" w:themeColor="text1"/>
          <w:sz w:val="22"/>
          <w:rPrChange w:id="1098" w:author="嘏 吴" w:date="2026-03-30T03:26:00Z" w16du:dateUtc="2026-03-29T19:26:00Z">
            <w:rPr>
              <w:ins w:id="1099" w:author="嘏 吴" w:date="2026-03-30T03:26:00Z"/>
              <w:rFonts w:ascii="Times New Roman" w:hAnsi="Times New Roman" w:cs="Times New Roman" w:hint="eastAsia"/>
              <w:b/>
              <w:bCs/>
              <w:color w:val="000000" w:themeColor="text1"/>
              <w:sz w:val="22"/>
            </w:rPr>
          </w:rPrChange>
        </w:rPr>
      </w:pPr>
      <w:ins w:id="1100" w:author="嘏 吴" w:date="2026-03-30T03:26:00Z">
        <w:r w:rsidRPr="00782E95">
          <w:rPr>
            <w:rFonts w:ascii="Times New Roman" w:hAnsi="Times New Roman" w:cs="Times New Roman" w:hint="eastAsia"/>
            <w:color w:val="000000" w:themeColor="text1"/>
            <w:sz w:val="22"/>
            <w:rPrChange w:id="1101" w:author="嘏 吴" w:date="2026-03-30T03:26:00Z" w16du:dateUtc="2026-03-29T19:26:00Z">
              <w:rPr>
                <w:rFonts w:ascii="Times New Roman" w:hAnsi="Times New Roman" w:cs="Times New Roman" w:hint="eastAsia"/>
                <w:b/>
                <w:bCs/>
                <w:color w:val="000000" w:themeColor="text1"/>
                <w:sz w:val="22"/>
              </w:rPr>
            </w:rPrChange>
          </w:rPr>
          <w:t>Despite the exceptional performance of leading tools, our evaluation exposed several critical limitations inherent in both current predictive architectures and the broader benchmarking paradigm. First, the field suffers from a severe, locus-specific data imbalance. The extreme scarcity of high-quality, experimentally validated binding data for HLA-C alleles fundamentally restricts the generalization limits of even the most advanced pan-specific models, resulting in markedly wider confidence intervals and lower predictive accuracy for this locus compared to HLA-A and HLA-B.</w:t>
        </w:r>
      </w:ins>
    </w:p>
    <w:p w14:paraId="22AAB6E2" w14:textId="77777777" w:rsidR="00FD70BB" w:rsidRDefault="00FD70BB" w:rsidP="00782E95">
      <w:pPr>
        <w:spacing w:line="360" w:lineRule="auto"/>
        <w:ind w:firstLine="420"/>
        <w:rPr>
          <w:ins w:id="1102" w:author="嘏 吴" w:date="2026-03-30T03:30:00Z" w16du:dateUtc="2026-03-29T19:30:00Z"/>
          <w:rFonts w:ascii="Times New Roman" w:hAnsi="Times New Roman" w:cs="Times New Roman"/>
          <w:color w:val="000000" w:themeColor="text1"/>
          <w:sz w:val="22"/>
        </w:rPr>
      </w:pPr>
      <w:ins w:id="1103" w:author="嘏 吴" w:date="2026-03-30T03:30:00Z" w16du:dateUtc="2026-03-29T19:30:00Z">
        <w:r w:rsidRPr="00FD70BB">
          <w:rPr>
            <w:rFonts w:ascii="Times New Roman" w:hAnsi="Times New Roman" w:cs="Times New Roman" w:hint="eastAsia"/>
            <w:color w:val="000000" w:themeColor="text1"/>
            <w:sz w:val="22"/>
          </w:rPr>
          <w:t>Second, classical benchmarking frameworks often fail to reflect the inherently imbalanced nature of the physiological antigen presentation landscape. By systematically tracking model performance across a progressive gradient of positive-to-negative ratios</w:t>
        </w:r>
        <w:r w:rsidRPr="00FD70BB">
          <w:rPr>
            <w:rFonts w:ascii="Times New Roman" w:hAnsi="Times New Roman" w:cs="Times New Roman" w:hint="eastAsia"/>
            <w:color w:val="000000" w:themeColor="text1"/>
            <w:sz w:val="22"/>
          </w:rPr>
          <w:t>—</w:t>
        </w:r>
        <w:r w:rsidRPr="00FD70BB">
          <w:rPr>
            <w:rFonts w:ascii="Times New Roman" w:hAnsi="Times New Roman" w:cs="Times New Roman" w:hint="eastAsia"/>
            <w:color w:val="000000" w:themeColor="text1"/>
            <w:sz w:val="22"/>
          </w:rPr>
          <w:t>from the artificially balanced 1:1 baseline, through intermediate 1:4 and 1:9 scenarios, to the extreme 1:99 physiological limit</w:t>
        </w:r>
        <w:r w:rsidRPr="00FD70BB">
          <w:rPr>
            <w:rFonts w:ascii="Times New Roman" w:hAnsi="Times New Roman" w:cs="Times New Roman" w:hint="eastAsia"/>
            <w:color w:val="000000" w:themeColor="text1"/>
            <w:sz w:val="22"/>
          </w:rPr>
          <w:t>—</w:t>
        </w:r>
        <w:r w:rsidRPr="00FD70BB">
          <w:rPr>
            <w:rFonts w:ascii="Times New Roman" w:hAnsi="Times New Roman" w:cs="Times New Roman" w:hint="eastAsia"/>
            <w:color w:val="000000" w:themeColor="text1"/>
            <w:sz w:val="22"/>
          </w:rPr>
          <w:t>we observed a continuous and severe degradation in AUPRC and precision-based metrics. This performance trajectory highlights the vulnerability of models when transitioned from controlled, artificially balanced training environments to real-world applications with varying background noise. This underscores the absolute necessity of rigorous, prevalence-aware threshold calibration prior to clinical deployment.</w:t>
        </w:r>
      </w:ins>
    </w:p>
    <w:p w14:paraId="795B862E" w14:textId="79A556D2" w:rsidR="00782E95" w:rsidRDefault="00FD70BB" w:rsidP="00782E95">
      <w:pPr>
        <w:spacing w:line="360" w:lineRule="auto"/>
        <w:ind w:firstLine="420"/>
        <w:rPr>
          <w:ins w:id="1104" w:author="嘏 吴" w:date="2026-03-30T03:28:00Z" w16du:dateUtc="2026-03-29T19:28:00Z"/>
          <w:rFonts w:ascii="Times New Roman" w:hAnsi="Times New Roman" w:cs="Times New Roman"/>
          <w:color w:val="000000" w:themeColor="text1"/>
          <w:sz w:val="22"/>
        </w:rPr>
      </w:pPr>
      <w:ins w:id="1105" w:author="嘏 吴" w:date="2026-03-30T03:30:00Z" w16du:dateUtc="2026-03-29T19:30:00Z">
        <w:r>
          <w:rPr>
            <w:rFonts w:ascii="Times New Roman" w:hAnsi="Times New Roman" w:cs="Times New Roman" w:hint="eastAsia"/>
            <w:color w:val="000000" w:themeColor="text1"/>
            <w:sz w:val="22"/>
          </w:rPr>
          <w:t>Third</w:t>
        </w:r>
      </w:ins>
      <w:ins w:id="1106" w:author="嘏 吴" w:date="2026-03-30T03:26:00Z">
        <w:r w:rsidR="00782E95" w:rsidRPr="00782E95">
          <w:rPr>
            <w:rFonts w:ascii="Times New Roman" w:hAnsi="Times New Roman" w:cs="Times New Roman" w:hint="eastAsia"/>
            <w:color w:val="000000" w:themeColor="text1"/>
            <w:sz w:val="22"/>
            <w:rPrChange w:id="1107" w:author="嘏 吴" w:date="2026-03-30T03:26:00Z" w16du:dateUtc="2026-03-29T19:26:00Z">
              <w:rPr>
                <w:rFonts w:ascii="Times New Roman" w:hAnsi="Times New Roman" w:cs="Times New Roman" w:hint="eastAsia"/>
                <w:b/>
                <w:bCs/>
                <w:color w:val="000000" w:themeColor="text1"/>
                <w:sz w:val="22"/>
              </w:rPr>
            </w:rPrChange>
          </w:rPr>
          <w:t>, in validating our XAI attributions, we deliberately avoided the conventional approach of utilizing experimental PDB crystal structures as a ground-truth dataset. Given the relatively small size of the PDB repository and its historical utilization in training data across various legacy predictors, using it for benchmark validation risks catastrophic data leakage. Furthermore, PDB structures are overwhelmingly biased toward strong positive binders, entirely precluding the thermodynamic evaluation of non-binders or borderline cases. To guarantee a strictly zero-leakage, unbiased biophysical ground truth, we instead employed APE-Gen2.0 and computational alanine-scanning (BAlaS) to generate complete ensemble thermodynamic landscapes for diagnostic targets.</w:t>
        </w:r>
      </w:ins>
    </w:p>
    <w:p w14:paraId="653C8996" w14:textId="77777777" w:rsidR="00782E95" w:rsidRPr="00782E95" w:rsidRDefault="00782E95" w:rsidP="00782E95">
      <w:pPr>
        <w:spacing w:line="360" w:lineRule="auto"/>
        <w:ind w:firstLine="420"/>
        <w:rPr>
          <w:ins w:id="1108" w:author="嘏 吴" w:date="2026-03-30T03:26:00Z" w16du:dateUtc="2026-03-29T19:26:00Z"/>
          <w:rFonts w:ascii="Times New Roman" w:hAnsi="Times New Roman" w:cs="Times New Roman"/>
          <w:color w:val="000000" w:themeColor="text1"/>
          <w:sz w:val="22"/>
          <w:rPrChange w:id="1109" w:author="嘏 吴" w:date="2026-03-30T03:26:00Z" w16du:dateUtc="2026-03-29T19:26:00Z">
            <w:rPr>
              <w:ins w:id="1110" w:author="嘏 吴" w:date="2026-03-30T03:26:00Z" w16du:dateUtc="2026-03-29T19:26:00Z"/>
              <w:rFonts w:ascii="Times New Roman" w:hAnsi="Times New Roman" w:cs="Times New Roman"/>
              <w:b/>
              <w:bCs/>
              <w:color w:val="000000" w:themeColor="text1"/>
              <w:sz w:val="22"/>
            </w:rPr>
          </w:rPrChange>
        </w:rPr>
        <w:pPrChange w:id="1111" w:author="嘏 吴" w:date="2026-03-30T03:27:00Z" w16du:dateUtc="2026-03-29T19:27:00Z">
          <w:pPr>
            <w:spacing w:line="360" w:lineRule="auto"/>
          </w:pPr>
        </w:pPrChange>
      </w:pPr>
    </w:p>
    <w:p w14:paraId="4DCA088B" w14:textId="74D051A8" w:rsidR="00782E95" w:rsidRPr="00782E95" w:rsidRDefault="00782E95" w:rsidP="00782E95">
      <w:pPr>
        <w:spacing w:line="360" w:lineRule="auto"/>
        <w:rPr>
          <w:ins w:id="1112" w:author="嘏 吴" w:date="2026-03-30T03:28:00Z" w16du:dateUtc="2026-03-29T19:28:00Z"/>
          <w:rFonts w:ascii="Times New Roman" w:hAnsi="Times New Roman" w:cs="Times New Roman" w:hint="eastAsia"/>
          <w:i/>
          <w:iCs/>
          <w:color w:val="000000" w:themeColor="text1"/>
          <w:sz w:val="22"/>
          <w:rPrChange w:id="1113" w:author="嘏 吴" w:date="2026-03-30T03:28:00Z" w16du:dateUtc="2026-03-29T19:28:00Z">
            <w:rPr>
              <w:ins w:id="1114" w:author="嘏 吴" w:date="2026-03-30T03:28:00Z" w16du:dateUtc="2026-03-29T19:28:00Z"/>
              <w:rFonts w:ascii="Times New Roman" w:hAnsi="Times New Roman" w:cs="Times New Roman"/>
              <w:color w:val="000000" w:themeColor="text1"/>
              <w:sz w:val="22"/>
            </w:rPr>
          </w:rPrChange>
        </w:rPr>
      </w:pPr>
      <w:ins w:id="1115" w:author="嘏 吴" w:date="2026-03-30T03:28:00Z">
        <w:r w:rsidRPr="00782E95">
          <w:rPr>
            <w:rFonts w:ascii="Times New Roman" w:hAnsi="Times New Roman" w:cs="Times New Roman"/>
            <w:i/>
            <w:iCs/>
            <w:color w:val="000000" w:themeColor="text1"/>
            <w:sz w:val="22"/>
            <w:rPrChange w:id="1116" w:author="嘏 吴" w:date="2026-03-30T03:28:00Z" w16du:dateUtc="2026-03-29T19:28:00Z">
              <w:rPr>
                <w:rFonts w:ascii="Times New Roman" w:hAnsi="Times New Roman" w:cs="Times New Roman"/>
                <w:b/>
                <w:bCs/>
                <w:color w:val="000000" w:themeColor="text1"/>
                <w:sz w:val="22"/>
              </w:rPr>
            </w:rPrChange>
          </w:rPr>
          <w:t>Future Recommendations</w:t>
        </w:r>
      </w:ins>
      <w:ins w:id="1117" w:author="嘏 吴" w:date="2026-03-30T03:28:00Z" w16du:dateUtc="2026-03-29T19:28:00Z">
        <w:r>
          <w:rPr>
            <w:rFonts w:ascii="Times New Roman" w:hAnsi="Times New Roman" w:cs="Times New Roman" w:hint="eastAsia"/>
            <w:i/>
            <w:iCs/>
            <w:color w:val="000000" w:themeColor="text1"/>
            <w:sz w:val="22"/>
          </w:rPr>
          <w:t>：</w:t>
        </w:r>
      </w:ins>
    </w:p>
    <w:p w14:paraId="23BBE8C6" w14:textId="77777777" w:rsidR="00833E85" w:rsidRPr="00833E85" w:rsidRDefault="00833E85" w:rsidP="00833E85">
      <w:pPr>
        <w:spacing w:line="360" w:lineRule="auto"/>
        <w:rPr>
          <w:ins w:id="1118" w:author="嘏 吴" w:date="2026-03-30T03:45:00Z"/>
          <w:rFonts w:ascii="Times New Roman" w:hAnsi="Times New Roman" w:cs="Times New Roman"/>
          <w:color w:val="000000" w:themeColor="text1"/>
          <w:sz w:val="22"/>
        </w:rPr>
      </w:pPr>
      <w:ins w:id="1119" w:author="嘏 吴" w:date="2026-03-30T03:45:00Z">
        <w:r w:rsidRPr="00833E85">
          <w:rPr>
            <w:rFonts w:ascii="Times New Roman" w:hAnsi="Times New Roman" w:cs="Times New Roman"/>
            <w:color w:val="000000" w:themeColor="text1"/>
            <w:sz w:val="22"/>
          </w:rPr>
          <w:t xml:space="preserve">Moving forward, the primary objective for the community must be the generation and curation of large-scale, unbiased, and allele-diverse EL datasets, with a specific mandate to enrich underrepresented loci such as HLA-C and rare allelic variants. Furthermore, our findings suggest that future sequence-based </w:t>
        </w:r>
        <w:r w:rsidRPr="00833E85">
          <w:rPr>
            <w:rFonts w:ascii="Times New Roman" w:hAnsi="Times New Roman" w:cs="Times New Roman"/>
            <w:color w:val="000000" w:themeColor="text1"/>
            <w:sz w:val="22"/>
          </w:rPr>
          <w:lastRenderedPageBreak/>
          <w:t>architectures should universally adopt self-attention mechanisms while simultaneously integrating ensemble voting strategies to mitigate overfitting.</w:t>
        </w:r>
      </w:ins>
    </w:p>
    <w:p w14:paraId="7ADDC872" w14:textId="77777777" w:rsidR="00833E85" w:rsidRPr="00F20FCA" w:rsidRDefault="00833E85" w:rsidP="00833E85">
      <w:pPr>
        <w:spacing w:line="360" w:lineRule="auto"/>
        <w:ind w:firstLine="420"/>
        <w:rPr>
          <w:ins w:id="1120" w:author="嘏 吴" w:date="2026-03-30T03:45:00Z"/>
          <w:rFonts w:ascii="Times New Roman" w:hAnsi="Times New Roman" w:cs="Times New Roman"/>
          <w:color w:val="80340D" w:themeColor="accent2" w:themeShade="80"/>
          <w:sz w:val="22"/>
          <w:rPrChange w:id="1121" w:author="嘏 吴" w:date="2026-03-30T03:47:00Z" w16du:dateUtc="2026-03-29T19:47:00Z">
            <w:rPr>
              <w:ins w:id="1122" w:author="嘏 吴" w:date="2026-03-30T03:45:00Z"/>
              <w:rFonts w:ascii="Times New Roman" w:hAnsi="Times New Roman" w:cs="Times New Roman"/>
              <w:color w:val="000000" w:themeColor="text1"/>
              <w:sz w:val="22"/>
            </w:rPr>
          </w:rPrChange>
        </w:rPr>
        <w:pPrChange w:id="1123" w:author="嘏 吴" w:date="2026-03-30T03:46:00Z" w16du:dateUtc="2026-03-29T19:46:00Z">
          <w:pPr>
            <w:spacing w:line="360" w:lineRule="auto"/>
          </w:pPr>
        </w:pPrChange>
      </w:pPr>
      <w:ins w:id="1124" w:author="嘏 吴" w:date="2026-03-30T03:45:00Z">
        <w:r w:rsidRPr="00F20FCA">
          <w:rPr>
            <w:rFonts w:ascii="Times New Roman" w:hAnsi="Times New Roman" w:cs="Times New Roman"/>
            <w:color w:val="80340D" w:themeColor="accent2" w:themeShade="80"/>
            <w:sz w:val="22"/>
            <w:rPrChange w:id="1125" w:author="嘏 吴" w:date="2026-03-30T03:47:00Z" w16du:dateUtc="2026-03-29T19:47:00Z">
              <w:rPr>
                <w:rFonts w:ascii="Times New Roman" w:hAnsi="Times New Roman" w:cs="Times New Roman"/>
                <w:color w:val="000000" w:themeColor="text1"/>
                <w:sz w:val="22"/>
              </w:rPr>
            </w:rPrChange>
          </w:rPr>
          <w:t xml:space="preserve">Although our current benchmarking framework exclusively evaluates sequence-based predictors to ensure high computational scalability and broad allele coverage, the field is rapidly advancing toward structure-based and hybrid methodologies </w:t>
        </w:r>
        <w:r w:rsidRPr="00F20FCA">
          <w:rPr>
            <w:rFonts w:ascii="Times New Roman" w:hAnsi="Times New Roman" w:cs="Times New Roman"/>
            <w:b/>
            <w:bCs/>
            <w:color w:val="80340D" w:themeColor="accent2" w:themeShade="80"/>
            <w:sz w:val="22"/>
            <w:rPrChange w:id="1126" w:author="嘏 吴" w:date="2026-03-30T03:48:00Z" w16du:dateUtc="2026-03-29T19:48:00Z">
              <w:rPr>
                <w:rFonts w:ascii="Times New Roman" w:hAnsi="Times New Roman" w:cs="Times New Roman"/>
                <w:color w:val="000000" w:themeColor="text1"/>
                <w:sz w:val="22"/>
              </w:rPr>
            </w:rPrChange>
          </w:rPr>
          <w:t>[1, 4]</w:t>
        </w:r>
        <w:r w:rsidRPr="00F20FCA">
          <w:rPr>
            <w:rFonts w:ascii="Times New Roman" w:hAnsi="Times New Roman" w:cs="Times New Roman"/>
            <w:color w:val="80340D" w:themeColor="accent2" w:themeShade="80"/>
            <w:sz w:val="22"/>
            <w:rPrChange w:id="1127" w:author="嘏 吴" w:date="2026-03-30T03:47:00Z" w16du:dateUtc="2026-03-29T19:47:00Z">
              <w:rPr>
                <w:rFonts w:ascii="Times New Roman" w:hAnsi="Times New Roman" w:cs="Times New Roman"/>
                <w:color w:val="000000" w:themeColor="text1"/>
                <w:sz w:val="22"/>
              </w:rPr>
            </w:rPrChange>
          </w:rPr>
          <w:t xml:space="preserve">. Sequence-only models, which heavily rely on historical statistical patterns, inherently struggle with rare alleles or non-canonical binding motifs where training data is scarce. In contrast, structure-based methods derive predictions from fundamental biophysical principles, allowing for more generalizable predictions across highly polymorphic MHC receptors </w:t>
        </w:r>
        <w:r w:rsidRPr="00F20FCA">
          <w:rPr>
            <w:rFonts w:ascii="Times New Roman" w:hAnsi="Times New Roman" w:cs="Times New Roman"/>
            <w:b/>
            <w:bCs/>
            <w:color w:val="80340D" w:themeColor="accent2" w:themeShade="80"/>
            <w:sz w:val="22"/>
            <w:rPrChange w:id="1128" w:author="嘏 吴" w:date="2026-03-30T03:48:00Z" w16du:dateUtc="2026-03-29T19:48:00Z">
              <w:rPr>
                <w:rFonts w:ascii="Times New Roman" w:hAnsi="Times New Roman" w:cs="Times New Roman"/>
                <w:color w:val="000000" w:themeColor="text1"/>
                <w:sz w:val="22"/>
              </w:rPr>
            </w:rPrChange>
          </w:rPr>
          <w:t>[1]</w:t>
        </w:r>
        <w:r w:rsidRPr="00F20FCA">
          <w:rPr>
            <w:rFonts w:ascii="Times New Roman" w:hAnsi="Times New Roman" w:cs="Times New Roman"/>
            <w:color w:val="80340D" w:themeColor="accent2" w:themeShade="80"/>
            <w:sz w:val="22"/>
            <w:rPrChange w:id="1129" w:author="嘏 吴" w:date="2026-03-30T03:47:00Z" w16du:dateUtc="2026-03-29T19:47:00Z">
              <w:rPr>
                <w:rFonts w:ascii="Times New Roman" w:hAnsi="Times New Roman" w:cs="Times New Roman"/>
                <w:color w:val="000000" w:themeColor="text1"/>
                <w:sz w:val="22"/>
              </w:rPr>
            </w:rPrChange>
          </w:rPr>
          <w:t xml:space="preserve">. When hybrid approaches combine high-throughput sequence-based neural networks with three-dimensional structural modeling, they significantly increase predictive specificity. By evaluating the geometric fluctuations and energetic landscapes of bound peptide conformations, these hybrid methods effectively filter out false positives and drastically improve positive predictive values, particularly for alleles with limited training data </w:t>
        </w:r>
        <w:r w:rsidRPr="00F20FCA">
          <w:rPr>
            <w:rFonts w:ascii="Times New Roman" w:hAnsi="Times New Roman" w:cs="Times New Roman"/>
            <w:b/>
            <w:bCs/>
            <w:color w:val="80340D" w:themeColor="accent2" w:themeShade="80"/>
            <w:sz w:val="22"/>
            <w:rPrChange w:id="1130" w:author="嘏 吴" w:date="2026-03-30T03:48:00Z" w16du:dateUtc="2026-03-29T19:48:00Z">
              <w:rPr>
                <w:rFonts w:ascii="Times New Roman" w:hAnsi="Times New Roman" w:cs="Times New Roman"/>
                <w:color w:val="000000" w:themeColor="text1"/>
                <w:sz w:val="22"/>
              </w:rPr>
            </w:rPrChange>
          </w:rPr>
          <w:t>[2]</w:t>
        </w:r>
        <w:r w:rsidRPr="00F20FCA">
          <w:rPr>
            <w:rFonts w:ascii="Times New Roman" w:hAnsi="Times New Roman" w:cs="Times New Roman"/>
            <w:color w:val="80340D" w:themeColor="accent2" w:themeShade="80"/>
            <w:sz w:val="22"/>
            <w:rPrChange w:id="1131" w:author="嘏 吴" w:date="2026-03-30T03:47:00Z" w16du:dateUtc="2026-03-29T19:47:00Z">
              <w:rPr>
                <w:rFonts w:ascii="Times New Roman" w:hAnsi="Times New Roman" w:cs="Times New Roman"/>
                <w:color w:val="000000" w:themeColor="text1"/>
                <w:sz w:val="22"/>
              </w:rPr>
            </w:rPrChange>
          </w:rPr>
          <w:t>.</w:t>
        </w:r>
      </w:ins>
    </w:p>
    <w:p w14:paraId="295FB96C" w14:textId="6AAEDA6C" w:rsidR="00833E85" w:rsidRPr="00CB764D" w:rsidRDefault="008A1999" w:rsidP="00833E85">
      <w:pPr>
        <w:spacing w:line="360" w:lineRule="auto"/>
        <w:ind w:firstLine="420"/>
        <w:rPr>
          <w:ins w:id="1132" w:author="嘏 吴" w:date="2026-03-30T03:48:00Z" w16du:dateUtc="2026-03-29T19:48:00Z"/>
          <w:rFonts w:ascii="Times New Roman" w:hAnsi="Times New Roman" w:cs="Times New Roman"/>
          <w:color w:val="80340D" w:themeColor="accent2" w:themeShade="80"/>
          <w:sz w:val="22"/>
        </w:rPr>
      </w:pPr>
      <w:ins w:id="1133" w:author="嘏 吴" w:date="2026-03-30T03:49:00Z" w16du:dateUtc="2026-03-29T19:49:00Z">
        <w:r w:rsidRPr="00CB764D">
          <w:rPr>
            <w:rFonts w:ascii="Times New Roman" w:hAnsi="Times New Roman" w:cs="Times New Roman" w:hint="eastAsia"/>
            <w:color w:val="80340D" w:themeColor="accent2" w:themeShade="80"/>
            <w:sz w:val="22"/>
          </w:rPr>
          <w:t>Importantly</w:t>
        </w:r>
      </w:ins>
      <w:ins w:id="1134" w:author="嘏 吴" w:date="2026-03-30T03:45:00Z">
        <w:r w:rsidR="00833E85" w:rsidRPr="00CB764D">
          <w:rPr>
            <w:rFonts w:ascii="Times New Roman" w:hAnsi="Times New Roman" w:cs="Times New Roman"/>
            <w:color w:val="80340D" w:themeColor="accent2" w:themeShade="80"/>
            <w:sz w:val="22"/>
            <w:rPrChange w:id="1135" w:author="嘏 吴" w:date="2026-03-30T03:49:00Z" w16du:dateUtc="2026-03-29T19:49:00Z">
              <w:rPr>
                <w:rFonts w:ascii="Times New Roman" w:hAnsi="Times New Roman" w:cs="Times New Roman"/>
                <w:color w:val="000000" w:themeColor="text1"/>
                <w:sz w:val="22"/>
              </w:rPr>
            </w:rPrChange>
          </w:rPr>
          <w:t>, maintaining accurate structural conformation is not merely an alternative proxy for MHC binding affinity; it is the fundamental determinant for downstream T-cell receptor (TCR) recognition and the ultimate assessment of true neoantigen immunogenicity</w:t>
        </w:r>
        <w:r w:rsidR="00833E85" w:rsidRPr="00CB764D">
          <w:rPr>
            <w:rFonts w:ascii="Times New Roman" w:hAnsi="Times New Roman" w:cs="Times New Roman"/>
            <w:b/>
            <w:bCs/>
            <w:color w:val="80340D" w:themeColor="accent2" w:themeShade="80"/>
            <w:sz w:val="22"/>
            <w:rPrChange w:id="1136" w:author="嘏 吴" w:date="2026-03-30T03:49:00Z" w16du:dateUtc="2026-03-29T19:49:00Z">
              <w:rPr>
                <w:rFonts w:ascii="Times New Roman" w:hAnsi="Times New Roman" w:cs="Times New Roman"/>
                <w:color w:val="000000" w:themeColor="text1"/>
                <w:sz w:val="22"/>
              </w:rPr>
            </w:rPrChange>
          </w:rPr>
          <w:t xml:space="preserve"> [3, 5].</w:t>
        </w:r>
        <w:r w:rsidR="00833E85" w:rsidRPr="00CB764D">
          <w:rPr>
            <w:rFonts w:ascii="Times New Roman" w:hAnsi="Times New Roman" w:cs="Times New Roman"/>
            <w:color w:val="80340D" w:themeColor="accent2" w:themeShade="80"/>
            <w:sz w:val="22"/>
            <w:rPrChange w:id="1137" w:author="嘏 吴" w:date="2026-03-30T03:49:00Z" w16du:dateUtc="2026-03-29T19:49:00Z">
              <w:rPr>
                <w:rFonts w:ascii="Times New Roman" w:hAnsi="Times New Roman" w:cs="Times New Roman"/>
                <w:color w:val="000000" w:themeColor="text1"/>
                <w:sz w:val="22"/>
              </w:rPr>
            </w:rPrChange>
          </w:rPr>
          <w:t xml:space="preserve"> As deep learning-based structural modeling continues to mature, we anticipate that the future inclusion of hybrid or fully structure-based predictors in benchmarking frameworks will significantly alter performance rankings. Specifically, as evaluation metrics inevitably shift from predicting pure </w:t>
        </w:r>
        <w:r w:rsidR="00833E85" w:rsidRPr="00CB764D">
          <w:rPr>
            <w:rFonts w:ascii="Times New Roman" w:hAnsi="Times New Roman" w:cs="Times New Roman"/>
            <w:color w:val="80340D" w:themeColor="accent2" w:themeShade="80"/>
            <w:sz w:val="22"/>
            <w:rPrChange w:id="1138" w:author="嘏 吴" w:date="2026-03-30T03:49:00Z" w16du:dateUtc="2026-03-29T19:49:00Z">
              <w:rPr>
                <w:rFonts w:ascii="Times New Roman" w:hAnsi="Times New Roman" w:cs="Times New Roman"/>
                <w:i/>
                <w:iCs/>
                <w:color w:val="000000" w:themeColor="text1"/>
                <w:sz w:val="22"/>
              </w:rPr>
            </w:rPrChange>
          </w:rPr>
          <w:t>in vitro</w:t>
        </w:r>
        <w:r w:rsidR="00833E85" w:rsidRPr="00CB764D">
          <w:rPr>
            <w:rFonts w:ascii="Times New Roman" w:hAnsi="Times New Roman" w:cs="Times New Roman"/>
            <w:color w:val="80340D" w:themeColor="accent2" w:themeShade="80"/>
            <w:sz w:val="22"/>
            <w:rPrChange w:id="1139" w:author="嘏 吴" w:date="2026-03-30T03:49:00Z" w16du:dateUtc="2026-03-29T19:49:00Z">
              <w:rPr>
                <w:rFonts w:ascii="Times New Roman" w:hAnsi="Times New Roman" w:cs="Times New Roman"/>
                <w:color w:val="000000" w:themeColor="text1"/>
                <w:sz w:val="22"/>
              </w:rPr>
            </w:rPrChange>
          </w:rPr>
          <w:t xml:space="preserve"> binding affinity toward predicting </w:t>
        </w:r>
        <w:r w:rsidR="00833E85" w:rsidRPr="00CB764D">
          <w:rPr>
            <w:rFonts w:ascii="Times New Roman" w:hAnsi="Times New Roman" w:cs="Times New Roman"/>
            <w:color w:val="80340D" w:themeColor="accent2" w:themeShade="80"/>
            <w:sz w:val="22"/>
            <w:rPrChange w:id="1140" w:author="嘏 吴" w:date="2026-03-30T03:49:00Z" w16du:dateUtc="2026-03-29T19:49:00Z">
              <w:rPr>
                <w:rFonts w:ascii="Times New Roman" w:hAnsi="Times New Roman" w:cs="Times New Roman"/>
                <w:i/>
                <w:iCs/>
                <w:color w:val="000000" w:themeColor="text1"/>
                <w:sz w:val="22"/>
              </w:rPr>
            </w:rPrChange>
          </w:rPr>
          <w:t>in vivo</w:t>
        </w:r>
        <w:r w:rsidR="00833E85" w:rsidRPr="00CB764D">
          <w:rPr>
            <w:rFonts w:ascii="Times New Roman" w:hAnsi="Times New Roman" w:cs="Times New Roman"/>
            <w:color w:val="80340D" w:themeColor="accent2" w:themeShade="80"/>
            <w:sz w:val="22"/>
            <w:rPrChange w:id="1141" w:author="嘏 吴" w:date="2026-03-30T03:49:00Z" w16du:dateUtc="2026-03-29T19:49:00Z">
              <w:rPr>
                <w:rFonts w:ascii="Times New Roman" w:hAnsi="Times New Roman" w:cs="Times New Roman"/>
                <w:color w:val="000000" w:themeColor="text1"/>
                <w:sz w:val="22"/>
              </w:rPr>
            </w:rPrChange>
          </w:rPr>
          <w:t xml:space="preserve"> clinical immunogenicity, the performance hierarchy will disproportionately reward models capable of leveraging structural thermodynamics and 3D docking simulations </w:t>
        </w:r>
        <w:r w:rsidR="00833E85" w:rsidRPr="00CB764D">
          <w:rPr>
            <w:rFonts w:ascii="Times New Roman" w:hAnsi="Times New Roman" w:cs="Times New Roman"/>
            <w:b/>
            <w:bCs/>
            <w:color w:val="80340D" w:themeColor="accent2" w:themeShade="80"/>
            <w:sz w:val="22"/>
            <w:rPrChange w:id="1142" w:author="嘏 吴" w:date="2026-03-30T03:49:00Z" w16du:dateUtc="2026-03-29T19:49:00Z">
              <w:rPr>
                <w:rFonts w:ascii="Times New Roman" w:hAnsi="Times New Roman" w:cs="Times New Roman"/>
                <w:color w:val="000000" w:themeColor="text1"/>
                <w:sz w:val="22"/>
              </w:rPr>
            </w:rPrChange>
          </w:rPr>
          <w:t>[4, 5].</w:t>
        </w:r>
        <w:r w:rsidR="00833E85" w:rsidRPr="00CB764D">
          <w:rPr>
            <w:rFonts w:ascii="Times New Roman" w:hAnsi="Times New Roman" w:cs="Times New Roman"/>
            <w:color w:val="80340D" w:themeColor="accent2" w:themeShade="80"/>
            <w:sz w:val="22"/>
            <w:rPrChange w:id="1143" w:author="嘏 吴" w:date="2026-03-30T03:49:00Z" w16du:dateUtc="2026-03-29T19:49:00Z">
              <w:rPr>
                <w:rFonts w:ascii="Times New Roman" w:hAnsi="Times New Roman" w:cs="Times New Roman"/>
                <w:color w:val="000000" w:themeColor="text1"/>
                <w:sz w:val="22"/>
              </w:rPr>
            </w:rPrChange>
          </w:rPr>
          <w:t xml:space="preserve"> Pure sequence-based architectures that fail to capture the complex spatial nuances of TCR:peptide-MHC interactions</w:t>
        </w:r>
        <w:r w:rsidR="00833E85" w:rsidRPr="00CB764D">
          <w:rPr>
            <w:rFonts w:ascii="Times New Roman" w:hAnsi="Times New Roman" w:cs="Times New Roman"/>
            <w:b/>
            <w:bCs/>
            <w:color w:val="80340D" w:themeColor="accent2" w:themeShade="80"/>
            <w:sz w:val="22"/>
            <w:rPrChange w:id="1144" w:author="嘏 吴" w:date="2026-03-30T03:49:00Z" w16du:dateUtc="2026-03-29T19:49:00Z">
              <w:rPr>
                <w:rFonts w:ascii="Times New Roman" w:hAnsi="Times New Roman" w:cs="Times New Roman"/>
                <w:color w:val="000000" w:themeColor="text1"/>
                <w:sz w:val="22"/>
              </w:rPr>
            </w:rPrChange>
          </w:rPr>
          <w:t xml:space="preserve"> [3] </w:t>
        </w:r>
        <w:r w:rsidR="00833E85" w:rsidRPr="00CB764D">
          <w:rPr>
            <w:rFonts w:ascii="Times New Roman" w:hAnsi="Times New Roman" w:cs="Times New Roman"/>
            <w:color w:val="80340D" w:themeColor="accent2" w:themeShade="80"/>
            <w:sz w:val="22"/>
            <w:rPrChange w:id="1145" w:author="嘏 吴" w:date="2026-03-30T03:49:00Z" w16du:dateUtc="2026-03-29T19:49:00Z">
              <w:rPr>
                <w:rFonts w:ascii="Times New Roman" w:hAnsi="Times New Roman" w:cs="Times New Roman"/>
                <w:color w:val="000000" w:themeColor="text1"/>
                <w:sz w:val="22"/>
              </w:rPr>
            </w:rPrChange>
          </w:rPr>
          <w:t>will likely be demoted in these future, clinically-oriented benchmarks.</w:t>
        </w:r>
      </w:ins>
    </w:p>
    <w:p w14:paraId="33EFA5BA" w14:textId="2051FC2A" w:rsidR="00F20FCA" w:rsidRPr="00F20FCA" w:rsidRDefault="00F20FCA" w:rsidP="00F20FCA">
      <w:pPr>
        <w:spacing w:line="360" w:lineRule="auto"/>
        <w:rPr>
          <w:ins w:id="1146" w:author="嘏 吴" w:date="2026-03-30T03:45:00Z"/>
          <w:rFonts w:ascii="Times New Roman" w:hAnsi="Times New Roman" w:cs="Times New Roman" w:hint="eastAsia"/>
          <w:b/>
          <w:bCs/>
          <w:color w:val="80340D" w:themeColor="accent2" w:themeShade="80"/>
          <w:sz w:val="22"/>
          <w:rPrChange w:id="1147" w:author="嘏 吴" w:date="2026-03-30T03:48:00Z" w16du:dateUtc="2026-03-29T19:48:00Z">
            <w:rPr>
              <w:ins w:id="1148" w:author="嘏 吴" w:date="2026-03-30T03:45:00Z"/>
              <w:rFonts w:ascii="Times New Roman" w:hAnsi="Times New Roman" w:cs="Times New Roman"/>
              <w:color w:val="000000" w:themeColor="text1"/>
              <w:sz w:val="22"/>
            </w:rPr>
          </w:rPrChange>
        </w:rPr>
      </w:pPr>
      <w:ins w:id="1149" w:author="嘏 吴" w:date="2026-03-30T03:48:00Z" w16du:dateUtc="2026-03-29T19:48:00Z">
        <w:r w:rsidRPr="00F20FCA">
          <w:rPr>
            <w:rFonts w:ascii="Times New Roman" w:hAnsi="Times New Roman" w:cs="Times New Roman" w:hint="eastAsia"/>
            <w:b/>
            <w:bCs/>
            <w:color w:val="80340D" w:themeColor="accent2" w:themeShade="80"/>
            <w:sz w:val="22"/>
            <w:rPrChange w:id="1150" w:author="嘏 吴" w:date="2026-03-30T03:48:00Z" w16du:dateUtc="2026-03-29T19:48:00Z">
              <w:rPr>
                <w:rFonts w:ascii="Times New Roman" w:hAnsi="Times New Roman" w:cs="Times New Roman" w:hint="eastAsia"/>
                <w:color w:val="80340D" w:themeColor="accent2" w:themeShade="80"/>
                <w:sz w:val="22"/>
              </w:rPr>
            </w:rPrChange>
          </w:rPr>
          <w:t>REFERENCE:</w:t>
        </w:r>
      </w:ins>
    </w:p>
    <w:p w14:paraId="6AB1353A" w14:textId="77777777" w:rsidR="00F20FCA" w:rsidRPr="00F20FCA" w:rsidRDefault="00F20FCA" w:rsidP="00F20FCA">
      <w:pPr>
        <w:spacing w:line="360" w:lineRule="auto"/>
        <w:ind w:firstLine="420"/>
        <w:rPr>
          <w:ins w:id="1151" w:author="嘏 吴" w:date="2026-03-30T03:46:00Z" w16du:dateUtc="2026-03-29T19:46:00Z"/>
          <w:rFonts w:ascii="Times New Roman" w:hAnsi="Times New Roman" w:cs="Times New Roman" w:hint="eastAsia"/>
          <w:color w:val="80340D" w:themeColor="accent2" w:themeShade="80"/>
          <w:sz w:val="20"/>
          <w:szCs w:val="20"/>
          <w:rPrChange w:id="1152" w:author="嘏 吴" w:date="2026-03-30T03:47:00Z" w16du:dateUtc="2026-03-29T19:47:00Z">
            <w:rPr>
              <w:ins w:id="1153" w:author="嘏 吴" w:date="2026-03-30T03:46:00Z" w16du:dateUtc="2026-03-29T19:46:00Z"/>
              <w:rFonts w:ascii="Times New Roman" w:hAnsi="Times New Roman" w:cs="Times New Roman" w:hint="eastAsia"/>
              <w:color w:val="000000" w:themeColor="text1"/>
              <w:sz w:val="22"/>
            </w:rPr>
          </w:rPrChange>
        </w:rPr>
      </w:pPr>
      <w:ins w:id="1154" w:author="嘏 吴" w:date="2026-03-30T03:46:00Z" w16du:dateUtc="2026-03-29T19:46:00Z">
        <w:r w:rsidRPr="00F20FCA">
          <w:rPr>
            <w:rFonts w:ascii="Times New Roman" w:hAnsi="Times New Roman" w:cs="Times New Roman" w:hint="eastAsia"/>
            <w:color w:val="80340D" w:themeColor="accent2" w:themeShade="80"/>
            <w:sz w:val="20"/>
            <w:szCs w:val="20"/>
            <w:rPrChange w:id="1155" w:author="嘏 吴" w:date="2026-03-30T03:47:00Z" w16du:dateUtc="2026-03-29T19:47:00Z">
              <w:rPr>
                <w:rFonts w:ascii="Times New Roman" w:hAnsi="Times New Roman" w:cs="Times New Roman" w:hint="eastAsia"/>
                <w:color w:val="000000" w:themeColor="text1"/>
                <w:sz w:val="22"/>
              </w:rPr>
            </w:rPrChange>
          </w:rPr>
          <w:t>[1]</w:t>
        </w:r>
        <w:r w:rsidRPr="00F20FCA">
          <w:rPr>
            <w:rFonts w:ascii="Times New Roman" w:hAnsi="Times New Roman" w:cs="Times New Roman" w:hint="eastAsia"/>
            <w:color w:val="80340D" w:themeColor="accent2" w:themeShade="80"/>
            <w:sz w:val="20"/>
            <w:szCs w:val="20"/>
            <w:rPrChange w:id="1156" w:author="嘏 吴" w:date="2026-03-30T03:47:00Z" w16du:dateUtc="2026-03-29T19:47:00Z">
              <w:rPr>
                <w:rFonts w:ascii="Times New Roman" w:hAnsi="Times New Roman" w:cs="Times New Roman" w:hint="eastAsia"/>
                <w:color w:val="000000" w:themeColor="text1"/>
                <w:sz w:val="22"/>
              </w:rPr>
            </w:rPrChange>
          </w:rPr>
          <w:tab/>
          <w:t>ANTUNES D A, ABELLA J R, DEVAURS D, et al. Structure-based Methods for Binding Mode and Binding Affinity Prediction for Peptide-MHC Complexes[J]. Curr Top Med Chem, 2018, 18(26):2239-2255.</w:t>
        </w:r>
      </w:ins>
    </w:p>
    <w:p w14:paraId="2B53CFF5" w14:textId="77777777" w:rsidR="00F20FCA" w:rsidRPr="00F20FCA" w:rsidRDefault="00F20FCA" w:rsidP="00F20FCA">
      <w:pPr>
        <w:spacing w:line="360" w:lineRule="auto"/>
        <w:ind w:firstLine="420"/>
        <w:rPr>
          <w:ins w:id="1157" w:author="嘏 吴" w:date="2026-03-30T03:46:00Z" w16du:dateUtc="2026-03-29T19:46:00Z"/>
          <w:rFonts w:ascii="Times New Roman" w:hAnsi="Times New Roman" w:cs="Times New Roman" w:hint="eastAsia"/>
          <w:color w:val="80340D" w:themeColor="accent2" w:themeShade="80"/>
          <w:sz w:val="20"/>
          <w:szCs w:val="20"/>
          <w:rPrChange w:id="1158" w:author="嘏 吴" w:date="2026-03-30T03:47:00Z" w16du:dateUtc="2026-03-29T19:47:00Z">
            <w:rPr>
              <w:ins w:id="1159" w:author="嘏 吴" w:date="2026-03-30T03:46:00Z" w16du:dateUtc="2026-03-29T19:46:00Z"/>
              <w:rFonts w:ascii="Times New Roman" w:hAnsi="Times New Roman" w:cs="Times New Roman" w:hint="eastAsia"/>
              <w:color w:val="000000" w:themeColor="text1"/>
              <w:sz w:val="22"/>
            </w:rPr>
          </w:rPrChange>
        </w:rPr>
      </w:pPr>
      <w:ins w:id="1160" w:author="嘏 吴" w:date="2026-03-30T03:46:00Z" w16du:dateUtc="2026-03-29T19:46:00Z">
        <w:r w:rsidRPr="00F20FCA">
          <w:rPr>
            <w:rFonts w:ascii="Times New Roman" w:hAnsi="Times New Roman" w:cs="Times New Roman" w:hint="eastAsia"/>
            <w:color w:val="80340D" w:themeColor="accent2" w:themeShade="80"/>
            <w:sz w:val="20"/>
            <w:szCs w:val="20"/>
            <w:rPrChange w:id="1161" w:author="嘏 吴" w:date="2026-03-30T03:47:00Z" w16du:dateUtc="2026-03-29T19:47:00Z">
              <w:rPr>
                <w:rFonts w:ascii="Times New Roman" w:hAnsi="Times New Roman" w:cs="Times New Roman" w:hint="eastAsia"/>
                <w:color w:val="000000" w:themeColor="text1"/>
                <w:sz w:val="22"/>
              </w:rPr>
            </w:rPrChange>
          </w:rPr>
          <w:t>[2]</w:t>
        </w:r>
        <w:r w:rsidRPr="00F20FCA">
          <w:rPr>
            <w:rFonts w:ascii="Times New Roman" w:hAnsi="Times New Roman" w:cs="Times New Roman" w:hint="eastAsia"/>
            <w:color w:val="80340D" w:themeColor="accent2" w:themeShade="80"/>
            <w:sz w:val="20"/>
            <w:szCs w:val="20"/>
            <w:rPrChange w:id="1162" w:author="嘏 吴" w:date="2026-03-30T03:47:00Z" w16du:dateUtc="2026-03-29T19:47:00Z">
              <w:rPr>
                <w:rFonts w:ascii="Times New Roman" w:hAnsi="Times New Roman" w:cs="Times New Roman" w:hint="eastAsia"/>
                <w:color w:val="000000" w:themeColor="text1"/>
                <w:sz w:val="22"/>
              </w:rPr>
            </w:rPrChange>
          </w:rPr>
          <w:tab/>
          <w:t>ARANHA M P, JEWEL Y S M, BECKMAN R A, et al. Combining Three-Dimensional Modeling with Artificial Intelligence to Increase Specificity and Precision in Peptide-MHC Binding Predictions[J]. J Immunol, 2020, 205(7):1962-1977.</w:t>
        </w:r>
      </w:ins>
    </w:p>
    <w:p w14:paraId="495DB455" w14:textId="77777777" w:rsidR="00F20FCA" w:rsidRPr="00F20FCA" w:rsidRDefault="00F20FCA" w:rsidP="00F20FCA">
      <w:pPr>
        <w:spacing w:line="360" w:lineRule="auto"/>
        <w:ind w:firstLine="420"/>
        <w:rPr>
          <w:ins w:id="1163" w:author="嘏 吴" w:date="2026-03-30T03:46:00Z" w16du:dateUtc="2026-03-29T19:46:00Z"/>
          <w:rFonts w:ascii="Times New Roman" w:hAnsi="Times New Roman" w:cs="Times New Roman" w:hint="eastAsia"/>
          <w:color w:val="80340D" w:themeColor="accent2" w:themeShade="80"/>
          <w:sz w:val="20"/>
          <w:szCs w:val="20"/>
          <w:rPrChange w:id="1164" w:author="嘏 吴" w:date="2026-03-30T03:47:00Z" w16du:dateUtc="2026-03-29T19:47:00Z">
            <w:rPr>
              <w:ins w:id="1165" w:author="嘏 吴" w:date="2026-03-30T03:46:00Z" w16du:dateUtc="2026-03-29T19:46:00Z"/>
              <w:rFonts w:ascii="Times New Roman" w:hAnsi="Times New Roman" w:cs="Times New Roman" w:hint="eastAsia"/>
              <w:color w:val="000000" w:themeColor="text1"/>
              <w:sz w:val="22"/>
            </w:rPr>
          </w:rPrChange>
        </w:rPr>
      </w:pPr>
      <w:ins w:id="1166" w:author="嘏 吴" w:date="2026-03-30T03:46:00Z" w16du:dateUtc="2026-03-29T19:46:00Z">
        <w:r w:rsidRPr="00F20FCA">
          <w:rPr>
            <w:rFonts w:ascii="Times New Roman" w:hAnsi="Times New Roman" w:cs="Times New Roman" w:hint="eastAsia"/>
            <w:color w:val="80340D" w:themeColor="accent2" w:themeShade="80"/>
            <w:sz w:val="20"/>
            <w:szCs w:val="20"/>
            <w:rPrChange w:id="1167" w:author="嘏 吴" w:date="2026-03-30T03:47:00Z" w16du:dateUtc="2026-03-29T19:47:00Z">
              <w:rPr>
                <w:rFonts w:ascii="Times New Roman" w:hAnsi="Times New Roman" w:cs="Times New Roman" w:hint="eastAsia"/>
                <w:color w:val="000000" w:themeColor="text1"/>
                <w:sz w:val="22"/>
              </w:rPr>
            </w:rPrChange>
          </w:rPr>
          <w:t>[3]</w:t>
        </w:r>
        <w:r w:rsidRPr="00F20FCA">
          <w:rPr>
            <w:rFonts w:ascii="Times New Roman" w:hAnsi="Times New Roman" w:cs="Times New Roman" w:hint="eastAsia"/>
            <w:color w:val="80340D" w:themeColor="accent2" w:themeShade="80"/>
            <w:sz w:val="20"/>
            <w:szCs w:val="20"/>
            <w:rPrChange w:id="1168" w:author="嘏 吴" w:date="2026-03-30T03:47:00Z" w16du:dateUtc="2026-03-29T19:47:00Z">
              <w:rPr>
                <w:rFonts w:ascii="Times New Roman" w:hAnsi="Times New Roman" w:cs="Times New Roman" w:hint="eastAsia"/>
                <w:color w:val="000000" w:themeColor="text1"/>
                <w:sz w:val="22"/>
              </w:rPr>
            </w:rPrChange>
          </w:rPr>
          <w:tab/>
          <w:t xml:space="preserve">BRADLEY P. Structure-based prediction of T cell receptor:peptide-MHC interactions[J]. Elife, 2023, </w:t>
        </w:r>
        <w:r w:rsidRPr="00F20FCA">
          <w:rPr>
            <w:rFonts w:ascii="Times New Roman" w:hAnsi="Times New Roman" w:cs="Times New Roman" w:hint="eastAsia"/>
            <w:color w:val="80340D" w:themeColor="accent2" w:themeShade="80"/>
            <w:sz w:val="20"/>
            <w:szCs w:val="20"/>
            <w:rPrChange w:id="1169" w:author="嘏 吴" w:date="2026-03-30T03:47:00Z" w16du:dateUtc="2026-03-29T19:47:00Z">
              <w:rPr>
                <w:rFonts w:ascii="Times New Roman" w:hAnsi="Times New Roman" w:cs="Times New Roman" w:hint="eastAsia"/>
                <w:color w:val="000000" w:themeColor="text1"/>
                <w:sz w:val="22"/>
              </w:rPr>
            </w:rPrChange>
          </w:rPr>
          <w:lastRenderedPageBreak/>
          <w:t>12.</w:t>
        </w:r>
      </w:ins>
    </w:p>
    <w:p w14:paraId="2ADC01EA" w14:textId="77777777" w:rsidR="00F20FCA" w:rsidRPr="00F20FCA" w:rsidRDefault="00F20FCA" w:rsidP="00F20FCA">
      <w:pPr>
        <w:spacing w:line="360" w:lineRule="auto"/>
        <w:ind w:firstLine="420"/>
        <w:rPr>
          <w:ins w:id="1170" w:author="嘏 吴" w:date="2026-03-30T03:46:00Z" w16du:dateUtc="2026-03-29T19:46:00Z"/>
          <w:rFonts w:ascii="Times New Roman" w:hAnsi="Times New Roman" w:cs="Times New Roman" w:hint="eastAsia"/>
          <w:color w:val="80340D" w:themeColor="accent2" w:themeShade="80"/>
          <w:sz w:val="20"/>
          <w:szCs w:val="20"/>
          <w:rPrChange w:id="1171" w:author="嘏 吴" w:date="2026-03-30T03:47:00Z" w16du:dateUtc="2026-03-29T19:47:00Z">
            <w:rPr>
              <w:ins w:id="1172" w:author="嘏 吴" w:date="2026-03-30T03:46:00Z" w16du:dateUtc="2026-03-29T19:46:00Z"/>
              <w:rFonts w:ascii="Times New Roman" w:hAnsi="Times New Roman" w:cs="Times New Roman" w:hint="eastAsia"/>
              <w:color w:val="000000" w:themeColor="text1"/>
              <w:sz w:val="22"/>
            </w:rPr>
          </w:rPrChange>
        </w:rPr>
      </w:pPr>
      <w:ins w:id="1173" w:author="嘏 吴" w:date="2026-03-30T03:46:00Z" w16du:dateUtc="2026-03-29T19:46:00Z">
        <w:r w:rsidRPr="00F20FCA">
          <w:rPr>
            <w:rFonts w:ascii="Times New Roman" w:hAnsi="Times New Roman" w:cs="Times New Roman" w:hint="eastAsia"/>
            <w:color w:val="80340D" w:themeColor="accent2" w:themeShade="80"/>
            <w:sz w:val="20"/>
            <w:szCs w:val="20"/>
            <w:rPrChange w:id="1174" w:author="嘏 吴" w:date="2026-03-30T03:47:00Z" w16du:dateUtc="2026-03-29T19:47:00Z">
              <w:rPr>
                <w:rFonts w:ascii="Times New Roman" w:hAnsi="Times New Roman" w:cs="Times New Roman" w:hint="eastAsia"/>
                <w:color w:val="000000" w:themeColor="text1"/>
                <w:sz w:val="22"/>
              </w:rPr>
            </w:rPrChange>
          </w:rPr>
          <w:t>[4]</w:t>
        </w:r>
        <w:r w:rsidRPr="00F20FCA">
          <w:rPr>
            <w:rFonts w:ascii="Times New Roman" w:hAnsi="Times New Roman" w:cs="Times New Roman" w:hint="eastAsia"/>
            <w:color w:val="80340D" w:themeColor="accent2" w:themeShade="80"/>
            <w:sz w:val="20"/>
            <w:szCs w:val="20"/>
            <w:rPrChange w:id="1175" w:author="嘏 吴" w:date="2026-03-30T03:47:00Z" w16du:dateUtc="2026-03-29T19:47:00Z">
              <w:rPr>
                <w:rFonts w:ascii="Times New Roman" w:hAnsi="Times New Roman" w:cs="Times New Roman" w:hint="eastAsia"/>
                <w:color w:val="000000" w:themeColor="text1"/>
                <w:sz w:val="22"/>
              </w:rPr>
            </w:rPrChange>
          </w:rPr>
          <w:tab/>
          <w:t>LI X, LIN X, MEI X, et al. HLA3D: an integrated structure-based computational toolkit for immunotherapy[J]. Brief Bioinform, 2022, 23(3).</w:t>
        </w:r>
      </w:ins>
    </w:p>
    <w:p w14:paraId="55422A19" w14:textId="77777777" w:rsidR="00F20FCA" w:rsidRPr="00F20FCA" w:rsidRDefault="00F20FCA" w:rsidP="00F20FCA">
      <w:pPr>
        <w:spacing w:line="360" w:lineRule="auto"/>
        <w:ind w:firstLine="420"/>
        <w:rPr>
          <w:ins w:id="1176" w:author="嘏 吴" w:date="2026-03-30T03:46:00Z" w16du:dateUtc="2026-03-29T19:46:00Z"/>
          <w:rFonts w:ascii="Times New Roman" w:hAnsi="Times New Roman" w:cs="Times New Roman" w:hint="eastAsia"/>
          <w:color w:val="80340D" w:themeColor="accent2" w:themeShade="80"/>
          <w:sz w:val="20"/>
          <w:szCs w:val="20"/>
          <w:rPrChange w:id="1177" w:author="嘏 吴" w:date="2026-03-30T03:47:00Z" w16du:dateUtc="2026-03-29T19:47:00Z">
            <w:rPr>
              <w:ins w:id="1178" w:author="嘏 吴" w:date="2026-03-30T03:46:00Z" w16du:dateUtc="2026-03-29T19:46:00Z"/>
              <w:rFonts w:ascii="Times New Roman" w:hAnsi="Times New Roman" w:cs="Times New Roman" w:hint="eastAsia"/>
              <w:color w:val="000000" w:themeColor="text1"/>
              <w:sz w:val="22"/>
            </w:rPr>
          </w:rPrChange>
        </w:rPr>
      </w:pPr>
      <w:ins w:id="1179" w:author="嘏 吴" w:date="2026-03-30T03:46:00Z" w16du:dateUtc="2026-03-29T19:46:00Z">
        <w:r w:rsidRPr="00F20FCA">
          <w:rPr>
            <w:rFonts w:ascii="Times New Roman" w:hAnsi="Times New Roman" w:cs="Times New Roman" w:hint="eastAsia"/>
            <w:color w:val="80340D" w:themeColor="accent2" w:themeShade="80"/>
            <w:sz w:val="20"/>
            <w:szCs w:val="20"/>
            <w:rPrChange w:id="1180" w:author="嘏 吴" w:date="2026-03-30T03:47:00Z" w16du:dateUtc="2026-03-29T19:47:00Z">
              <w:rPr>
                <w:rFonts w:ascii="Times New Roman" w:hAnsi="Times New Roman" w:cs="Times New Roman" w:hint="eastAsia"/>
                <w:color w:val="000000" w:themeColor="text1"/>
                <w:sz w:val="22"/>
              </w:rPr>
            </w:rPrChange>
          </w:rPr>
          <w:t>[5]</w:t>
        </w:r>
        <w:r w:rsidRPr="00F20FCA">
          <w:rPr>
            <w:rFonts w:ascii="Times New Roman" w:hAnsi="Times New Roman" w:cs="Times New Roman" w:hint="eastAsia"/>
            <w:color w:val="80340D" w:themeColor="accent2" w:themeShade="80"/>
            <w:sz w:val="20"/>
            <w:szCs w:val="20"/>
            <w:rPrChange w:id="1181" w:author="嘏 吴" w:date="2026-03-30T03:47:00Z" w16du:dateUtc="2026-03-29T19:47:00Z">
              <w:rPr>
                <w:rFonts w:ascii="Times New Roman" w:hAnsi="Times New Roman" w:cs="Times New Roman" w:hint="eastAsia"/>
                <w:color w:val="000000" w:themeColor="text1"/>
                <w:sz w:val="22"/>
              </w:rPr>
            </w:rPrChange>
          </w:rPr>
          <w:tab/>
          <w:t>RILEY T P, KELLER G L J, SMITH A R, et al. Structure Based Prediction of Neoantigen Immunogenicity[J]. Front Immunol, 2019, 10:2047.</w:t>
        </w:r>
      </w:ins>
    </w:p>
    <w:p w14:paraId="39AEB579" w14:textId="6EA6604B" w:rsidR="001620D3" w:rsidRPr="003F084D" w:rsidDel="00782E95" w:rsidRDefault="00FD47E4" w:rsidP="0072492B">
      <w:pPr>
        <w:spacing w:line="360" w:lineRule="auto"/>
        <w:rPr>
          <w:del w:id="1182" w:author="嘏 吴" w:date="2026-03-30T03:26:00Z" w16du:dateUtc="2026-03-29T19:26:00Z"/>
          <w:rFonts w:ascii="Times New Roman" w:hAnsi="Times New Roman" w:cs="Times New Roman"/>
          <w:color w:val="000000" w:themeColor="text1"/>
          <w:sz w:val="22"/>
          <w:rPrChange w:id="1183" w:author="Yuting Wang" w:date="2026-02-11T11:33:00Z" w16du:dateUtc="2026-02-11T03:33:00Z">
            <w:rPr>
              <w:del w:id="1184" w:author="嘏 吴" w:date="2026-03-30T03:26:00Z" w16du:dateUtc="2026-03-29T19:26:00Z"/>
              <w:rFonts w:ascii="Arial" w:hAnsi="Arial" w:cs="Arial"/>
              <w:color w:val="000000" w:themeColor="text1"/>
              <w:sz w:val="22"/>
            </w:rPr>
          </w:rPrChange>
        </w:rPr>
      </w:pPr>
      <w:del w:id="1185" w:author="嘏 吴" w:date="2026-03-30T03:26:00Z" w16du:dateUtc="2026-03-29T19:26:00Z">
        <w:r w:rsidRPr="003F084D" w:rsidDel="00782E95">
          <w:rPr>
            <w:rFonts w:ascii="Times New Roman" w:hAnsi="Times New Roman" w:cs="Times New Roman"/>
            <w:color w:val="000000" w:themeColor="text1"/>
            <w:sz w:val="22"/>
            <w:rPrChange w:id="1186" w:author="Yuting Wang" w:date="2026-02-11T11:33:00Z" w16du:dateUtc="2026-02-11T03:33:00Z">
              <w:rPr>
                <w:rFonts w:ascii="Arial" w:hAnsi="Arial" w:cs="Arial"/>
                <w:color w:val="000000" w:themeColor="text1"/>
                <w:sz w:val="22"/>
              </w:rPr>
            </w:rPrChange>
          </w:rPr>
          <w:delText xml:space="preserve">In this study, we conducted a comprehensive benchmarking analysis of 17 </w:delText>
        </w:r>
        <w:r w:rsidR="001620D3" w:rsidRPr="003F084D" w:rsidDel="00782E95">
          <w:rPr>
            <w:rFonts w:ascii="Times New Roman" w:hAnsi="Times New Roman" w:cs="Times New Roman"/>
            <w:color w:val="000000" w:themeColor="text1"/>
            <w:sz w:val="22"/>
            <w:rPrChange w:id="1187" w:author="Yuting Wang" w:date="2026-02-11T11:33:00Z" w16du:dateUtc="2026-02-11T03:33:00Z">
              <w:rPr>
                <w:rFonts w:ascii="Arial" w:hAnsi="Arial" w:cs="Arial"/>
                <w:color w:val="000000" w:themeColor="text1"/>
                <w:sz w:val="22"/>
              </w:rPr>
            </w:rPrChange>
          </w:rPr>
          <w:delText>computational</w:delText>
        </w:r>
        <w:r w:rsidRPr="003F084D" w:rsidDel="00782E95">
          <w:rPr>
            <w:rFonts w:ascii="Times New Roman" w:hAnsi="Times New Roman" w:cs="Times New Roman"/>
            <w:color w:val="000000" w:themeColor="text1"/>
            <w:sz w:val="22"/>
            <w:rPrChange w:id="1188" w:author="Yuting Wang" w:date="2026-02-11T11:33:00Z" w16du:dateUtc="2026-02-11T03:33:00Z">
              <w:rPr>
                <w:rFonts w:ascii="Arial" w:hAnsi="Arial" w:cs="Arial"/>
                <w:color w:val="000000" w:themeColor="text1"/>
                <w:sz w:val="22"/>
              </w:rPr>
            </w:rPrChange>
          </w:rPr>
          <w:delText xml:space="preserve"> </w:delText>
        </w:r>
        <w:r w:rsidR="00435D57" w:rsidRPr="003F084D" w:rsidDel="00782E95">
          <w:rPr>
            <w:rFonts w:ascii="Times New Roman" w:hAnsi="Times New Roman" w:cs="Times New Roman"/>
            <w:color w:val="000000" w:themeColor="text1"/>
            <w:sz w:val="22"/>
            <w:rPrChange w:id="1189" w:author="Yuting Wang" w:date="2026-02-11T11:33:00Z" w16du:dateUtc="2026-02-11T03:33:00Z">
              <w:rPr>
                <w:rFonts w:ascii="Arial" w:hAnsi="Arial" w:cs="Arial"/>
                <w:color w:val="000000" w:themeColor="text1"/>
                <w:sz w:val="22"/>
              </w:rPr>
            </w:rPrChange>
          </w:rPr>
          <w:delText>methods</w:delText>
        </w:r>
        <w:r w:rsidRPr="003F084D" w:rsidDel="00782E95">
          <w:rPr>
            <w:rFonts w:ascii="Times New Roman" w:hAnsi="Times New Roman" w:cs="Times New Roman"/>
            <w:color w:val="000000" w:themeColor="text1"/>
            <w:sz w:val="22"/>
            <w:rPrChange w:id="1190" w:author="Yuting Wang" w:date="2026-02-11T11:33:00Z" w16du:dateUtc="2026-02-11T03:33:00Z">
              <w:rPr>
                <w:rFonts w:ascii="Arial" w:hAnsi="Arial" w:cs="Arial"/>
                <w:color w:val="000000" w:themeColor="text1"/>
                <w:sz w:val="22"/>
              </w:rPr>
            </w:rPrChange>
          </w:rPr>
          <w:delText xml:space="preserve"> for predicting HLA-I peptide binding. </w:delText>
        </w:r>
        <w:r w:rsidR="001620D3" w:rsidRPr="003F084D" w:rsidDel="00782E95">
          <w:rPr>
            <w:rFonts w:ascii="Times New Roman" w:hAnsi="Times New Roman" w:cs="Times New Roman"/>
            <w:color w:val="000000" w:themeColor="text1"/>
            <w:sz w:val="22"/>
            <w:rPrChange w:id="1191" w:author="Yuting Wang" w:date="2026-02-11T11:33:00Z" w16du:dateUtc="2026-02-11T03:33:00Z">
              <w:rPr>
                <w:rFonts w:ascii="Arial" w:hAnsi="Arial" w:cs="Arial"/>
                <w:color w:val="000000" w:themeColor="text1"/>
                <w:sz w:val="22"/>
              </w:rPr>
            </w:rPrChange>
          </w:rPr>
          <w:delText xml:space="preserve">Utilizing a rigorously curated, multi-source dataset, we ensured robust and representative testing across various conditions. Notably, we </w:delText>
        </w:r>
        <w:r w:rsidR="00EE06B2" w:rsidRPr="003F084D" w:rsidDel="00782E95">
          <w:rPr>
            <w:rFonts w:ascii="Times New Roman" w:hAnsi="Times New Roman" w:cs="Times New Roman"/>
            <w:color w:val="000000" w:themeColor="text1"/>
            <w:sz w:val="22"/>
            <w:rPrChange w:id="1192" w:author="Yuting Wang" w:date="2026-02-11T11:33:00Z" w16du:dateUtc="2026-02-11T03:33:00Z">
              <w:rPr>
                <w:rFonts w:ascii="Arial" w:hAnsi="Arial" w:cs="Arial"/>
                <w:color w:val="000000" w:themeColor="text1"/>
                <w:sz w:val="22"/>
              </w:rPr>
            </w:rPrChange>
          </w:rPr>
          <w:delText xml:space="preserve">have applied model explainability techniques, such as SHAP and LIME, to offer a more detailed comparative evaluation beyond traditional metrics. </w:delText>
        </w:r>
        <w:r w:rsidR="00BB5E43" w:rsidRPr="003F084D" w:rsidDel="00782E95">
          <w:rPr>
            <w:rFonts w:ascii="Times New Roman" w:hAnsi="Times New Roman" w:cs="Times New Roman"/>
            <w:color w:val="000000" w:themeColor="text1"/>
            <w:sz w:val="22"/>
            <w:rPrChange w:id="1193" w:author="Yuting Wang" w:date="2026-02-11T11:33:00Z" w16du:dateUtc="2026-02-11T03:33:00Z">
              <w:rPr>
                <w:rFonts w:ascii="Arial" w:hAnsi="Arial" w:cs="Arial"/>
                <w:color w:val="000000" w:themeColor="text1"/>
                <w:sz w:val="22"/>
              </w:rPr>
            </w:rPrChange>
          </w:rPr>
          <w:delText xml:space="preserve">The results reveal substantial variation in predictive performance, with newer self-attention-enhanced architectures showing distinct advantages. STMHCpan emerged as the top-performing tool in most settings, followed by BigMHC, while TransPHLA demonstrated high sensitivity and robust performance, highlighting the potential of these advanced architectures. </w:delText>
        </w:r>
      </w:del>
      <w:del w:id="1194" w:author="嘏 吴" w:date="2026-03-30T03:24:00Z" w16du:dateUtc="2026-03-29T19:24:00Z">
        <w:r w:rsidR="00BB5E43" w:rsidRPr="003F084D" w:rsidDel="00782E95">
          <w:rPr>
            <w:rFonts w:ascii="Times New Roman" w:hAnsi="Times New Roman" w:cs="Times New Roman"/>
            <w:color w:val="000000" w:themeColor="text1"/>
            <w:sz w:val="22"/>
            <w:rPrChange w:id="1195" w:author="Yuting Wang" w:date="2026-02-11T11:33:00Z" w16du:dateUtc="2026-02-11T03:33:00Z">
              <w:rPr>
                <w:rFonts w:ascii="Arial" w:hAnsi="Arial" w:cs="Arial"/>
                <w:color w:val="000000" w:themeColor="text1"/>
                <w:sz w:val="22"/>
              </w:rPr>
            </w:rPrChange>
          </w:rPr>
          <w:delText>Interestingly, CapsNet-MHC_AN, a capsule network-based predictor, also exhibited competitive performance, underscoring the versatility of this approach. In contrast, classical models such as MHCflurry2.0_PS</w:delText>
        </w:r>
      </w:del>
      <w:ins w:id="1196" w:author="Yuting Wang" w:date="2026-03-02T10:54:00Z" w16du:dateUtc="2026-03-02T02:54:00Z">
        <w:del w:id="1197" w:author="嘏 吴" w:date="2026-03-30T03:24:00Z" w16du:dateUtc="2026-03-29T19:24:00Z">
          <w:r w:rsidR="00907314" w:rsidDel="00782E95">
            <w:rPr>
              <w:rFonts w:ascii="Times New Roman" w:hAnsi="Times New Roman" w:cs="Times New Roman"/>
              <w:color w:val="000000" w:themeColor="text1"/>
              <w:sz w:val="22"/>
            </w:rPr>
            <w:delText>MHCflurry2.0_AP</w:delText>
          </w:r>
        </w:del>
      </w:ins>
      <w:del w:id="1198" w:author="嘏 吴" w:date="2026-03-30T03:24:00Z" w16du:dateUtc="2026-03-29T19:24:00Z">
        <w:r w:rsidR="00BB5E43" w:rsidRPr="003F084D" w:rsidDel="00782E95">
          <w:rPr>
            <w:rFonts w:ascii="Times New Roman" w:hAnsi="Times New Roman" w:cs="Times New Roman"/>
            <w:color w:val="000000" w:themeColor="text1"/>
            <w:sz w:val="22"/>
            <w:rPrChange w:id="1199" w:author="Yuting Wang" w:date="2026-02-11T11:33:00Z" w16du:dateUtc="2026-02-11T03:33:00Z">
              <w:rPr>
                <w:rFonts w:ascii="Arial" w:hAnsi="Arial" w:cs="Arial"/>
                <w:color w:val="000000" w:themeColor="text1"/>
                <w:sz w:val="22"/>
              </w:rPr>
            </w:rPrChange>
          </w:rPr>
          <w:delText xml:space="preserve"> and NetMHCpan4.1_EL consistently delivered good performance, reinforcing the importance of data quality and well-maintained tools. </w:delText>
        </w:r>
      </w:del>
      <w:del w:id="1200" w:author="嘏 吴" w:date="2026-03-30T03:26:00Z" w16du:dateUtc="2026-03-29T19:26:00Z">
        <w:r w:rsidR="00BB5E43" w:rsidRPr="003F084D" w:rsidDel="00782E95">
          <w:rPr>
            <w:rFonts w:ascii="Times New Roman" w:hAnsi="Times New Roman" w:cs="Times New Roman"/>
            <w:color w:val="000000" w:themeColor="text1"/>
            <w:sz w:val="22"/>
            <w:rPrChange w:id="1201" w:author="Yuting Wang" w:date="2026-02-11T11:33:00Z" w16du:dateUtc="2026-02-11T03:33:00Z">
              <w:rPr>
                <w:rFonts w:ascii="Arial" w:hAnsi="Arial" w:cs="Arial"/>
                <w:color w:val="000000" w:themeColor="text1"/>
                <w:sz w:val="22"/>
              </w:rPr>
            </w:rPrChange>
          </w:rPr>
          <w:delText>Overall, our study e</w:delText>
        </w:r>
        <w:r w:rsidR="000A29DD" w:rsidRPr="003F084D" w:rsidDel="00782E95">
          <w:rPr>
            <w:rFonts w:ascii="Times New Roman" w:hAnsi="Times New Roman" w:cs="Times New Roman"/>
            <w:color w:val="000000" w:themeColor="text1"/>
            <w:sz w:val="22"/>
            <w:rPrChange w:id="1202" w:author="Yuting Wang" w:date="2026-02-11T11:33:00Z" w16du:dateUtc="2026-02-11T03:33:00Z">
              <w:rPr>
                <w:rFonts w:ascii="Arial" w:hAnsi="Arial" w:cs="Arial"/>
                <w:color w:val="000000" w:themeColor="text1"/>
                <w:sz w:val="22"/>
              </w:rPr>
            </w:rPrChange>
          </w:rPr>
          <w:delText>stablished a performance hierarchy, with self-</w:delText>
        </w:r>
        <w:r w:rsidR="000A29DD" w:rsidRPr="003F084D" w:rsidDel="00782E95">
          <w:rPr>
            <w:rFonts w:ascii="Times New Roman" w:hAnsi="Times New Roman" w:cs="Times New Roman" w:hint="eastAsia"/>
            <w:color w:val="000000" w:themeColor="text1"/>
            <w:rPrChange w:id="1203" w:author="Yuting Wang" w:date="2026-02-11T11:33:00Z" w16du:dateUtc="2026-02-11T03:33:00Z">
              <w:rPr>
                <w:rFonts w:hint="eastAsia"/>
                <w:color w:val="000000" w:themeColor="text1"/>
              </w:rPr>
            </w:rPrChange>
          </w:rPr>
          <w:delText xml:space="preserve"> </w:delText>
        </w:r>
        <w:r w:rsidR="000A29DD" w:rsidRPr="003F084D" w:rsidDel="00782E95">
          <w:rPr>
            <w:rFonts w:ascii="Times New Roman" w:hAnsi="Times New Roman" w:cs="Times New Roman"/>
            <w:color w:val="000000" w:themeColor="text1"/>
            <w:sz w:val="22"/>
            <w:rPrChange w:id="1204" w:author="Yuting Wang" w:date="2026-02-11T11:33:00Z" w16du:dateUtc="2026-02-11T03:33:00Z">
              <w:rPr>
                <w:rFonts w:ascii="Arial" w:hAnsi="Arial" w:cs="Arial"/>
                <w:color w:val="000000" w:themeColor="text1"/>
                <w:sz w:val="22"/>
              </w:rPr>
            </w:rPrChange>
          </w:rPr>
          <w:delText>attention-enhanced DNNs generally outperforming other approaches. However, the success of simpler models, particularly with comprehensive training datasets, emphasizes that continuous model refinement and careful dataset curation remain critical for high-performance predictions. This benchmarking framework, combining traditional metrics and explainability techniques, offers a standardized platform for future evaluations and advancements in AI-driven HLA-I binding peptide prediction.</w:delText>
        </w:r>
      </w:del>
    </w:p>
    <w:p w14:paraId="48AABEB5" w14:textId="46760E84" w:rsidR="003A6875" w:rsidRPr="003F084D" w:rsidDel="00782E95" w:rsidRDefault="003A6875" w:rsidP="00552B8B">
      <w:pPr>
        <w:spacing w:line="360" w:lineRule="auto"/>
        <w:ind w:firstLine="420"/>
        <w:rPr>
          <w:del w:id="1205" w:author="嘏 吴" w:date="2026-03-30T03:28:00Z" w16du:dateUtc="2026-03-29T19:28:00Z"/>
          <w:rFonts w:ascii="Times New Roman" w:hAnsi="Times New Roman" w:cs="Times New Roman"/>
          <w:color w:val="000000" w:themeColor="text1"/>
          <w:sz w:val="22"/>
          <w:rPrChange w:id="1206" w:author="Yuting Wang" w:date="2026-02-11T11:33:00Z" w16du:dateUtc="2026-02-11T03:33:00Z">
            <w:rPr>
              <w:del w:id="1207" w:author="嘏 吴" w:date="2026-03-30T03:28:00Z" w16du:dateUtc="2026-03-29T19:28:00Z"/>
              <w:rFonts w:ascii="Arial" w:hAnsi="Arial" w:cs="Arial"/>
              <w:color w:val="000000" w:themeColor="text1"/>
              <w:sz w:val="22"/>
            </w:rPr>
          </w:rPrChange>
        </w:rPr>
      </w:pPr>
      <w:del w:id="1208" w:author="嘏 吴" w:date="2026-03-30T03:28:00Z" w16du:dateUtc="2026-03-29T19:28:00Z">
        <w:r w:rsidRPr="003F084D" w:rsidDel="00782E95">
          <w:rPr>
            <w:rFonts w:ascii="Times New Roman" w:hAnsi="Times New Roman" w:cs="Times New Roman"/>
            <w:color w:val="000000" w:themeColor="text1"/>
            <w:sz w:val="22"/>
            <w:rPrChange w:id="1209" w:author="Yuting Wang" w:date="2026-02-11T11:33:00Z" w16du:dateUtc="2026-02-11T03:33:00Z">
              <w:rPr>
                <w:rFonts w:ascii="Arial" w:hAnsi="Arial" w:cs="Arial"/>
                <w:color w:val="000000" w:themeColor="text1"/>
                <w:sz w:val="22"/>
              </w:rPr>
            </w:rPrChange>
          </w:rPr>
          <w:delText>Our benchmarking analysis provides significant insights into the key factors that shape the performance of HLA-I peptide binding prediction tools, revealing the complex interplay between data quality, algorithmic design, and validation methodologies. These findings not only highlight the crucial role of training data but also emphasize the need for sophisticated algorithms and robust evaluation practices in improving predictive accuracy.</w:delText>
        </w:r>
      </w:del>
    </w:p>
    <w:p w14:paraId="44CF0915" w14:textId="0AB5B32E" w:rsidR="003A6875" w:rsidRPr="003F084D" w:rsidDel="00782E95" w:rsidRDefault="003A6875" w:rsidP="00552B8B">
      <w:pPr>
        <w:spacing w:line="360" w:lineRule="auto"/>
        <w:ind w:firstLine="420"/>
        <w:rPr>
          <w:del w:id="1210" w:author="嘏 吴" w:date="2026-03-30T03:28:00Z" w16du:dateUtc="2026-03-29T19:28:00Z"/>
          <w:rFonts w:ascii="Times New Roman" w:hAnsi="Times New Roman" w:cs="Times New Roman"/>
          <w:color w:val="000000" w:themeColor="text1"/>
          <w:sz w:val="22"/>
          <w:rPrChange w:id="1211" w:author="Yuting Wang" w:date="2026-02-11T11:33:00Z" w16du:dateUtc="2026-02-11T03:33:00Z">
            <w:rPr>
              <w:del w:id="1212" w:author="嘏 吴" w:date="2026-03-30T03:28:00Z" w16du:dateUtc="2026-03-29T19:28:00Z"/>
              <w:rFonts w:ascii="Arial" w:hAnsi="Arial" w:cs="Arial"/>
              <w:color w:val="000000" w:themeColor="text1"/>
              <w:sz w:val="22"/>
            </w:rPr>
          </w:rPrChange>
        </w:rPr>
      </w:pPr>
      <w:del w:id="1213" w:author="嘏 吴" w:date="2026-03-30T03:28:00Z" w16du:dateUtc="2026-03-29T19:28:00Z">
        <w:r w:rsidRPr="003F084D" w:rsidDel="00782E95">
          <w:rPr>
            <w:rFonts w:ascii="Times New Roman" w:hAnsi="Times New Roman" w:cs="Times New Roman"/>
            <w:color w:val="000000" w:themeColor="text1"/>
            <w:sz w:val="22"/>
            <w:rPrChange w:id="1214" w:author="Yuting Wang" w:date="2026-02-11T11:33:00Z" w16du:dateUtc="2026-02-11T03:33:00Z">
              <w:rPr>
                <w:rFonts w:ascii="Arial" w:hAnsi="Arial" w:cs="Arial"/>
                <w:color w:val="000000" w:themeColor="text1"/>
                <w:sz w:val="22"/>
              </w:rPr>
            </w:rPrChange>
          </w:rPr>
          <w:delText>The quality and quantity of training data emerged as critical determinants of model performance. Tools that incorporated eluted ligand (EL) data, derived from mass spectrometry experiments, consistently outperformed those trained primarily on binding affinity (BA) data. For instance, NetMHCpan4.1_EL, which utilizes EL data, demonstrated superior predictive accuracy over its BA-based counterpart, NetMHCpan4.1_BA, despite the use of the same underlying NNAlign_MA technique. Similarly, MHCflurry2.0, which prioritizes EL data, further underscored the value of such datasets in enhancing model performance. The success of BigMHC, which aggregated over 288,000 EL instances from various sources and incorporated a diverse set of negative examples, highlights the importance of large, high-quality datasets in boosting predictive reliability. On the other hand, tools with more limited datasets, such as CapsNet-MHC_IE and DeepNetBim, struggled to achieve similar performance, suggesting that even advanced model architectures are hindered by insufficient training data. These results underscore the need for future model development to focus on large, experimentally validated datasets, particularly those derived from EL experiments, in order to achieve more accurate and generalizable predictions.</w:delText>
        </w:r>
      </w:del>
    </w:p>
    <w:p w14:paraId="223D255C" w14:textId="5F64146F" w:rsidR="003A6875" w:rsidRPr="003F084D" w:rsidDel="00782E95" w:rsidRDefault="003A6875" w:rsidP="00552B8B">
      <w:pPr>
        <w:spacing w:line="360" w:lineRule="auto"/>
        <w:ind w:firstLine="420"/>
        <w:rPr>
          <w:del w:id="1215" w:author="嘏 吴" w:date="2026-03-30T03:28:00Z" w16du:dateUtc="2026-03-29T19:28:00Z"/>
          <w:rFonts w:ascii="Times New Roman" w:hAnsi="Times New Roman" w:cs="Times New Roman"/>
          <w:color w:val="000000" w:themeColor="text1"/>
          <w:sz w:val="22"/>
          <w:rPrChange w:id="1216" w:author="Yuting Wang" w:date="2026-02-11T11:33:00Z" w16du:dateUtc="2026-02-11T03:33:00Z">
            <w:rPr>
              <w:del w:id="1217" w:author="嘏 吴" w:date="2026-03-30T03:28:00Z" w16du:dateUtc="2026-03-29T19:28:00Z"/>
              <w:rFonts w:ascii="Arial" w:hAnsi="Arial" w:cs="Arial"/>
              <w:color w:val="000000" w:themeColor="text1"/>
              <w:sz w:val="22"/>
            </w:rPr>
          </w:rPrChange>
        </w:rPr>
      </w:pPr>
      <w:del w:id="1218" w:author="嘏 吴" w:date="2026-03-30T03:28:00Z" w16du:dateUtc="2026-03-29T19:28:00Z">
        <w:r w:rsidRPr="003F084D" w:rsidDel="00782E95">
          <w:rPr>
            <w:rFonts w:ascii="Times New Roman" w:hAnsi="Times New Roman" w:cs="Times New Roman"/>
            <w:color w:val="000000" w:themeColor="text1"/>
            <w:sz w:val="22"/>
            <w:rPrChange w:id="1219" w:author="Yuting Wang" w:date="2026-02-11T11:33:00Z" w16du:dateUtc="2026-02-11T03:33:00Z">
              <w:rPr>
                <w:rFonts w:ascii="Arial" w:hAnsi="Arial" w:cs="Arial"/>
                <w:color w:val="000000" w:themeColor="text1"/>
                <w:sz w:val="22"/>
              </w:rPr>
            </w:rPrChange>
          </w:rPr>
          <w:delText>While high-quality training data is foundational, the architecture and design of predictive models also play a significant role in determining their efficacy. Our analysis revealed that integrating multiple prediction algorithms can significantly enhance performance. For example, MHCflurry2.0, which combines outputs from antigen processing (AP) and BA predictors through a logistic regression model, outperformed each of its individual components, suggesting that hybrid approaches may better capture the complex dynamics of peptide-HLA binding. Furthermore, the potential of deep learning architectures, particularly capsule networks (CapsNet), was evident in models such as CapsNet-MHC_AN, which outperformed other advanced architectures like the transformer-based TransPHLA, despite both using the same dataset. This highlights the ability of CapsNet to efficiently model spatial hierarchies and suggests broader applicability for this architecture in HLA binding prediction. Other deep learning models, such as convolutional neural networks (CNN), recurrent neural networks (RNN), and bidirectional long short-term memory (BiLSTM) networks, could also provide valuable avenues for future research and tool development. Moreover, transformer-based models, which utilize self-attention mechanisms, showed exceptional performance even with moderate-sized datasets, suggesting that these models are particularly adept at capturing the long-range dependencies inherent in peptide-HLA binding. These findings indicate that further exploration of transformer-based architectures, in combination with self-attention mechanisms, could significantly enhance predictive accuracy in this field.</w:delText>
        </w:r>
      </w:del>
    </w:p>
    <w:p w14:paraId="60E6E287" w14:textId="6C511E62" w:rsidR="0072492B" w:rsidRPr="003F084D" w:rsidDel="00782E95" w:rsidRDefault="003A6875" w:rsidP="00333EB3">
      <w:pPr>
        <w:spacing w:line="360" w:lineRule="auto"/>
        <w:ind w:firstLine="420"/>
        <w:rPr>
          <w:del w:id="1220" w:author="嘏 吴" w:date="2026-03-30T03:28:00Z" w16du:dateUtc="2026-03-29T19:28:00Z"/>
          <w:rFonts w:ascii="Times New Roman" w:hAnsi="Times New Roman" w:cs="Times New Roman"/>
          <w:color w:val="000000" w:themeColor="text1"/>
          <w:sz w:val="22"/>
          <w:rPrChange w:id="1221" w:author="Yuting Wang" w:date="2026-02-11T11:33:00Z" w16du:dateUtc="2026-02-11T03:33:00Z">
            <w:rPr>
              <w:del w:id="1222" w:author="嘏 吴" w:date="2026-03-30T03:28:00Z" w16du:dateUtc="2026-03-29T19:28:00Z"/>
              <w:rFonts w:ascii="Arial" w:hAnsi="Arial" w:cs="Arial"/>
              <w:color w:val="000000" w:themeColor="text1"/>
              <w:sz w:val="22"/>
            </w:rPr>
          </w:rPrChange>
        </w:rPr>
      </w:pPr>
      <w:del w:id="1223" w:author="嘏 吴" w:date="2026-03-30T03:28:00Z" w16du:dateUtc="2026-03-29T19:28:00Z">
        <w:r w:rsidRPr="003F084D" w:rsidDel="00782E95">
          <w:rPr>
            <w:rFonts w:ascii="Times New Roman" w:hAnsi="Times New Roman" w:cs="Times New Roman"/>
            <w:color w:val="000000" w:themeColor="text1"/>
            <w:sz w:val="22"/>
            <w:rPrChange w:id="1224" w:author="Yuting Wang" w:date="2026-02-11T11:33:00Z" w16du:dateUtc="2026-02-11T03:33:00Z">
              <w:rPr>
                <w:rFonts w:ascii="Arial" w:hAnsi="Arial" w:cs="Arial"/>
                <w:color w:val="000000" w:themeColor="text1"/>
                <w:sz w:val="22"/>
              </w:rPr>
            </w:rPrChange>
          </w:rPr>
          <w:delText>The choice of encoding methods also plays an essential role in the predictive performance of these models. Most Class 4 tools rely on one-hot encoding for peptide and HLA sequences, while others, such as those employing BLOSUM-based encodings, provide different representations that may influence feature extraction and model accuracy. Given this, the choice of encoding should be made with consideration of both the model’s requirements and its intended application. In addition, many state-of-the-art tools employ ensemble strategies, aggregating predictions from multiple models to improve overall reliability. This approach, which draws on the strengths of diverse models, enhances robustness and mitigates the risk of overfitting, demonstrating its value for increasing predictive accuracy.</w:delText>
        </w:r>
      </w:del>
    </w:p>
    <w:p w14:paraId="7B35924B" w14:textId="77777777" w:rsidR="00DB6938" w:rsidRPr="003F084D" w:rsidRDefault="00DB6938" w:rsidP="00AA6524">
      <w:pPr>
        <w:spacing w:line="360" w:lineRule="auto"/>
        <w:rPr>
          <w:rFonts w:ascii="Times New Roman" w:hAnsi="Times New Roman" w:cs="Times New Roman"/>
          <w:b/>
          <w:bCs/>
          <w:color w:val="000000" w:themeColor="text1"/>
          <w:sz w:val="24"/>
          <w:szCs w:val="24"/>
          <w:rPrChange w:id="1225" w:author="Yuting Wang" w:date="2026-02-11T11:33:00Z" w16du:dateUtc="2026-02-11T03:33:00Z">
            <w:rPr>
              <w:rFonts w:ascii="Arial" w:hAnsi="Arial" w:cs="Arial"/>
              <w:b/>
              <w:bCs/>
              <w:color w:val="000000" w:themeColor="text1"/>
              <w:sz w:val="24"/>
              <w:szCs w:val="24"/>
            </w:rPr>
          </w:rPrChange>
        </w:rPr>
      </w:pPr>
    </w:p>
    <w:p w14:paraId="18E67D67" w14:textId="66625E93" w:rsidR="00AA6524" w:rsidRPr="003F084D" w:rsidRDefault="00AA6524" w:rsidP="00AA6524">
      <w:pPr>
        <w:spacing w:line="360" w:lineRule="auto"/>
        <w:rPr>
          <w:rFonts w:ascii="Times New Roman" w:hAnsi="Times New Roman" w:cs="Times New Roman"/>
          <w:b/>
          <w:bCs/>
          <w:color w:val="000000" w:themeColor="text1"/>
          <w:sz w:val="24"/>
          <w:szCs w:val="24"/>
          <w:rPrChange w:id="1226" w:author="Yuting Wang" w:date="2026-02-11T11:33:00Z" w16du:dateUtc="2026-02-11T03:33:00Z">
            <w:rPr>
              <w:rFonts w:ascii="Arial" w:hAnsi="Arial" w:cs="Arial"/>
              <w:b/>
              <w:bCs/>
              <w:color w:val="000000" w:themeColor="text1"/>
              <w:sz w:val="24"/>
              <w:szCs w:val="24"/>
            </w:rPr>
          </w:rPrChange>
        </w:rPr>
      </w:pPr>
      <w:del w:id="1227" w:author="Yuting Wang" w:date="2026-02-09T17:40:00Z" w16du:dateUtc="2026-02-09T09:40:00Z">
        <w:r w:rsidRPr="003F084D" w:rsidDel="00F55D27">
          <w:rPr>
            <w:rFonts w:ascii="Times New Roman" w:hAnsi="Times New Roman" w:cs="Times New Roman"/>
            <w:b/>
            <w:bCs/>
            <w:color w:val="000000" w:themeColor="text1"/>
            <w:sz w:val="24"/>
            <w:szCs w:val="24"/>
            <w:rPrChange w:id="1228" w:author="Yuting Wang" w:date="2026-02-11T11:33:00Z" w16du:dateUtc="2026-02-11T03:33:00Z">
              <w:rPr>
                <w:rFonts w:ascii="Arial" w:hAnsi="Arial" w:cs="Arial"/>
                <w:b/>
                <w:bCs/>
                <w:color w:val="000000" w:themeColor="text1"/>
                <w:sz w:val="24"/>
                <w:szCs w:val="24"/>
              </w:rPr>
            </w:rPrChange>
          </w:rPr>
          <w:delText>Methods</w:delText>
        </w:r>
      </w:del>
      <w:ins w:id="1229" w:author="Yuting Wang" w:date="2026-02-09T17:40:00Z" w16du:dateUtc="2026-02-09T09:40:00Z">
        <w:r w:rsidR="00F55D27" w:rsidRPr="003F084D">
          <w:rPr>
            <w:rFonts w:ascii="Times New Roman" w:hAnsi="Times New Roman" w:cs="Times New Roman"/>
            <w:b/>
            <w:bCs/>
            <w:color w:val="000000" w:themeColor="text1"/>
            <w:sz w:val="24"/>
            <w:szCs w:val="24"/>
            <w:rPrChange w:id="1230" w:author="Yuting Wang" w:date="2026-02-11T11:33:00Z" w16du:dateUtc="2026-02-11T03:33:00Z">
              <w:rPr>
                <w:rFonts w:ascii="Arial" w:hAnsi="Arial" w:cs="Arial"/>
                <w:b/>
                <w:bCs/>
                <w:color w:val="000000" w:themeColor="text1"/>
                <w:sz w:val="24"/>
                <w:szCs w:val="24"/>
              </w:rPr>
            </w:rPrChange>
          </w:rPr>
          <w:t>Materials and methods</w:t>
        </w:r>
      </w:ins>
    </w:p>
    <w:p w14:paraId="43EC9C65" w14:textId="77777777" w:rsidR="007E6648" w:rsidRPr="003F084D" w:rsidRDefault="007E6648" w:rsidP="007E6648">
      <w:pPr>
        <w:spacing w:line="360" w:lineRule="auto"/>
        <w:rPr>
          <w:rFonts w:ascii="Times New Roman" w:hAnsi="Times New Roman" w:cs="Times New Roman"/>
          <w:b/>
          <w:bCs/>
          <w:color w:val="000000" w:themeColor="text1"/>
          <w:sz w:val="22"/>
          <w:rPrChange w:id="1231" w:author="Yuting Wang" w:date="2026-02-11T11:33:00Z" w16du:dateUtc="2026-02-11T03:33:00Z">
            <w:rPr>
              <w:rFonts w:ascii="Arial" w:hAnsi="Arial" w:cs="Arial"/>
              <w:b/>
              <w:bCs/>
              <w:color w:val="000000" w:themeColor="text1"/>
              <w:sz w:val="22"/>
            </w:rPr>
          </w:rPrChange>
        </w:rPr>
      </w:pPr>
      <w:r w:rsidRPr="003F084D">
        <w:rPr>
          <w:rFonts w:ascii="Times New Roman" w:hAnsi="Times New Roman" w:cs="Times New Roman"/>
          <w:b/>
          <w:bCs/>
          <w:color w:val="000000" w:themeColor="text1"/>
          <w:sz w:val="22"/>
          <w:rPrChange w:id="1232" w:author="Yuting Wang" w:date="2026-02-11T11:33:00Z" w16du:dateUtc="2026-02-11T03:33:00Z">
            <w:rPr>
              <w:rFonts w:ascii="Arial" w:hAnsi="Arial" w:cs="Arial"/>
              <w:b/>
              <w:bCs/>
              <w:color w:val="000000" w:themeColor="text1"/>
              <w:sz w:val="22"/>
            </w:rPr>
          </w:rPrChange>
        </w:rPr>
        <w:t>Datasets for Benchmarking</w:t>
      </w:r>
    </w:p>
    <w:p w14:paraId="598853DF" w14:textId="22FAD384" w:rsidR="007E6648" w:rsidRPr="0078734C" w:rsidRDefault="007E6648">
      <w:pPr>
        <w:spacing w:line="360" w:lineRule="auto"/>
        <w:rPr>
          <w:rFonts w:ascii="Times New Roman" w:hAnsi="Times New Roman" w:cs="Times New Roman" w:hint="eastAsia"/>
          <w:i/>
          <w:iCs/>
          <w:color w:val="000000" w:themeColor="text1"/>
          <w:sz w:val="22"/>
          <w:rPrChange w:id="1233" w:author="Yuting Wang" w:date="2026-02-26T10:01:00Z" w16du:dateUtc="2026-02-26T02:01:00Z">
            <w:rPr>
              <w:rFonts w:hint="eastAsia"/>
            </w:rPr>
          </w:rPrChange>
        </w:rPr>
        <w:pPrChange w:id="1234" w:author="Yuting Wang" w:date="2026-02-09T17:41:00Z" w16du:dateUtc="2026-02-09T09:41:00Z">
          <w:pPr>
            <w:pStyle w:val="a9"/>
            <w:numPr>
              <w:numId w:val="6"/>
            </w:numPr>
            <w:spacing w:line="360" w:lineRule="auto"/>
            <w:ind w:left="360" w:hanging="360"/>
          </w:pPr>
        </w:pPrChange>
      </w:pPr>
      <w:r w:rsidRPr="0078734C">
        <w:rPr>
          <w:rFonts w:ascii="Times New Roman" w:hAnsi="Times New Roman" w:cs="Times New Roman" w:hint="eastAsia"/>
          <w:i/>
          <w:iCs/>
          <w:color w:val="000000" w:themeColor="text1"/>
          <w:sz w:val="22"/>
          <w:rPrChange w:id="1235" w:author="Yuting Wang" w:date="2026-02-26T10:01:00Z" w16du:dateUtc="2026-02-26T02:01:00Z">
            <w:rPr>
              <w:rFonts w:hint="eastAsia"/>
            </w:rPr>
          </w:rPrChange>
        </w:rPr>
        <w:t>Assembling the Positive Set</w:t>
      </w:r>
      <w:ins w:id="1236" w:author="Yuting Wang" w:date="2026-02-10T16:49:00Z" w16du:dateUtc="2026-02-10T08:49:00Z">
        <w:r w:rsidR="006F6536" w:rsidRPr="0078734C">
          <w:rPr>
            <w:rFonts w:ascii="Times New Roman" w:hAnsi="Times New Roman" w:cs="Times New Roman"/>
            <w:i/>
            <w:iCs/>
            <w:color w:val="000000" w:themeColor="text1"/>
            <w:sz w:val="22"/>
            <w:rPrChange w:id="1237" w:author="Yuting Wang" w:date="2026-02-26T10:01:00Z" w16du:dateUtc="2026-02-26T02:01:00Z">
              <w:rPr>
                <w:rFonts w:ascii="Arial" w:hAnsi="Arial" w:cs="Arial"/>
                <w:color w:val="000000" w:themeColor="text1"/>
                <w:sz w:val="22"/>
              </w:rPr>
            </w:rPrChange>
          </w:rPr>
          <w:t xml:space="preserve">: </w:t>
        </w:r>
      </w:ins>
    </w:p>
    <w:p w14:paraId="6738A5FB" w14:textId="47BF52CF" w:rsidR="007E6648" w:rsidRPr="003F084D" w:rsidRDefault="007E6648" w:rsidP="007E6648">
      <w:pPr>
        <w:spacing w:line="360" w:lineRule="auto"/>
        <w:rPr>
          <w:rFonts w:ascii="Times New Roman" w:hAnsi="Times New Roman" w:cs="Times New Roman"/>
          <w:color w:val="000000" w:themeColor="text1"/>
          <w:sz w:val="22"/>
          <w:rPrChange w:id="1238" w:author="Yuting Wang" w:date="2026-02-11T11:33:00Z" w16du:dateUtc="2026-02-11T03:33:00Z">
            <w:rPr>
              <w:rFonts w:ascii="Arial" w:hAnsi="Arial" w:cs="Arial"/>
              <w:color w:val="000000" w:themeColor="text1"/>
              <w:sz w:val="22"/>
            </w:rPr>
          </w:rPrChange>
        </w:rPr>
      </w:pPr>
      <w:r w:rsidRPr="003F084D">
        <w:rPr>
          <w:rFonts w:ascii="Times New Roman" w:hAnsi="Times New Roman" w:cs="Times New Roman"/>
          <w:color w:val="000000" w:themeColor="text1"/>
          <w:sz w:val="22"/>
          <w:rPrChange w:id="1239" w:author="Yuting Wang" w:date="2026-02-11T11:33:00Z" w16du:dateUtc="2026-02-11T03:33:00Z">
            <w:rPr>
              <w:rFonts w:ascii="Arial" w:hAnsi="Arial" w:cs="Arial"/>
              <w:color w:val="000000" w:themeColor="text1"/>
              <w:sz w:val="22"/>
            </w:rPr>
          </w:rPrChange>
        </w:rPr>
        <w:t>To establish a robust external validation dataset for assessing HLA-I peptide binding prediction tools, peptide-binding data were compiled from a range of publicly accessible databases, including the Immune Epitope Database (IEDB), CEDAR, dbPepNeo2.0, and MHCepitopes</w:t>
      </w:r>
      <w:r w:rsidR="006B0985" w:rsidRPr="003F084D">
        <w:rPr>
          <w:rFonts w:ascii="Times New Roman" w:hAnsi="Times New Roman" w:cs="Times New Roman"/>
          <w:color w:val="000000" w:themeColor="text1"/>
          <w:sz w:val="22"/>
          <w:rPrChange w:id="1240" w:author="Yuting Wang" w:date="2026-02-11T11:33:00Z" w16du:dateUtc="2026-02-11T03:33:00Z">
            <w:rPr>
              <w:rFonts w:ascii="Arial" w:hAnsi="Arial" w:cs="Arial"/>
              <w:color w:val="000000" w:themeColor="text1"/>
              <w:sz w:val="22"/>
            </w:rPr>
          </w:rPrChange>
        </w:rPr>
        <w:t xml:space="preserve"> </w:t>
      </w:r>
      <w:r w:rsidR="006B0985" w:rsidRPr="003F084D">
        <w:rPr>
          <w:rFonts w:ascii="Times New Roman" w:hAnsi="Times New Roman" w:cs="Times New Roman"/>
          <w:color w:val="000000" w:themeColor="text1"/>
          <w:sz w:val="22"/>
          <w:rPrChange w:id="1241" w:author="Yuting Wang" w:date="2026-02-11T11:33:00Z" w16du:dateUtc="2026-02-11T03:33:00Z">
            <w:rPr>
              <w:rFonts w:ascii="Arial" w:hAnsi="Arial" w:cs="Arial"/>
              <w:color w:val="000000" w:themeColor="text1"/>
              <w:sz w:val="22"/>
            </w:rPr>
          </w:rPrChange>
        </w:rPr>
        <w:fldChar w:fldCharType="begin">
          <w:fldData xml:space="preserve">PEVuZE5vdGU+PENpdGU+PEF1dGhvcj5WaXRhPC9BdXRob3I+PFllYXI+MjAxOTwvWWVhcj48UmVj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</w:fldData>
        </w:fldChar>
      </w:r>
      <w:r w:rsidR="00F248C2" w:rsidRPr="003F084D">
        <w:rPr>
          <w:rFonts w:ascii="Times New Roman" w:hAnsi="Times New Roman" w:cs="Times New Roman"/>
          <w:color w:val="000000" w:themeColor="text1"/>
          <w:sz w:val="22"/>
          <w:rPrChange w:id="1242" w:author="Yuting Wang" w:date="2026-02-11T11:33:00Z" w16du:dateUtc="2026-02-11T03:33:00Z">
            <w:rPr>
              <w:rFonts w:ascii="Arial" w:hAnsi="Arial" w:cs="Arial"/>
              <w:color w:val="000000" w:themeColor="text1"/>
              <w:sz w:val="22"/>
            </w:rPr>
          </w:rPrChange>
        </w:rPr>
        <w:instrText xml:space="preserve"> ADDIN EN.CITE </w:instrText>
      </w:r>
      <w:r w:rsidR="00F248C2" w:rsidRPr="003F084D">
        <w:rPr>
          <w:rFonts w:ascii="Times New Roman" w:hAnsi="Times New Roman" w:cs="Times New Roman"/>
          <w:color w:val="000000" w:themeColor="text1"/>
          <w:sz w:val="22"/>
          <w:rPrChange w:id="1243" w:author="Yuting Wang" w:date="2026-02-11T11:33:00Z" w16du:dateUtc="2026-02-11T03:33:00Z">
            <w:rPr>
              <w:rFonts w:ascii="Arial" w:hAnsi="Arial" w:cs="Arial"/>
              <w:color w:val="000000" w:themeColor="text1"/>
              <w:sz w:val="22"/>
            </w:rPr>
          </w:rPrChange>
        </w:rPr>
        <w:fldChar w:fldCharType="begin">
          <w:fldData xml:space="preserve">PEVuZE5vdGU+PENpdGU+PEF1dGhvcj5WaXRhPC9BdXRob3I+PFllYXI+MjAxOTwvWWVhcj48UmVj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</w:fldData>
        </w:fldChar>
      </w:r>
      <w:r w:rsidR="00F248C2" w:rsidRPr="003F084D">
        <w:rPr>
          <w:rFonts w:ascii="Times New Roman" w:hAnsi="Times New Roman" w:cs="Times New Roman"/>
          <w:color w:val="000000" w:themeColor="text1"/>
          <w:sz w:val="22"/>
          <w:rPrChange w:id="1244" w:author="Yuting Wang" w:date="2026-02-11T11:33:00Z" w16du:dateUtc="2026-02-11T03:33:00Z">
            <w:rPr>
              <w:rFonts w:ascii="Arial" w:hAnsi="Arial" w:cs="Arial"/>
              <w:color w:val="000000" w:themeColor="text1"/>
              <w:sz w:val="22"/>
            </w:rPr>
          </w:rPrChange>
        </w:rPr>
        <w:instrText xml:space="preserve"> ADDIN EN.CITE.DATA </w:instrText>
      </w:r>
      <w:r w:rsidR="00F248C2" w:rsidRPr="004A5A2D">
        <w:rPr>
          <w:rFonts w:ascii="Times New Roman" w:hAnsi="Times New Roman" w:cs="Times New Roman"/>
          <w:color w:val="000000" w:themeColor="text1"/>
          <w:sz w:val="22"/>
        </w:rPr>
      </w:r>
      <w:r w:rsidR="00F248C2" w:rsidRPr="003F084D">
        <w:rPr>
          <w:rFonts w:ascii="Times New Roman" w:hAnsi="Times New Roman" w:cs="Times New Roman"/>
          <w:color w:val="000000" w:themeColor="text1"/>
          <w:sz w:val="22"/>
          <w:rPrChange w:id="1245" w:author="Yuting Wang" w:date="2026-02-11T11:33:00Z" w16du:dateUtc="2026-02-11T03:33:00Z">
            <w:rPr>
              <w:rFonts w:ascii="Arial" w:hAnsi="Arial" w:cs="Arial"/>
              <w:color w:val="000000" w:themeColor="text1"/>
              <w:sz w:val="22"/>
            </w:rPr>
          </w:rPrChange>
        </w:rPr>
        <w:fldChar w:fldCharType="end"/>
      </w:r>
      <w:r w:rsidR="006B0985" w:rsidRPr="004A5A2D">
        <w:rPr>
          <w:rFonts w:ascii="Times New Roman" w:hAnsi="Times New Roman" w:cs="Times New Roman"/>
          <w:color w:val="000000" w:themeColor="text1"/>
          <w:sz w:val="22"/>
        </w:rPr>
      </w:r>
      <w:r w:rsidR="006B0985" w:rsidRPr="003F084D">
        <w:rPr>
          <w:rFonts w:ascii="Times New Roman" w:hAnsi="Times New Roman" w:cs="Times New Roman"/>
          <w:color w:val="000000" w:themeColor="text1"/>
          <w:sz w:val="22"/>
          <w:rPrChange w:id="1246" w:author="Yuting Wang" w:date="2026-02-11T11:33:00Z" w16du:dateUtc="2026-02-11T03:33:00Z">
            <w:rPr>
              <w:rFonts w:ascii="Arial" w:hAnsi="Arial" w:cs="Arial"/>
              <w:color w:val="000000" w:themeColor="text1"/>
              <w:sz w:val="22"/>
            </w:rPr>
          </w:rPrChange>
        </w:rPr>
        <w:fldChar w:fldCharType="separate"/>
      </w:r>
      <w:r w:rsidR="00F248C2" w:rsidRPr="003F084D">
        <w:rPr>
          <w:rFonts w:ascii="Times New Roman" w:hAnsi="Times New Roman" w:cs="Times New Roman"/>
          <w:noProof/>
          <w:color w:val="000000" w:themeColor="text1"/>
          <w:sz w:val="22"/>
          <w:rPrChange w:id="1247" w:author="Yuting Wang" w:date="2026-02-11T11:33:00Z" w16du:dateUtc="2026-02-11T03:33:00Z">
            <w:rPr>
              <w:rFonts w:ascii="Arial" w:hAnsi="Arial" w:cs="Arial"/>
              <w:noProof/>
              <w:color w:val="000000" w:themeColor="text1"/>
              <w:sz w:val="22"/>
            </w:rPr>
          </w:rPrChange>
        </w:rPr>
        <w:t>[3, 29, 30]</w:t>
      </w:r>
      <w:r w:rsidR="006B0985" w:rsidRPr="003F084D">
        <w:rPr>
          <w:rFonts w:ascii="Times New Roman" w:hAnsi="Times New Roman" w:cs="Times New Roman"/>
          <w:color w:val="000000" w:themeColor="text1"/>
          <w:sz w:val="22"/>
          <w:rPrChange w:id="1248" w:author="Yuting Wang" w:date="2026-02-11T11:33:00Z" w16du:dateUtc="2026-02-11T03:33:00Z">
            <w:rPr>
              <w:rFonts w:ascii="Arial" w:hAnsi="Arial" w:cs="Arial"/>
              <w:color w:val="000000" w:themeColor="text1"/>
              <w:sz w:val="22"/>
            </w:rPr>
          </w:rPrChange>
        </w:rPr>
        <w:fldChar w:fldCharType="end"/>
      </w:r>
      <w:r w:rsidRPr="003F084D">
        <w:rPr>
          <w:rFonts w:ascii="Times New Roman" w:hAnsi="Times New Roman" w:cs="Times New Roman"/>
          <w:color w:val="000000" w:themeColor="text1"/>
          <w:sz w:val="22"/>
          <w:rPrChange w:id="1249" w:author="Yuting Wang" w:date="2026-02-11T11:33:00Z" w16du:dateUtc="2026-02-11T03:33:00Z">
            <w:rPr>
              <w:rFonts w:ascii="Arial" w:hAnsi="Arial" w:cs="Arial"/>
              <w:color w:val="000000" w:themeColor="text1"/>
              <w:sz w:val="22"/>
            </w:rPr>
          </w:rPrChange>
        </w:rPr>
        <w:t>. Additionally, training datasets for relevant predictors were sourced from repositories</w:t>
      </w:r>
      <w:r w:rsidR="006B0985" w:rsidRPr="003F084D">
        <w:rPr>
          <w:rFonts w:ascii="Times New Roman" w:hAnsi="Times New Roman" w:cs="Times New Roman"/>
          <w:color w:val="000000" w:themeColor="text1"/>
          <w:sz w:val="22"/>
          <w:rPrChange w:id="1250" w:author="Yuting Wang" w:date="2026-02-11T11:33:00Z" w16du:dateUtc="2026-02-11T03:33:00Z">
            <w:rPr>
              <w:rFonts w:ascii="Arial" w:hAnsi="Arial" w:cs="Arial"/>
              <w:color w:val="000000" w:themeColor="text1"/>
              <w:sz w:val="22"/>
            </w:rPr>
          </w:rPrChange>
        </w:rPr>
        <w:t xml:space="preserve">, </w:t>
      </w:r>
      <w:r w:rsidRPr="003F084D">
        <w:rPr>
          <w:rFonts w:ascii="Times New Roman" w:hAnsi="Times New Roman" w:cs="Times New Roman"/>
          <w:color w:val="000000" w:themeColor="text1"/>
          <w:sz w:val="22"/>
          <w:rPrChange w:id="1251" w:author="Yuting Wang" w:date="2026-02-11T11:33:00Z" w16du:dateUtc="2026-02-11T03:33:00Z">
            <w:rPr>
              <w:rFonts w:ascii="Arial" w:hAnsi="Arial" w:cs="Arial"/>
              <w:color w:val="000000" w:themeColor="text1"/>
              <w:sz w:val="22"/>
            </w:rPr>
          </w:rPrChange>
        </w:rPr>
        <w:t>where available. A stringent filtration process was implemented to ensure both dataset quality and independence: (i) Only peptides with experimentally confirmed binding, supported by reference sources, were retained. (ii) Peptides were restricted to naturally occurring amino acids and lengths of 8–11 residues. (iii) Duplicate peptides associated with the same HLA allele were excluded to minimize redundancy. (iv) Peptide-HLA combinations present in the training datasets of any evaluated predictor were removed to maintain the dataset’s independence. (v) HLA alleles with fewer than 250 unique peptide entries following filtering were excluded to ensure statistical robustness. The final dataset comprises 146,392 non-redundant peptide ligands across 44 distinct HLA alleles, providing a comprehensive and unbiased resource for benchmarking peptide binding prediction tools.</w:t>
      </w:r>
      <w:del w:id="1252" w:author="嘏 吴" w:date="2026-03-29T21:47:00Z" w16du:dateUtc="2026-03-29T13:47:00Z">
        <w:r w:rsidRPr="003F084D" w:rsidDel="003D426E">
          <w:rPr>
            <w:rFonts w:ascii="Times New Roman" w:hAnsi="Times New Roman" w:cs="Times New Roman"/>
            <w:color w:val="000000" w:themeColor="text1"/>
            <w:sz w:val="22"/>
            <w:rPrChange w:id="1253" w:author="Yuting Wang" w:date="2026-02-11T11:33:00Z" w16du:dateUtc="2026-02-11T03:33:00Z">
              <w:rPr>
                <w:rFonts w:ascii="Arial" w:hAnsi="Arial" w:cs="Arial"/>
                <w:color w:val="000000" w:themeColor="text1"/>
                <w:sz w:val="22"/>
              </w:rPr>
            </w:rPrChange>
          </w:rPr>
          <w:delText xml:space="preserve"> Summary statistics are provided in Supplementary Data 1, with the full peptide list available in Supplementary Data 2.</w:delText>
        </w:r>
      </w:del>
      <w:ins w:id="1254" w:author="嘏 吴" w:date="2026-03-29T21:47:00Z" w16du:dateUtc="2026-03-29T13:47:00Z">
        <w:r w:rsidR="003D426E">
          <w:rPr>
            <w:rFonts w:ascii="Times New Roman" w:hAnsi="Times New Roman" w:cs="Times New Roman" w:hint="eastAsia"/>
            <w:color w:val="000000" w:themeColor="text1"/>
            <w:sz w:val="22"/>
          </w:rPr>
          <w:t xml:space="preserve"> </w:t>
        </w:r>
      </w:ins>
      <w:ins w:id="1255" w:author="嘏 吴" w:date="2026-03-29T21:47:00Z">
        <w:r w:rsidR="003D426E" w:rsidRPr="003D426E">
          <w:rPr>
            <w:rFonts w:ascii="Times New Roman" w:hAnsi="Times New Roman" w:cs="Times New Roman"/>
            <w:color w:val="000000" w:themeColor="text1"/>
            <w:sz w:val="22"/>
          </w:rPr>
          <w:t xml:space="preserve">Summary statistics are provided in </w:t>
        </w:r>
        <w:r w:rsidR="003D426E" w:rsidRPr="002A405F">
          <w:rPr>
            <w:rFonts w:ascii="Times New Roman" w:hAnsi="Times New Roman" w:cs="Times New Roman"/>
            <w:color w:val="000000" w:themeColor="text1"/>
            <w:sz w:val="22"/>
            <w:rPrChange w:id="1256" w:author="嘏 吴" w:date="2026-03-29T21:54:00Z" w16du:dateUtc="2026-03-29T13:54:00Z">
              <w:rPr>
                <w:rFonts w:ascii="Times New Roman" w:hAnsi="Times New Roman" w:cs="Times New Roman"/>
                <w:b/>
                <w:bCs/>
                <w:color w:val="000000" w:themeColor="text1"/>
                <w:sz w:val="22"/>
              </w:rPr>
            </w:rPrChange>
          </w:rPr>
          <w:t>Supplementary Table S3</w:t>
        </w:r>
        <w:r w:rsidR="003D426E" w:rsidRPr="002A405F">
          <w:rPr>
            <w:rFonts w:ascii="Times New Roman" w:hAnsi="Times New Roman" w:cs="Times New Roman"/>
            <w:color w:val="000000" w:themeColor="text1"/>
            <w:sz w:val="22"/>
          </w:rPr>
          <w:t xml:space="preserve">, with the full peptide list and the complete data curation scripts publicly available in our </w:t>
        </w:r>
        <w:r w:rsidR="003D426E" w:rsidRPr="002A405F">
          <w:rPr>
            <w:rFonts w:ascii="Times New Roman" w:hAnsi="Times New Roman" w:cs="Times New Roman"/>
            <w:color w:val="000000" w:themeColor="text1"/>
            <w:sz w:val="22"/>
            <w:rPrChange w:id="1257" w:author="嘏 吴" w:date="2026-03-29T21:54:00Z" w16du:dateUtc="2026-03-29T13:54:00Z">
              <w:rPr>
                <w:rFonts w:ascii="Times New Roman" w:hAnsi="Times New Roman" w:cs="Times New Roman"/>
                <w:b/>
                <w:bCs/>
                <w:color w:val="000000" w:themeColor="text1"/>
                <w:sz w:val="22"/>
              </w:rPr>
            </w:rPrChange>
          </w:rPr>
          <w:t>Zenodo repository</w:t>
        </w:r>
        <w:r w:rsidR="003D426E" w:rsidRPr="002A405F">
          <w:rPr>
            <w:rFonts w:ascii="Times New Roman" w:hAnsi="Times New Roman" w:cs="Times New Roman"/>
            <w:color w:val="000000" w:themeColor="text1"/>
            <w:sz w:val="22"/>
          </w:rPr>
          <w:t>.</w:t>
        </w:r>
      </w:ins>
    </w:p>
    <w:p w14:paraId="1368E975" w14:textId="77777777" w:rsidR="007E6648" w:rsidRPr="00952529" w:rsidRDefault="007E6648" w:rsidP="007E6648">
      <w:pPr>
        <w:spacing w:line="360" w:lineRule="auto"/>
        <w:rPr>
          <w:rFonts w:ascii="Times New Roman" w:hAnsi="Times New Roman" w:cs="Times New Roman"/>
          <w:color w:val="000000" w:themeColor="text1"/>
          <w:sz w:val="22"/>
          <w:rPrChange w:id="1258" w:author="嘏 吴" w:date="2026-03-29T21:27:00Z" w16du:dateUtc="2026-03-29T13:27:00Z">
            <w:rPr>
              <w:rFonts w:ascii="Arial" w:hAnsi="Arial" w:cs="Arial"/>
              <w:color w:val="000000" w:themeColor="text1"/>
              <w:sz w:val="22"/>
            </w:rPr>
          </w:rPrChange>
        </w:rPr>
      </w:pPr>
    </w:p>
    <w:p w14:paraId="27238980" w14:textId="0AC376F4" w:rsidR="007E6648" w:rsidRPr="0078734C" w:rsidRDefault="007E6648">
      <w:pPr>
        <w:spacing w:line="360" w:lineRule="auto"/>
        <w:rPr>
          <w:rFonts w:ascii="Times New Roman" w:hAnsi="Times New Roman" w:cs="Times New Roman" w:hint="eastAsia"/>
          <w:i/>
          <w:iCs/>
          <w:color w:val="000000" w:themeColor="text1"/>
          <w:sz w:val="22"/>
          <w:rPrChange w:id="1259" w:author="Yuting Wang" w:date="2026-02-26T10:01:00Z" w16du:dateUtc="2026-02-26T02:01:00Z">
            <w:rPr>
              <w:rFonts w:hint="eastAsia"/>
            </w:rPr>
          </w:rPrChange>
        </w:rPr>
        <w:pPrChange w:id="1260" w:author="Yuting Wang" w:date="2026-02-09T17:41:00Z" w16du:dateUtc="2026-02-09T09:41:00Z">
          <w:pPr>
            <w:pStyle w:val="a9"/>
            <w:numPr>
              <w:numId w:val="6"/>
            </w:numPr>
            <w:spacing w:line="360" w:lineRule="auto"/>
            <w:ind w:left="360" w:hanging="360"/>
          </w:pPr>
        </w:pPrChange>
      </w:pPr>
      <w:r w:rsidRPr="0078734C">
        <w:rPr>
          <w:rFonts w:ascii="Times New Roman" w:hAnsi="Times New Roman" w:cs="Times New Roman" w:hint="eastAsia"/>
          <w:i/>
          <w:iCs/>
          <w:color w:val="000000" w:themeColor="text1"/>
          <w:sz w:val="22"/>
          <w:rPrChange w:id="1261" w:author="Yuting Wang" w:date="2026-02-26T10:01:00Z" w16du:dateUtc="2026-02-26T02:01:00Z">
            <w:rPr>
              <w:rFonts w:hint="eastAsia"/>
            </w:rPr>
          </w:rPrChange>
        </w:rPr>
        <w:t>Assembling the Negative Set</w:t>
      </w:r>
      <w:ins w:id="1262" w:author="Yuting Wang" w:date="2026-02-10T16:50:00Z" w16du:dateUtc="2026-02-10T08:50:00Z">
        <w:r w:rsidR="006F6536" w:rsidRPr="0078734C">
          <w:rPr>
            <w:rFonts w:ascii="Times New Roman" w:hAnsi="Times New Roman" w:cs="Times New Roman"/>
            <w:i/>
            <w:iCs/>
            <w:color w:val="000000" w:themeColor="text1"/>
            <w:sz w:val="22"/>
            <w:rPrChange w:id="1263" w:author="Yuting Wang" w:date="2026-02-26T10:01:00Z" w16du:dateUtc="2026-02-26T02:01:00Z">
              <w:rPr>
                <w:rFonts w:ascii="Arial" w:hAnsi="Arial" w:cs="Arial"/>
                <w:color w:val="000000" w:themeColor="text1"/>
                <w:sz w:val="22"/>
              </w:rPr>
            </w:rPrChange>
          </w:rPr>
          <w:t xml:space="preserve">: </w:t>
        </w:r>
      </w:ins>
    </w:p>
    <w:p w14:paraId="03447F7B" w14:textId="2BD05000" w:rsidR="007E6648" w:rsidRPr="003F084D" w:rsidRDefault="007E6648" w:rsidP="007E6648">
      <w:pPr>
        <w:spacing w:line="360" w:lineRule="auto"/>
        <w:rPr>
          <w:rFonts w:ascii="Times New Roman" w:hAnsi="Times New Roman" w:cs="Times New Roman"/>
          <w:color w:val="000000" w:themeColor="text1"/>
          <w:sz w:val="22"/>
          <w:rPrChange w:id="1264" w:author="Yuting Wang" w:date="2026-02-11T11:33:00Z" w16du:dateUtc="2026-02-11T03:33:00Z">
            <w:rPr>
              <w:rFonts w:ascii="Arial" w:hAnsi="Arial" w:cs="Arial"/>
              <w:color w:val="000000" w:themeColor="text1"/>
              <w:sz w:val="22"/>
            </w:rPr>
          </w:rPrChange>
        </w:rPr>
      </w:pPr>
      <w:r w:rsidRPr="003F084D">
        <w:rPr>
          <w:rFonts w:ascii="Times New Roman" w:hAnsi="Times New Roman" w:cs="Times New Roman"/>
          <w:color w:val="000000" w:themeColor="text1"/>
          <w:sz w:val="22"/>
          <w:rPrChange w:id="1265" w:author="Yuting Wang" w:date="2026-02-11T11:33:00Z" w16du:dateUtc="2026-02-11T03:33:00Z">
            <w:rPr>
              <w:rFonts w:ascii="Arial" w:hAnsi="Arial" w:cs="Arial"/>
              <w:color w:val="000000" w:themeColor="text1"/>
              <w:sz w:val="22"/>
            </w:rPr>
          </w:rPrChange>
        </w:rPr>
        <w:t xml:space="preserve">Negative datasets were constructed by generating artificial non-binding peptides, a common practice in predictor development and benchmarking studies. Source protein sequences corresponding to the peptides were retrieved from the UniProt database. These antigen-protein sequences were segmented into peptides of lengths 8, 9, 10, or 11 amino acids, which were subsequently pooled by length. </w:t>
      </w:r>
      <w:del w:id="1266" w:author="嘏 吴" w:date="2026-03-29T21:48:00Z" w16du:dateUtc="2026-03-29T13:48:00Z">
        <w:r w:rsidRPr="003F084D" w:rsidDel="003D426E">
          <w:rPr>
            <w:rFonts w:ascii="Times New Roman" w:hAnsi="Times New Roman" w:cs="Times New Roman"/>
            <w:color w:val="000000" w:themeColor="text1"/>
            <w:sz w:val="22"/>
            <w:rPrChange w:id="1267" w:author="Yuting Wang" w:date="2026-02-11T11:33:00Z" w16du:dateUtc="2026-02-11T03:33:00Z">
              <w:rPr>
                <w:rFonts w:ascii="Arial" w:hAnsi="Arial" w:cs="Arial"/>
                <w:color w:val="000000" w:themeColor="text1"/>
                <w:sz w:val="22"/>
              </w:rPr>
            </w:rPrChange>
          </w:rPr>
          <w:delText xml:space="preserve">Peptides already present in the independent positive </w:delText>
        </w:r>
        <w:r w:rsidR="00E42C11" w:rsidRPr="003F084D" w:rsidDel="003D426E">
          <w:rPr>
            <w:rFonts w:ascii="Times New Roman" w:hAnsi="Times New Roman" w:cs="Times New Roman"/>
            <w:color w:val="000000" w:themeColor="text1"/>
            <w:sz w:val="22"/>
            <w:rPrChange w:id="1268" w:author="Yuting Wang" w:date="2026-02-11T11:33:00Z" w16du:dateUtc="2026-02-11T03:33:00Z">
              <w:rPr>
                <w:rFonts w:ascii="Arial" w:hAnsi="Arial" w:cs="Arial"/>
                <w:color w:val="000000" w:themeColor="text1"/>
                <w:sz w:val="22"/>
              </w:rPr>
            </w:rPrChange>
          </w:rPr>
          <w:delText>set</w:delText>
        </w:r>
        <w:r w:rsidRPr="003F084D" w:rsidDel="003D426E">
          <w:rPr>
            <w:rFonts w:ascii="Times New Roman" w:hAnsi="Times New Roman" w:cs="Times New Roman"/>
            <w:color w:val="000000" w:themeColor="text1"/>
            <w:sz w:val="22"/>
            <w:rPrChange w:id="1269" w:author="Yuting Wang" w:date="2026-02-11T11:33:00Z" w16du:dateUtc="2026-02-11T03:33:00Z">
              <w:rPr>
                <w:rFonts w:ascii="Arial" w:hAnsi="Arial" w:cs="Arial"/>
                <w:color w:val="000000" w:themeColor="text1"/>
                <w:sz w:val="22"/>
              </w:rPr>
            </w:rPrChange>
          </w:rPr>
          <w:delText xml:space="preserve"> or the training </w:delText>
        </w:r>
        <w:r w:rsidR="00E42C11" w:rsidRPr="003F084D" w:rsidDel="003D426E">
          <w:rPr>
            <w:rFonts w:ascii="Times New Roman" w:hAnsi="Times New Roman" w:cs="Times New Roman"/>
            <w:color w:val="000000" w:themeColor="text1"/>
            <w:sz w:val="22"/>
            <w:rPrChange w:id="1270" w:author="Yuting Wang" w:date="2026-02-11T11:33:00Z" w16du:dateUtc="2026-02-11T03:33:00Z">
              <w:rPr>
                <w:rFonts w:ascii="Arial" w:hAnsi="Arial" w:cs="Arial"/>
                <w:color w:val="000000" w:themeColor="text1"/>
                <w:sz w:val="22"/>
              </w:rPr>
            </w:rPrChange>
          </w:rPr>
          <w:delText>set</w:delText>
        </w:r>
        <w:r w:rsidRPr="003F084D" w:rsidDel="003D426E">
          <w:rPr>
            <w:rFonts w:ascii="Times New Roman" w:hAnsi="Times New Roman" w:cs="Times New Roman"/>
            <w:color w:val="000000" w:themeColor="text1"/>
            <w:sz w:val="22"/>
            <w:rPrChange w:id="1271" w:author="Yuting Wang" w:date="2026-02-11T11:33:00Z" w16du:dateUtc="2026-02-11T03:33:00Z">
              <w:rPr>
                <w:rFonts w:ascii="Arial" w:hAnsi="Arial" w:cs="Arial"/>
                <w:color w:val="000000" w:themeColor="text1"/>
                <w:sz w:val="22"/>
              </w:rPr>
            </w:rPrChange>
          </w:rPr>
          <w:delText xml:space="preserve"> of the evaluated predictors were excluded to maintain dataset independence</w:delText>
        </w:r>
      </w:del>
      <w:ins w:id="1272" w:author="Yuting Wang" w:date="2026-03-06T14:41:00Z" w16du:dateUtc="2026-03-06T06:41:00Z">
        <w:del w:id="1273" w:author="嘏 吴" w:date="2026-03-29T21:48:00Z" w16du:dateUtc="2026-03-29T13:48:00Z">
          <w:r w:rsidR="00457B1D" w:rsidDel="003D426E">
            <w:rPr>
              <w:rFonts w:ascii="Times New Roman" w:hAnsi="Times New Roman" w:cs="Times New Roman" w:hint="eastAsia"/>
              <w:color w:val="000000" w:themeColor="text1"/>
              <w:sz w:val="22"/>
            </w:rPr>
            <w:delText xml:space="preserve"> </w:delText>
          </w:r>
        </w:del>
      </w:ins>
      <w:ins w:id="1274" w:author="Yuting Wang" w:date="2026-03-06T14:41:00Z">
        <w:del w:id="1275" w:author="嘏 吴" w:date="2026-03-29T21:48:00Z" w16du:dateUtc="2026-03-29T13:48:00Z">
          <w:r w:rsidR="00457B1D" w:rsidRPr="00457B1D" w:rsidDel="003D426E">
            <w:rPr>
              <w:rFonts w:ascii="Times New Roman" w:hAnsi="Times New Roman" w:cs="Times New Roman"/>
              <w:color w:val="000000" w:themeColor="text1"/>
              <w:sz w:val="22"/>
            </w:rPr>
            <w:delText>and avoid potential data leakage</w:delText>
          </w:r>
        </w:del>
      </w:ins>
      <w:del w:id="1276" w:author="嘏 吴" w:date="2026-03-29T21:48:00Z" w16du:dateUtc="2026-03-29T13:48:00Z">
        <w:r w:rsidRPr="003F084D" w:rsidDel="003D426E">
          <w:rPr>
            <w:rFonts w:ascii="Times New Roman" w:hAnsi="Times New Roman" w:cs="Times New Roman"/>
            <w:color w:val="000000" w:themeColor="text1"/>
            <w:sz w:val="22"/>
            <w:rPrChange w:id="1277" w:author="Yuting Wang" w:date="2026-02-11T11:33:00Z" w16du:dateUtc="2026-02-11T03:33:00Z">
              <w:rPr>
                <w:rFonts w:ascii="Arial" w:hAnsi="Arial" w:cs="Arial"/>
                <w:color w:val="000000" w:themeColor="text1"/>
                <w:sz w:val="22"/>
              </w:rPr>
            </w:rPrChange>
          </w:rPr>
          <w:delText>.</w:delText>
        </w:r>
      </w:del>
      <w:ins w:id="1278" w:author="嘏 吴" w:date="2026-03-29T21:48:00Z">
        <w:r w:rsidR="003D426E" w:rsidRPr="003D426E">
          <w:rPr>
            <w:rFonts w:ascii="Times New Roman" w:hAnsi="Times New Roman" w:cs="Times New Roman"/>
            <w:color w:val="000000" w:themeColor="text1"/>
            <w:sz w:val="22"/>
          </w:rPr>
          <w:t xml:space="preserve">Peptides </w:t>
        </w:r>
        <w:r w:rsidR="003D426E" w:rsidRPr="003D426E">
          <w:rPr>
            <w:rFonts w:ascii="Times New Roman" w:hAnsi="Times New Roman" w:cs="Times New Roman"/>
            <w:color w:val="000000" w:themeColor="text1"/>
            <w:sz w:val="22"/>
          </w:rPr>
          <w:lastRenderedPageBreak/>
          <w:t xml:space="preserve">already present in the independent positive set or the training set of any evaluated predictor were strictly excluded to maintain dataset independence and avoid potential data leakage. </w:t>
        </w:r>
        <w:r w:rsidR="003D426E" w:rsidRPr="003D426E">
          <w:rPr>
            <w:rFonts w:ascii="Times New Roman" w:hAnsi="Times New Roman" w:cs="Times New Roman"/>
            <w:color w:val="000000" w:themeColor="text1"/>
            <w:sz w:val="22"/>
            <w:rPrChange w:id="1279" w:author="嘏 吴" w:date="2026-03-29T21:48:00Z" w16du:dateUtc="2026-03-29T13:48:00Z">
              <w:rPr>
                <w:rFonts w:ascii="Times New Roman" w:hAnsi="Times New Roman" w:cs="Times New Roman"/>
                <w:b/>
                <w:bCs/>
                <w:color w:val="000000" w:themeColor="text1"/>
                <w:sz w:val="22"/>
              </w:rPr>
            </w:rPrChange>
          </w:rPr>
          <w:t xml:space="preserve">To ensure absolute transparency and a strictly zero-leakage testing environment, the complete data audit trail and automated filtration scripts are provided in our </w:t>
        </w:r>
      </w:ins>
      <w:ins w:id="1280" w:author="嘏 吴" w:date="2026-03-29T21:55:00Z" w16du:dateUtc="2026-03-29T13:55:00Z">
        <w:r w:rsidR="002A405F" w:rsidRPr="003C059E">
          <w:rPr>
            <w:rFonts w:ascii="Times New Roman" w:hAnsi="Times New Roman" w:cs="Times New Roman"/>
            <w:color w:val="000000" w:themeColor="text1"/>
            <w:sz w:val="22"/>
          </w:rPr>
          <w:t>Zenodo repository</w:t>
        </w:r>
      </w:ins>
      <w:ins w:id="1281" w:author="嘏 吴" w:date="2026-03-29T21:48:00Z">
        <w:r w:rsidR="003D426E" w:rsidRPr="003D426E">
          <w:rPr>
            <w:rFonts w:ascii="Times New Roman" w:hAnsi="Times New Roman" w:cs="Times New Roman"/>
            <w:color w:val="000000" w:themeColor="text1"/>
            <w:sz w:val="22"/>
            <w:rPrChange w:id="1282" w:author="嘏 吴" w:date="2026-03-29T21:48:00Z" w16du:dateUtc="2026-03-29T13:48:00Z">
              <w:rPr>
                <w:rFonts w:ascii="Times New Roman" w:hAnsi="Times New Roman" w:cs="Times New Roman"/>
                <w:b/>
                <w:bCs/>
                <w:color w:val="000000" w:themeColor="text1"/>
                <w:sz w:val="22"/>
              </w:rPr>
            </w:rPrChange>
          </w:rPr>
          <w:t>.</w:t>
        </w:r>
      </w:ins>
      <w:r w:rsidRPr="003F084D">
        <w:rPr>
          <w:rFonts w:ascii="Times New Roman" w:hAnsi="Times New Roman" w:cs="Times New Roman"/>
          <w:color w:val="000000" w:themeColor="text1"/>
          <w:sz w:val="22"/>
          <w:rPrChange w:id="1283" w:author="Yuting Wang" w:date="2026-02-11T11:33:00Z" w16du:dateUtc="2026-02-11T03:33:00Z">
            <w:rPr>
              <w:rFonts w:ascii="Arial" w:hAnsi="Arial" w:cs="Arial"/>
              <w:color w:val="000000" w:themeColor="text1"/>
              <w:sz w:val="22"/>
            </w:rPr>
          </w:rPrChange>
        </w:rPr>
        <w:t xml:space="preserve"> Negative peptides were then randomly selected to match the number of positive peptides for each peptide length and HLA-I allele. Although this approach may result in a small proportion of misclassified peptides—whose binding properties were not experimentally validated—the specificity of HLA-I molecules, which bind only a limited subset (~1%) of all possible peptides from a given protein, renders the potential false-negative rate negligible relative to the overall dataset size. For example, for a 100-residue protein, one would expect approximately one true binder and around 99 non-binders, making the false-negative rate orders of magnitude smaller than the true negative count.</w:t>
      </w:r>
    </w:p>
    <w:p w14:paraId="7534C4CE" w14:textId="277B733C" w:rsidR="007E6648" w:rsidRPr="005913FC" w:rsidRDefault="005913FC">
      <w:pPr>
        <w:spacing w:line="360" w:lineRule="auto"/>
        <w:ind w:firstLine="420"/>
        <w:rPr>
          <w:ins w:id="1284" w:author="Yuting Wang" w:date="2026-02-11T15:38:00Z" w16du:dateUtc="2026-02-11T07:38:00Z"/>
          <w:rFonts w:ascii="Times New Roman" w:hAnsi="Times New Roman" w:cs="Times New Roman"/>
          <w:color w:val="000000" w:themeColor="text1"/>
          <w:sz w:val="22"/>
        </w:rPr>
        <w:pPrChange w:id="1285" w:author="嘏 吴" w:date="2026-03-29T22:11:00Z" w16du:dateUtc="2026-03-29T14:11:00Z">
          <w:pPr>
            <w:spacing w:line="360" w:lineRule="auto"/>
          </w:pPr>
        </w:pPrChange>
      </w:pPr>
      <w:ins w:id="1286" w:author="Yuting Wang" w:date="2026-02-11T15:44:00Z" w16du:dateUtc="2026-02-11T07:44:00Z">
        <w:r w:rsidRPr="005913FC">
          <w:rPr>
            <w:rFonts w:ascii="Times New Roman" w:hAnsi="Times New Roman" w:cs="Times New Roman" w:hint="eastAsia"/>
            <w:color w:val="000000" w:themeColor="text1"/>
            <w:sz w:val="22"/>
          </w:rPr>
          <w:t>To directly assess how predictors perform under such biologically relevant, highly imbalanced conditions, we extended our benchmarking beyond the standard 1:1 ratio. Using the negative peptides generated as described above, we constructed validation datasets with ratios of 1:4, 1:9, and 1:99. Experiments under the 1:4 and 1:9 ratios were conducted using the same CPU-based benchmarking protocol. For the computationally intensive 1:99 scenario</w:t>
        </w:r>
        <w:r w:rsidRPr="005913FC">
          <w:rPr>
            <w:rFonts w:ascii="Times New Roman" w:hAnsi="Times New Roman" w:cs="Times New Roman" w:hint="eastAsia"/>
            <w:color w:val="000000" w:themeColor="text1"/>
            <w:sz w:val="22"/>
          </w:rPr>
          <w:t>—</w:t>
        </w:r>
        <w:r w:rsidRPr="005913FC">
          <w:rPr>
            <w:rFonts w:ascii="Times New Roman" w:hAnsi="Times New Roman" w:cs="Times New Roman" w:hint="eastAsia"/>
            <w:color w:val="000000" w:themeColor="text1"/>
            <w:sz w:val="22"/>
          </w:rPr>
          <w:t xml:space="preserve">comprising approximately </w:t>
        </w:r>
      </w:ins>
      <w:ins w:id="1287" w:author="Yuting Wang" w:date="2026-02-11T15:49:00Z" w16du:dateUtc="2026-02-11T07:49:00Z">
        <w:r w:rsidR="00EA26F7" w:rsidRPr="00EA26F7">
          <w:rPr>
            <w:rFonts w:ascii="Times New Roman" w:hAnsi="Times New Roman" w:cs="Times New Roman" w:hint="eastAsia"/>
            <w:color w:val="000000" w:themeColor="text1"/>
            <w:sz w:val="22"/>
          </w:rPr>
          <w:t>14</w:t>
        </w:r>
        <w:r w:rsidR="00EA26F7">
          <w:rPr>
            <w:rFonts w:ascii="Times New Roman" w:hAnsi="Times New Roman" w:cs="Times New Roman" w:hint="eastAsia"/>
            <w:color w:val="000000" w:themeColor="text1"/>
            <w:sz w:val="22"/>
          </w:rPr>
          <w:t>,</w:t>
        </w:r>
        <w:r w:rsidR="00EA26F7" w:rsidRPr="00EA26F7">
          <w:rPr>
            <w:rFonts w:ascii="Times New Roman" w:hAnsi="Times New Roman" w:cs="Times New Roman" w:hint="eastAsia"/>
            <w:color w:val="000000" w:themeColor="text1"/>
            <w:sz w:val="22"/>
          </w:rPr>
          <w:t>639</w:t>
        </w:r>
        <w:r w:rsidR="00EA26F7">
          <w:rPr>
            <w:rFonts w:ascii="Times New Roman" w:hAnsi="Times New Roman" w:cs="Times New Roman" w:hint="eastAsia"/>
            <w:color w:val="000000" w:themeColor="text1"/>
            <w:sz w:val="22"/>
          </w:rPr>
          <w:t>,</w:t>
        </w:r>
        <w:r w:rsidR="00EA26F7" w:rsidRPr="00EA26F7">
          <w:rPr>
            <w:rFonts w:ascii="Times New Roman" w:hAnsi="Times New Roman" w:cs="Times New Roman" w:hint="eastAsia"/>
            <w:color w:val="000000" w:themeColor="text1"/>
            <w:sz w:val="22"/>
          </w:rPr>
          <w:t>376</w:t>
        </w:r>
      </w:ins>
      <w:ins w:id="1288" w:author="Yuting Wang" w:date="2026-02-11T15:44:00Z" w16du:dateUtc="2026-02-11T07:44:00Z">
        <w:r w:rsidRPr="005913FC">
          <w:rPr>
            <w:rFonts w:ascii="Times New Roman" w:hAnsi="Times New Roman" w:cs="Times New Roman" w:hint="eastAsia"/>
            <w:color w:val="000000" w:themeColor="text1"/>
            <w:sz w:val="22"/>
          </w:rPr>
          <w:t xml:space="preserve"> negative peptides</w:t>
        </w:r>
      </w:ins>
      <w:ins w:id="1289" w:author="Yuting Wang" w:date="2026-03-06T15:36:00Z" w16du:dateUtc="2026-03-06T07:36:00Z">
        <w:r w:rsidR="00274CCA">
          <w:rPr>
            <w:rFonts w:ascii="Times New Roman" w:hAnsi="Times New Roman" w:cs="Times New Roman" w:hint="eastAsia"/>
            <w:color w:val="000000" w:themeColor="text1"/>
            <w:sz w:val="22"/>
          </w:rPr>
          <w:t>-</w:t>
        </w:r>
      </w:ins>
      <w:ins w:id="1290" w:author="Yuting Wang" w:date="2026-02-11T15:44:00Z" w16du:dateUtc="2026-02-11T07:44:00Z">
        <w:r w:rsidRPr="005913FC">
          <w:rPr>
            <w:rFonts w:ascii="Times New Roman" w:hAnsi="Times New Roman" w:cs="Times New Roman" w:hint="eastAsia"/>
            <w:color w:val="000000" w:themeColor="text1"/>
            <w:sz w:val="22"/>
          </w:rPr>
          <w:t xml:space="preserve">evaluation was performed on a GPU-accelerated system. </w:t>
        </w:r>
      </w:ins>
      <w:ins w:id="1291" w:author="嘏 吴" w:date="2026-03-29T21:55:00Z" w16du:dateUtc="2026-03-29T13:55:00Z">
        <w:r w:rsidR="002A405F">
          <w:rPr>
            <w:rFonts w:ascii="Times New Roman" w:hAnsi="Times New Roman" w:cs="Times New Roman" w:hint="eastAsia"/>
            <w:color w:val="000000" w:themeColor="text1"/>
            <w:sz w:val="22"/>
          </w:rPr>
          <w:t>S</w:t>
        </w:r>
      </w:ins>
      <w:ins w:id="1292" w:author="嘏 吴" w:date="2026-03-29T21:49:00Z" w16du:dateUtc="2026-03-29T13:49:00Z">
        <w:r w:rsidR="003D426E" w:rsidRPr="003D426E">
          <w:rPr>
            <w:rFonts w:ascii="Times New Roman" w:hAnsi="Times New Roman" w:cs="Times New Roman" w:hint="eastAsia"/>
            <w:color w:val="000000" w:themeColor="text1"/>
            <w:sz w:val="22"/>
          </w:rPr>
          <w:t>everal legacy tools could not process the sheer volume of this dataset. To ensure these tools were evaluated under the exact same 1:99 imbalance severity, we employed a mathematically equivalent down</w:t>
        </w:r>
      </w:ins>
      <w:ins w:id="1293" w:author="嘏 吴" w:date="2026-03-29T21:57:00Z" w16du:dateUtc="2026-03-29T13:57:00Z">
        <w:r w:rsidR="0029496C">
          <w:rPr>
            <w:rFonts w:ascii="Times New Roman" w:hAnsi="Times New Roman" w:cs="Times New Roman" w:hint="eastAsia"/>
            <w:color w:val="000000" w:themeColor="text1"/>
            <w:sz w:val="22"/>
          </w:rPr>
          <w:t>-</w:t>
        </w:r>
      </w:ins>
      <w:ins w:id="1294" w:author="嘏 吴" w:date="2026-03-29T21:49:00Z" w16du:dateUtc="2026-03-29T13:49:00Z">
        <w:r w:rsidR="003D426E" w:rsidRPr="003D426E">
          <w:rPr>
            <w:rFonts w:ascii="Times New Roman" w:hAnsi="Times New Roman" w:cs="Times New Roman" w:hint="eastAsia"/>
            <w:color w:val="000000" w:themeColor="text1"/>
            <w:sz w:val="22"/>
          </w:rPr>
          <w:t>sampling strategy: we compressed the positive sample base by a factor of 11 and matched it with corresponding negatives to maintain the strict 1:99 ratio.</w:t>
        </w:r>
        <w:r w:rsidR="003D426E">
          <w:rPr>
            <w:rFonts w:ascii="Times New Roman" w:hAnsi="Times New Roman" w:cs="Times New Roman" w:hint="eastAsia"/>
            <w:color w:val="000000" w:themeColor="text1"/>
            <w:sz w:val="22"/>
          </w:rPr>
          <w:t xml:space="preserve"> </w:t>
        </w:r>
      </w:ins>
      <w:ins w:id="1295" w:author="Yuting Wang" w:date="2026-02-11T15:44:00Z" w16du:dateUtc="2026-02-11T07:44:00Z">
        <w:del w:id="1296" w:author="嘏 吴" w:date="2026-03-29T21:51:00Z" w16du:dateUtc="2026-03-29T13:51:00Z">
          <w:r w:rsidRPr="005913FC" w:rsidDel="003D426E">
            <w:rPr>
              <w:rFonts w:ascii="Times New Roman" w:hAnsi="Times New Roman" w:cs="Times New Roman" w:hint="eastAsia"/>
              <w:color w:val="000000" w:themeColor="text1"/>
              <w:sz w:val="22"/>
            </w:rPr>
            <w:delText>Although moderate variations in standard metrics (including the newly incorporated Positive Predictive Value, PPV) were observed, the overall performance ranking of the predictors remained remarkably stable. This indicates that the comparative conclusions drawn from our primary 1:1 benchmark are robust and generalizable to more physiologically relevant, highly imbalanced conditions. Detailed results are provided in Supplementary Table S?? and Figure S??.</w:delText>
          </w:r>
        </w:del>
      </w:ins>
      <w:ins w:id="1297" w:author="嘏 吴" w:date="2026-03-29T21:51:00Z">
        <w:r w:rsidR="003D426E" w:rsidRPr="003D426E">
          <w:rPr>
            <w:rFonts w:ascii="Times New Roman" w:hAnsi="Times New Roman" w:cs="Times New Roman"/>
            <w:color w:val="000000" w:themeColor="text1"/>
            <w:sz w:val="22"/>
          </w:rPr>
          <w:t>Although an expected decline in prevalence-dependent metrics</w:t>
        </w:r>
      </w:ins>
      <w:ins w:id="1298" w:author="嘏 吴" w:date="2026-03-29T21:51:00Z" w16du:dateUtc="2026-03-29T13:51:00Z">
        <w:r w:rsidR="003D426E">
          <w:rPr>
            <w:rFonts w:ascii="Times New Roman" w:hAnsi="Times New Roman" w:cs="Times New Roman" w:hint="eastAsia"/>
            <w:color w:val="000000" w:themeColor="text1"/>
            <w:sz w:val="22"/>
          </w:rPr>
          <w:t xml:space="preserve"> </w:t>
        </w:r>
      </w:ins>
      <w:ins w:id="1299" w:author="嘏 吴" w:date="2026-03-29T21:51:00Z">
        <w:r w:rsidR="003D426E" w:rsidRPr="003D426E">
          <w:rPr>
            <w:rFonts w:ascii="Times New Roman" w:hAnsi="Times New Roman" w:cs="Times New Roman"/>
            <w:color w:val="000000" w:themeColor="text1"/>
            <w:sz w:val="22"/>
          </w:rPr>
          <w:t xml:space="preserve">was observed under severe imbalance, </w:t>
        </w:r>
        <w:r w:rsidR="003D426E" w:rsidRPr="003D426E">
          <w:rPr>
            <w:rFonts w:ascii="Times New Roman" w:hAnsi="Times New Roman" w:cs="Times New Roman"/>
            <w:color w:val="000000" w:themeColor="text1"/>
            <w:sz w:val="22"/>
            <w:rPrChange w:id="1300" w:author="嘏 吴" w:date="2026-03-29T21:51:00Z" w16du:dateUtc="2026-03-29T13:51:00Z">
              <w:rPr>
                <w:rFonts w:ascii="Times New Roman" w:hAnsi="Times New Roman" w:cs="Times New Roman"/>
                <w:b/>
                <w:bCs/>
                <w:color w:val="000000" w:themeColor="text1"/>
                <w:sz w:val="22"/>
              </w:rPr>
            </w:rPrChange>
          </w:rPr>
          <w:t>AUROC</w:t>
        </w:r>
      </w:ins>
      <w:ins w:id="1301" w:author="嘏 吴" w:date="2026-03-29T21:51:00Z" w16du:dateUtc="2026-03-29T13:51:00Z">
        <w:r w:rsidR="003D426E">
          <w:rPr>
            <w:rFonts w:ascii="Times New Roman" w:hAnsi="Times New Roman" w:cs="Times New Roman" w:hint="eastAsia"/>
            <w:color w:val="000000" w:themeColor="text1"/>
            <w:sz w:val="22"/>
          </w:rPr>
          <w:t>, AUPRC</w:t>
        </w:r>
      </w:ins>
      <w:ins w:id="1302" w:author="嘏 吴" w:date="2026-03-29T21:51:00Z">
        <w:r w:rsidR="003D426E" w:rsidRPr="003D426E">
          <w:rPr>
            <w:rFonts w:ascii="Times New Roman" w:hAnsi="Times New Roman" w:cs="Times New Roman"/>
            <w:color w:val="000000" w:themeColor="text1"/>
            <w:sz w:val="22"/>
            <w:rPrChange w:id="1303" w:author="嘏 吴" w:date="2026-03-29T21:51:00Z" w16du:dateUtc="2026-03-29T13:51:00Z">
              <w:rPr>
                <w:rFonts w:ascii="Times New Roman" w:hAnsi="Times New Roman" w:cs="Times New Roman"/>
                <w:b/>
                <w:bCs/>
                <w:color w:val="000000" w:themeColor="text1"/>
                <w:sz w:val="22"/>
              </w:rPr>
            </w:rPrChange>
          </w:rPr>
          <w:t xml:space="preserve"> and</w:t>
        </w:r>
        <w:r w:rsidR="003D426E" w:rsidRPr="003D426E">
          <w:rPr>
            <w:rFonts w:ascii="Times New Roman" w:hAnsi="Times New Roman" w:cs="Times New Roman"/>
            <w:color w:val="000000" w:themeColor="text1"/>
            <w:sz w:val="22"/>
          </w:rPr>
          <w:t xml:space="preserve"> the overall performance ranking of the predictors remained remarkably stable. This indicates that the comparative conclusions drawn from our primary benchmark are robust and generalizable to more physiologically relevant conditions. </w:t>
        </w:r>
        <w:r w:rsidR="003D426E" w:rsidRPr="003D426E">
          <w:rPr>
            <w:rFonts w:ascii="Times New Roman" w:hAnsi="Times New Roman" w:cs="Times New Roman"/>
            <w:color w:val="000000" w:themeColor="text1"/>
            <w:sz w:val="22"/>
            <w:rPrChange w:id="1304" w:author="嘏 吴" w:date="2026-03-29T21:51:00Z" w16du:dateUtc="2026-03-29T13:51:00Z">
              <w:rPr>
                <w:rFonts w:ascii="Times New Roman" w:hAnsi="Times New Roman" w:cs="Times New Roman"/>
                <w:b/>
                <w:bCs/>
                <w:color w:val="000000" w:themeColor="text1"/>
                <w:sz w:val="22"/>
              </w:rPr>
            </w:rPrChange>
          </w:rPr>
          <w:t>The detailed performance shifts across varying prevalence scenarios are fully tabulated in Supplementary Tables S9 and S10.</w:t>
        </w:r>
      </w:ins>
    </w:p>
    <w:p w14:paraId="648A2953" w14:textId="77777777" w:rsidR="005913FC" w:rsidRPr="005913FC" w:rsidRDefault="005913FC" w:rsidP="005227BF">
      <w:pPr>
        <w:spacing w:line="360" w:lineRule="auto"/>
        <w:rPr>
          <w:rFonts w:ascii="Times New Roman" w:hAnsi="Times New Roman" w:cs="Times New Roman"/>
          <w:color w:val="000000" w:themeColor="text1"/>
          <w:sz w:val="22"/>
          <w:rPrChange w:id="1305" w:author="Yuting Wang" w:date="2026-02-11T15:38:00Z" w16du:dateUtc="2026-02-11T07:38:00Z">
            <w:rPr>
              <w:rFonts w:ascii="Arial" w:hAnsi="Arial" w:cs="Arial"/>
              <w:b/>
              <w:bCs/>
              <w:color w:val="000000" w:themeColor="text1"/>
              <w:sz w:val="22"/>
            </w:rPr>
          </w:rPrChange>
        </w:rPr>
      </w:pPr>
    </w:p>
    <w:p w14:paraId="0F5425C7" w14:textId="25053A69" w:rsidR="00A434C8" w:rsidRPr="003F084D" w:rsidRDefault="00013C86" w:rsidP="005227BF">
      <w:pPr>
        <w:spacing w:line="360" w:lineRule="auto"/>
        <w:rPr>
          <w:rFonts w:ascii="Times New Roman" w:hAnsi="Times New Roman" w:cs="Times New Roman"/>
          <w:b/>
          <w:bCs/>
          <w:color w:val="000000" w:themeColor="text1"/>
          <w:sz w:val="22"/>
          <w:rPrChange w:id="1306" w:author="Yuting Wang" w:date="2026-02-11T11:33:00Z" w16du:dateUtc="2026-02-11T03:33:00Z">
            <w:rPr>
              <w:rFonts w:ascii="Arial" w:hAnsi="Arial" w:cs="Arial"/>
              <w:b/>
              <w:bCs/>
              <w:color w:val="000000" w:themeColor="text1"/>
              <w:sz w:val="22"/>
            </w:rPr>
          </w:rPrChange>
        </w:rPr>
      </w:pPr>
      <w:r w:rsidRPr="003F084D">
        <w:rPr>
          <w:rFonts w:ascii="Times New Roman" w:hAnsi="Times New Roman" w:cs="Times New Roman"/>
          <w:b/>
          <w:bCs/>
          <w:color w:val="000000" w:themeColor="text1"/>
          <w:sz w:val="22"/>
          <w:rPrChange w:id="1307" w:author="Yuting Wang" w:date="2026-02-11T11:33:00Z" w16du:dateUtc="2026-02-11T03:33:00Z">
            <w:rPr>
              <w:rFonts w:ascii="Arial" w:hAnsi="Arial" w:cs="Arial"/>
              <w:b/>
              <w:bCs/>
              <w:color w:val="000000" w:themeColor="text1"/>
              <w:sz w:val="22"/>
            </w:rPr>
          </w:rPrChange>
        </w:rPr>
        <w:t>Predictive performance evaluation</w:t>
      </w:r>
    </w:p>
    <w:p w14:paraId="5DBF8DFA" w14:textId="48CC0C27" w:rsidR="00F97A74" w:rsidDel="003C0CB6" w:rsidRDefault="003C0CB6" w:rsidP="00F97A74">
      <w:pPr>
        <w:spacing w:line="360" w:lineRule="auto"/>
        <w:ind w:firstLineChars="200" w:firstLine="440"/>
        <w:rPr>
          <w:del w:id="1308" w:author="嘏 吴" w:date="2026-03-29T22:09:00Z" w16du:dateUtc="2026-03-29T14:09:00Z"/>
          <w:rFonts w:ascii="Times New Roman" w:hAnsi="Times New Roman" w:cs="Times New Roman"/>
          <w:color w:val="000000" w:themeColor="text1"/>
          <w:sz w:val="22"/>
        </w:rPr>
      </w:pPr>
      <w:ins w:id="1309" w:author="嘏 吴" w:date="2026-03-29T22:10:00Z">
        <w:r w:rsidRPr="003C0CB6">
          <w:rPr>
            <w:rFonts w:ascii="Times New Roman" w:hAnsi="Times New Roman" w:cs="Times New Roman"/>
            <w:color w:val="000000" w:themeColor="text1"/>
            <w:sz w:val="22"/>
          </w:rPr>
          <w:t xml:space="preserve">To assess the predictive performance of the 17 evaluated tools, we utilized a variety of standard metrics drawn from previous studies. As all tools produce quantitative outputs (e.g., binding affinity scores or </w:t>
        </w:r>
        <w:r w:rsidRPr="003C0CB6">
          <w:rPr>
            <w:rFonts w:ascii="Times New Roman" w:hAnsi="Times New Roman" w:cs="Times New Roman"/>
            <w:color w:val="000000" w:themeColor="text1"/>
            <w:sz w:val="22"/>
          </w:rPr>
          <w:lastRenderedPageBreak/>
          <w:t>percentile ranks), establishing a standard threshold is essential for classifying antigen peptides into epitopes and non-epitopes. To avoid artificial class balance constraints and metric distortion imposed by traditional per-stratum binarization, we established a single, globally optimal operating point for each predictor. We systematically scanned 1,000 candidate thresholds across the entire dataset continuum. The optimal global threshold was determined by maximizing a newly defined, prevalence-aware 'Comprehensive Score', which prevents metric inflation caused by data imbalance.</w:t>
        </w:r>
        <w:r w:rsidRPr="003C0CB6" w:rsidDel="003C0CB6">
          <w:rPr>
            <w:rFonts w:ascii="Times New Roman" w:hAnsi="Times New Roman" w:cs="Times New Roman"/>
            <w:color w:val="000000" w:themeColor="text1"/>
            <w:sz w:val="22"/>
          </w:rPr>
          <w:t xml:space="preserve"> </w:t>
        </w:r>
      </w:ins>
      <w:del w:id="1310" w:author="嘏 吴" w:date="2026-03-29T22:09:00Z" w16du:dateUtc="2026-03-29T14:09:00Z">
        <w:r w:rsidR="00F97A74" w:rsidRPr="003F084D" w:rsidDel="003C0CB6">
          <w:rPr>
            <w:rFonts w:ascii="Times New Roman" w:hAnsi="Times New Roman" w:cs="Times New Roman"/>
            <w:color w:val="000000" w:themeColor="text1"/>
            <w:sz w:val="22"/>
            <w:rPrChange w:id="1311" w:author="Yuting Wang" w:date="2026-02-11T11:33:00Z" w16du:dateUtc="2026-02-11T03:33:00Z">
              <w:rPr>
                <w:rFonts w:ascii="Arial" w:hAnsi="Arial" w:cs="Arial"/>
                <w:color w:val="000000" w:themeColor="text1"/>
                <w:sz w:val="22"/>
              </w:rPr>
            </w:rPrChange>
          </w:rPr>
          <w:delText>To assess the predictive performance of the 17 evaluated tools, we utilized a variety of standard metrics, drawn from previous studies, as all tools produce quantitative outputs, such as binding affinity (BA) scores and/or BA percentile ranks. The establishment of a standard threshold is essential for classifying antigen peptides into epitopes and non-epitopes. While some tools, such as NetMHCpan4.1 and MHCflurry2.0, provide official threshold recommendations, many others do not. To determine a threshold for each tool, we computed the median predicted score for each combination of allele and peptide length category. This approach ensures fairness and accuracy by maintaining an equal number of positive and negative samples within each category, facilitating consistent binary classification.</w:delText>
        </w:r>
      </w:del>
    </w:p>
    <w:p w14:paraId="04BC53CA" w14:textId="77777777" w:rsidR="003C0CB6" w:rsidRPr="003F084D" w:rsidRDefault="003C0CB6" w:rsidP="00F97A74">
      <w:pPr>
        <w:spacing w:line="360" w:lineRule="auto"/>
        <w:rPr>
          <w:ins w:id="1312" w:author="嘏 吴" w:date="2026-03-29T22:10:00Z" w16du:dateUtc="2026-03-29T14:10:00Z"/>
          <w:rFonts w:ascii="Times New Roman" w:hAnsi="Times New Roman" w:cs="Times New Roman"/>
          <w:color w:val="000000" w:themeColor="text1"/>
          <w:sz w:val="22"/>
          <w:rPrChange w:id="1313" w:author="Yuting Wang" w:date="2026-02-11T11:33:00Z" w16du:dateUtc="2026-02-11T03:33:00Z">
            <w:rPr>
              <w:ins w:id="1314" w:author="嘏 吴" w:date="2026-03-29T22:10:00Z" w16du:dateUtc="2026-03-29T14:10:00Z"/>
              <w:rFonts w:ascii="Arial" w:hAnsi="Arial" w:cs="Arial"/>
              <w:color w:val="000000" w:themeColor="text1"/>
              <w:sz w:val="22"/>
            </w:rPr>
          </w:rPrChange>
        </w:rPr>
      </w:pPr>
    </w:p>
    <w:p w14:paraId="18B69E31" w14:textId="1B074692" w:rsidR="00F97A74" w:rsidDel="003C0CB6" w:rsidRDefault="003C0CB6" w:rsidP="0029496C">
      <w:pPr>
        <w:spacing w:line="360" w:lineRule="auto"/>
        <w:rPr>
          <w:del w:id="1315" w:author="嘏 吴" w:date="2026-03-29T22:10:00Z" w16du:dateUtc="2026-03-29T14:10:00Z"/>
          <w:rFonts w:ascii="Times New Roman" w:hAnsi="Times New Roman" w:cs="Times New Roman"/>
          <w:color w:val="000000" w:themeColor="text1"/>
          <w:sz w:val="22"/>
        </w:rPr>
      </w:pPr>
      <w:ins w:id="1316" w:author="嘏 吴" w:date="2026-03-29T22:10:00Z">
        <w:r w:rsidRPr="003C0CB6">
          <w:rPr>
            <w:rFonts w:ascii="Times New Roman" w:hAnsi="Times New Roman" w:cs="Times New Roman"/>
            <w:color w:val="000000" w:themeColor="text1"/>
            <w:sz w:val="22"/>
          </w:rPr>
          <w:t>The baseline metrics employed to evaluate threshold-dependent performance included the Matthews correlation coefficient (MCC), accuracy, F1-score, sensitivity (Sn), precision, specificity (Sp), and balanced accuracy. Each metric offers a distinct perspective on model performance:</w:t>
        </w:r>
        <w:r w:rsidRPr="003C0CB6" w:rsidDel="003C0CB6">
          <w:rPr>
            <w:rFonts w:ascii="Times New Roman" w:hAnsi="Times New Roman" w:cs="Times New Roman"/>
            <w:color w:val="000000" w:themeColor="text1"/>
            <w:sz w:val="22"/>
          </w:rPr>
          <w:t xml:space="preserve"> </w:t>
        </w:r>
      </w:ins>
      <w:del w:id="1317" w:author="嘏 吴" w:date="2026-03-29T22:10:00Z" w16du:dateUtc="2026-03-29T14:10:00Z">
        <w:r w:rsidR="00F97A74" w:rsidRPr="003F084D" w:rsidDel="003C0CB6">
          <w:rPr>
            <w:rFonts w:ascii="Times New Roman" w:hAnsi="Times New Roman" w:cs="Times New Roman"/>
            <w:color w:val="000000" w:themeColor="text1"/>
            <w:sz w:val="22"/>
            <w:rPrChange w:id="1318" w:author="Yuting Wang" w:date="2026-02-11T11:33:00Z" w16du:dateUtc="2026-02-11T03:33:00Z">
              <w:rPr>
                <w:rFonts w:ascii="Arial" w:hAnsi="Arial" w:cs="Arial"/>
                <w:color w:val="000000" w:themeColor="text1"/>
                <w:sz w:val="22"/>
              </w:rPr>
            </w:rPrChange>
          </w:rPr>
          <w:delText>The metrics employed to evaluate performance included the Matthews correlation coefficient (MCC), accuracy, F1-score, sensitivity (Sn), precision, and specificity (Sp). Each metric offers a distinct perspective on model performance:</w:delText>
        </w:r>
      </w:del>
    </w:p>
    <w:p w14:paraId="7C8ED328" w14:textId="77777777" w:rsidR="003C0CB6" w:rsidRPr="003F084D" w:rsidRDefault="003C0CB6" w:rsidP="00F97A74">
      <w:pPr>
        <w:spacing w:line="360" w:lineRule="auto"/>
        <w:ind w:firstLineChars="200" w:firstLine="440"/>
        <w:rPr>
          <w:ins w:id="1319" w:author="嘏 吴" w:date="2026-03-29T22:10:00Z" w16du:dateUtc="2026-03-29T14:10:00Z"/>
          <w:rFonts w:ascii="Times New Roman" w:hAnsi="Times New Roman" w:cs="Times New Roman"/>
          <w:color w:val="000000" w:themeColor="text1"/>
          <w:sz w:val="22"/>
          <w:rPrChange w:id="1320" w:author="Yuting Wang" w:date="2026-02-11T11:33:00Z" w16du:dateUtc="2026-02-11T03:33:00Z">
            <w:rPr>
              <w:ins w:id="1321" w:author="嘏 吴" w:date="2026-03-29T22:10:00Z" w16du:dateUtc="2026-03-29T14:10:00Z"/>
              <w:rFonts w:ascii="Arial" w:hAnsi="Arial" w:cs="Arial"/>
              <w:color w:val="000000" w:themeColor="text1"/>
              <w:sz w:val="22"/>
            </w:rPr>
          </w:rPrChange>
        </w:rPr>
      </w:pPr>
    </w:p>
    <w:p w14:paraId="4F7EFA5E" w14:textId="2225D41A" w:rsidR="00F97A74" w:rsidRPr="003F084D" w:rsidRDefault="00AC220E">
      <w:pPr>
        <w:spacing w:line="360" w:lineRule="auto"/>
        <w:rPr>
          <w:rFonts w:ascii="Times New Roman" w:hAnsi="Times New Roman" w:cs="Times New Roman"/>
          <w:color w:val="000000" w:themeColor="text1"/>
          <w:sz w:val="22"/>
          <w:rPrChange w:id="1322" w:author="Yuting Wang" w:date="2026-02-11T11:33:00Z" w16du:dateUtc="2026-02-11T03:33:00Z">
            <w:rPr>
              <w:rFonts w:ascii="Arial" w:hAnsi="Arial" w:cs="Arial"/>
              <w:color w:val="000000" w:themeColor="text1"/>
              <w:sz w:val="22"/>
            </w:rPr>
          </w:rPrChange>
        </w:rPr>
        <w:pPrChange w:id="1323" w:author="嘏 吴" w:date="2026-03-29T22:00:00Z" w16du:dateUtc="2026-03-29T14:00:00Z">
          <w:pPr>
            <w:spacing w:line="360" w:lineRule="auto"/>
            <w:ind w:firstLine="360"/>
          </w:pPr>
        </w:pPrChange>
      </w:pPr>
      <w:r w:rsidRPr="003F084D">
        <w:rPr>
          <w:rFonts w:ascii="Times New Roman" w:hAnsi="Times New Roman" w:cs="Times New Roman"/>
          <w:color w:val="000000" w:themeColor="text1"/>
          <w:sz w:val="22"/>
          <w:rPrChange w:id="1324" w:author="Yuting Wang" w:date="2026-02-11T11:33:00Z" w16du:dateUtc="2026-02-11T03:33:00Z">
            <w:rPr>
              <w:rFonts w:ascii="Arial" w:hAnsi="Arial" w:cs="Arial"/>
              <w:color w:val="000000" w:themeColor="text1"/>
              <w:sz w:val="22"/>
            </w:rPr>
          </w:rPrChange>
        </w:rPr>
        <w:t xml:space="preserve">(1) </w:t>
      </w:r>
      <w:r w:rsidR="00F97A74" w:rsidRPr="003F084D">
        <w:rPr>
          <w:rFonts w:ascii="Times New Roman" w:hAnsi="Times New Roman" w:cs="Times New Roman"/>
          <w:color w:val="000000" w:themeColor="text1"/>
          <w:sz w:val="22"/>
          <w:rPrChange w:id="1325" w:author="Yuting Wang" w:date="2026-02-11T11:33:00Z" w16du:dateUtc="2026-02-11T03:33:00Z">
            <w:rPr>
              <w:rFonts w:ascii="Arial" w:hAnsi="Arial" w:cs="Arial"/>
              <w:color w:val="000000" w:themeColor="text1"/>
              <w:sz w:val="22"/>
            </w:rPr>
          </w:rPrChange>
        </w:rPr>
        <w:t>Matthews Correlation Coefficient (MCC):</w:t>
      </w:r>
    </w:p>
    <w:p w14:paraId="0D275B6B" w14:textId="15F1DBFF" w:rsidR="00C86BAB" w:rsidRPr="00972024" w:rsidRDefault="00886907">
      <w:pPr>
        <w:spacing w:line="360" w:lineRule="auto"/>
        <w:ind w:firstLine="360"/>
        <w:jc w:val="center"/>
        <w:rPr>
          <w:rFonts w:ascii="Times New Roman" w:hAnsi="Times New Roman" w:cs="Times New Roman"/>
          <w:i/>
          <w:iCs/>
          <w:color w:val="000000" w:themeColor="text1"/>
          <w:sz w:val="22"/>
          <w:rPrChange w:id="1326" w:author="嘏 吴" w:date="2026-03-29T22:05:00Z" w16du:dateUtc="2026-03-29T14:05:00Z">
            <w:rPr>
              <w:rFonts w:ascii="Arial" w:hAnsi="Arial" w:cs="Arial"/>
              <w:i/>
              <w:iCs/>
              <w:color w:val="000000" w:themeColor="text1"/>
              <w:sz w:val="22"/>
            </w:rPr>
          </w:rPrChange>
        </w:rPr>
        <w:pPrChange w:id="1327" w:author="嘏 吴" w:date="2026-03-29T22:00:00Z" w16du:dateUtc="2026-03-29T14:00:00Z">
          <w:pPr>
            <w:spacing w:line="360" w:lineRule="auto"/>
            <w:ind w:firstLine="360"/>
          </w:pPr>
        </w:pPrChange>
      </w:pPr>
      <m:oMathPara>
        <m:oMathParaPr>
          <m:jc m:val="right"/>
        </m:oMathParaPr>
        <m:oMath>
          <m:r>
            <w:rPr>
              <w:rFonts w:ascii="Cambria Math" w:hAnsi="Cambria Math" w:cs="Times New Roman"/>
              <w:color w:val="000000" w:themeColor="text1"/>
              <w:sz w:val="22"/>
            </w:rPr>
            <m:t>MCC=</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TP×TN-FP×FN</m:t>
              </m:r>
            </m:num>
            <m:den>
              <m:rad>
                <m:radPr>
                  <m:degHide m:val="1"/>
                  <m:ctrlPr>
                    <w:rPr>
                      <w:rFonts w:ascii="Cambria Math" w:hAnsi="Cambria Math" w:cs="Times New Roman"/>
                      <w:i/>
                      <w:color w:val="000000" w:themeColor="text1"/>
                      <w:sz w:val="22"/>
                    </w:rPr>
                  </m:ctrlPr>
                </m:radPr>
                <m:deg/>
                <m:e>
                  <m:d>
                    <m:dPr>
                      <m:ctrlPr>
                        <w:rPr>
                          <w:rFonts w:ascii="Cambria Math" w:hAnsi="Cambria Math" w:cs="Times New Roman"/>
                          <w:i/>
                          <w:color w:val="000000" w:themeColor="text1"/>
                          <w:sz w:val="22"/>
                        </w:rPr>
                      </m:ctrlPr>
                    </m:dPr>
                    <m:e>
                      <m:r>
                        <w:rPr>
                          <w:rFonts w:ascii="Cambria Math" w:hAnsi="Cambria Math" w:cs="Times New Roman"/>
                          <w:color w:val="000000" w:themeColor="text1"/>
                          <w:sz w:val="22"/>
                        </w:rPr>
                        <m:t>TP+FP</m:t>
                      </m:r>
                    </m:e>
                  </m:d>
                  <m:d>
                    <m:dPr>
                      <m:ctrlPr>
                        <w:rPr>
                          <w:rFonts w:ascii="Cambria Math" w:hAnsi="Cambria Math" w:cs="Times New Roman"/>
                          <w:i/>
                          <w:color w:val="000000" w:themeColor="text1"/>
                          <w:sz w:val="22"/>
                        </w:rPr>
                      </m:ctrlPr>
                    </m:dPr>
                    <m:e>
                      <m:r>
                        <w:rPr>
                          <w:rFonts w:ascii="Cambria Math" w:hAnsi="Cambria Math" w:cs="Times New Roman"/>
                          <w:color w:val="000000" w:themeColor="text1"/>
                          <w:sz w:val="22"/>
                        </w:rPr>
                        <m:t>TP+FN</m:t>
                      </m:r>
                    </m:e>
                  </m:d>
                  <m:d>
                    <m:dPr>
                      <m:ctrlPr>
                        <w:rPr>
                          <w:rFonts w:ascii="Cambria Math" w:hAnsi="Cambria Math" w:cs="Times New Roman"/>
                          <w:i/>
                          <w:color w:val="000000" w:themeColor="text1"/>
                          <w:sz w:val="22"/>
                        </w:rPr>
                      </m:ctrlPr>
                    </m:dPr>
                    <m:e>
                      <m:r>
                        <w:rPr>
                          <w:rFonts w:ascii="Cambria Math" w:hAnsi="Cambria Math" w:cs="Times New Roman"/>
                          <w:color w:val="000000" w:themeColor="text1"/>
                          <w:sz w:val="22"/>
                        </w:rPr>
                        <m:t>TN+FP</m:t>
                      </m:r>
                    </m:e>
                  </m:d>
                  <m:d>
                    <m:dPr>
                      <m:ctrlPr>
                        <w:rPr>
                          <w:rFonts w:ascii="Cambria Math" w:hAnsi="Cambria Math" w:cs="Times New Roman"/>
                          <w:i/>
                          <w:color w:val="000000" w:themeColor="text1"/>
                          <w:sz w:val="22"/>
                        </w:rPr>
                      </m:ctrlPr>
                    </m:dPr>
                    <m:e>
                      <m:r>
                        <w:rPr>
                          <w:rFonts w:ascii="Cambria Math" w:hAnsi="Cambria Math" w:cs="Times New Roman"/>
                          <w:color w:val="000000" w:themeColor="text1"/>
                          <w:sz w:val="22"/>
                        </w:rPr>
                        <m:t>TN+FN</m:t>
                      </m:r>
                    </m:e>
                  </m:d>
                </m:e>
              </m:rad>
            </m:den>
          </m:f>
          <m:r>
            <w:ins w:id="1328" w:author="嘏 吴" w:date="2026-03-29T22:03:00Z" w16du:dateUtc="2026-03-29T14:03:00Z">
              <w:rPr>
                <w:rFonts w:ascii="Cambria Math" w:hAnsi="Cambria Math" w:cs="Times New Roman"/>
                <w:color w:val="000000" w:themeColor="text1"/>
                <w:sz w:val="22"/>
              </w:rPr>
              <m:t xml:space="preserve">                      </m:t>
            </w:ins>
          </m:r>
          <m:r>
            <w:ins w:id="1329" w:author="嘏 吴" w:date="2026-03-29T22:07:00Z" w16du:dateUtc="2026-03-29T14:07:00Z">
              <w:rPr>
                <w:rFonts w:ascii="Cambria Math" w:hAnsi="Cambria Math" w:cs="Times New Roman"/>
                <w:color w:val="000000" w:themeColor="text1"/>
                <w:sz w:val="22"/>
              </w:rPr>
              <m:t xml:space="preserve">   </m:t>
            </w:ins>
          </m:r>
          <m:r>
            <w:ins w:id="1330" w:author="嘏 吴" w:date="2026-03-29T22:03:00Z" w16du:dateUtc="2026-03-29T14:03:00Z">
              <w:rPr>
                <w:rFonts w:ascii="Cambria Math" w:hAnsi="Cambria Math" w:cs="Times New Roman"/>
                <w:color w:val="000000" w:themeColor="text1"/>
                <w:sz w:val="22"/>
              </w:rPr>
              <m:t xml:space="preserve">           (1)</m:t>
            </w:ins>
          </m:r>
          <m:r>
            <w:del w:id="1331" w:author="嘏 吴" w:date="2026-03-29T22:02:00Z" w16du:dateUtc="2026-03-29T14:02:00Z">
              <w:rPr>
                <w:rFonts w:ascii="Cambria Math" w:hAnsi="Cambria Math" w:cs="Times New Roman"/>
                <w:color w:val="000000" w:themeColor="text1"/>
                <w:sz w:val="22"/>
              </w:rPr>
              <m:t xml:space="preserve"> </m:t>
            </w:del>
          </m:r>
          <m:r>
            <w:ins w:id="1332" w:author="Yuting Wang" w:date="2026-02-10T16:56:00Z" w16du:dateUtc="2026-02-10T08:56:00Z">
              <w:del w:id="1333" w:author="嘏 吴" w:date="2026-03-29T22:02:00Z" w16du:dateUtc="2026-03-29T14:02:00Z">
                <w:rPr>
                  <w:rFonts w:ascii="Cambria Math" w:hAnsi="Cambria Math" w:cs="Times New Roman"/>
                  <w:color w:val="000000" w:themeColor="text1"/>
                  <w:sz w:val="22"/>
                </w:rPr>
                <m:t xml:space="preserve">                 </m:t>
              </w:del>
            </w:ins>
          </m:r>
          <m:r>
            <w:ins w:id="1334" w:author="Yuting Wang" w:date="2026-02-10T16:59:00Z" w16du:dateUtc="2026-02-10T08:59:00Z">
              <w:del w:id="1335" w:author="嘏 吴" w:date="2026-03-29T22:02:00Z" w16du:dateUtc="2026-03-29T14:02:00Z">
                <m:rPr>
                  <m:sty m:val="p"/>
                </m:rPr>
                <w:rPr>
                  <w:rFonts w:ascii="Cambria Math" w:hAnsi="Cambria Math" w:cs="Times New Roman"/>
                  <w:color w:val="000000" w:themeColor="text1"/>
                  <w:sz w:val="22"/>
                </w:rPr>
                <m:t>(</m:t>
              </w:del>
            </w:ins>
          </m:r>
          <m:r>
            <w:ins w:id="1336" w:author="Yuting Wang" w:date="2026-02-10T17:00:00Z" w16du:dateUtc="2026-02-10T09:00:00Z">
              <w:del w:id="1337" w:author="嘏 吴" w:date="2026-03-29T22:02:00Z" w16du:dateUtc="2026-03-29T14:02:00Z">
                <m:rPr>
                  <m:sty m:val="p"/>
                </m:rPr>
                <w:rPr>
                  <w:rFonts w:ascii="Cambria Math" w:hAnsi="Cambria Math" w:cs="Times New Roman"/>
                  <w:color w:val="000000" w:themeColor="text1"/>
                  <w:sz w:val="22"/>
                </w:rPr>
                <m:t>1</m:t>
              </w:del>
            </w:ins>
          </m:r>
          <m:r>
            <w:ins w:id="1338" w:author="Yuting Wang" w:date="2026-02-10T16:59:00Z" w16du:dateUtc="2026-02-10T08:59:00Z">
              <w:del w:id="1339" w:author="嘏 吴" w:date="2026-03-29T22:02:00Z" w16du:dateUtc="2026-03-29T14:02:00Z">
                <m:rPr>
                  <m:sty m:val="p"/>
                </m:rPr>
                <w:rPr>
                  <w:rFonts w:ascii="Cambria Math" w:hAnsi="Cambria Math" w:cs="Times New Roman"/>
                  <w:color w:val="000000" w:themeColor="text1"/>
                  <w:sz w:val="22"/>
                </w:rPr>
                <m:t>)</m:t>
              </w:del>
            </w:ins>
          </m:r>
        </m:oMath>
      </m:oMathPara>
    </w:p>
    <w:p w14:paraId="50E8DD90" w14:textId="4193DB2F" w:rsidR="00F97A74" w:rsidRPr="003F084D" w:rsidRDefault="00F97A74" w:rsidP="00AC220E">
      <w:pPr>
        <w:spacing w:line="360" w:lineRule="auto"/>
        <w:rPr>
          <w:rFonts w:ascii="Times New Roman" w:hAnsi="Times New Roman" w:cs="Times New Roman"/>
          <w:color w:val="000000" w:themeColor="text1"/>
          <w:sz w:val="22"/>
          <w:rPrChange w:id="1340" w:author="Yuting Wang" w:date="2026-02-11T11:33:00Z" w16du:dateUtc="2026-02-11T03:33:00Z">
            <w:rPr>
              <w:rFonts w:ascii="Arial" w:hAnsi="Arial" w:cs="Arial"/>
              <w:color w:val="000000" w:themeColor="text1"/>
              <w:sz w:val="22"/>
            </w:rPr>
          </w:rPrChange>
        </w:rPr>
      </w:pPr>
      <w:r w:rsidRPr="003F084D">
        <w:rPr>
          <w:rFonts w:ascii="Times New Roman" w:hAnsi="Times New Roman" w:cs="Times New Roman"/>
          <w:color w:val="000000" w:themeColor="text1"/>
          <w:sz w:val="22"/>
          <w:rPrChange w:id="1341" w:author="Yuting Wang" w:date="2026-02-11T11:33:00Z" w16du:dateUtc="2026-02-11T03:33:00Z">
            <w:rPr>
              <w:rFonts w:ascii="Arial" w:hAnsi="Arial" w:cs="Arial"/>
              <w:color w:val="000000" w:themeColor="text1"/>
              <w:sz w:val="22"/>
            </w:rPr>
          </w:rPrChange>
        </w:rPr>
        <w:t>where TP, TN, FP, and FN represent the counts of true positives, true negatives, false positives, and false negatives, respectively. The MCC is a balanced measure of performance, particularly useful when dealing with imbalanced classes.</w:t>
      </w:r>
    </w:p>
    <w:p w14:paraId="6B25D828" w14:textId="2AC9AF8F" w:rsidR="00F97A74" w:rsidDel="0029496C" w:rsidRDefault="00AC220E" w:rsidP="0029496C">
      <w:pPr>
        <w:spacing w:line="360" w:lineRule="auto"/>
        <w:rPr>
          <w:del w:id="1342" w:author="Yuting Wang" w:date="2026-02-10T17:00:00Z" w16du:dateUtc="2026-02-10T09:00:00Z"/>
          <w:rFonts w:ascii="Times New Roman" w:hAnsi="Times New Roman" w:cs="Times New Roman"/>
          <w:color w:val="000000" w:themeColor="text1"/>
          <w:sz w:val="22"/>
        </w:rPr>
      </w:pPr>
      <w:r w:rsidRPr="003F084D">
        <w:rPr>
          <w:rFonts w:ascii="Times New Roman" w:hAnsi="Times New Roman" w:cs="Times New Roman"/>
          <w:color w:val="000000" w:themeColor="text1"/>
          <w:sz w:val="22"/>
          <w:rPrChange w:id="1343" w:author="Yuting Wang" w:date="2026-02-11T11:33:00Z" w16du:dateUtc="2026-02-11T03:33:00Z">
            <w:rPr>
              <w:rFonts w:ascii="Arial" w:hAnsi="Arial" w:cs="Arial"/>
              <w:color w:val="000000" w:themeColor="text1"/>
              <w:sz w:val="22"/>
            </w:rPr>
          </w:rPrChange>
        </w:rPr>
        <w:t xml:space="preserve">(2) </w:t>
      </w:r>
      <w:r w:rsidR="00F97A74" w:rsidRPr="003F084D">
        <w:rPr>
          <w:rFonts w:ascii="Times New Roman" w:hAnsi="Times New Roman" w:cs="Times New Roman"/>
          <w:color w:val="000000" w:themeColor="text1"/>
          <w:sz w:val="22"/>
          <w:rPrChange w:id="1344" w:author="Yuting Wang" w:date="2026-02-11T11:33:00Z" w16du:dateUtc="2026-02-11T03:33:00Z">
            <w:rPr>
              <w:rFonts w:ascii="Arial" w:hAnsi="Arial" w:cs="Arial"/>
              <w:color w:val="000000" w:themeColor="text1"/>
              <w:sz w:val="22"/>
            </w:rPr>
          </w:rPrChange>
        </w:rPr>
        <w:t>Accuracy:</w:t>
      </w:r>
    </w:p>
    <w:p w14:paraId="269545D0" w14:textId="77777777" w:rsidR="0029496C" w:rsidRPr="003F084D" w:rsidRDefault="0029496C">
      <w:pPr>
        <w:spacing w:line="360" w:lineRule="auto"/>
        <w:rPr>
          <w:ins w:id="1345" w:author="嘏 吴" w:date="2026-03-29T22:00:00Z" w16du:dateUtc="2026-03-29T14:00:00Z"/>
          <w:rFonts w:ascii="Times New Roman" w:hAnsi="Times New Roman" w:cs="Times New Roman"/>
          <w:color w:val="000000" w:themeColor="text1"/>
          <w:sz w:val="22"/>
          <w:rPrChange w:id="1346" w:author="Yuting Wang" w:date="2026-02-11T11:33:00Z" w16du:dateUtc="2026-02-11T03:33:00Z">
            <w:rPr>
              <w:ins w:id="1347" w:author="嘏 吴" w:date="2026-03-29T22:00:00Z" w16du:dateUtc="2026-03-29T14:00:00Z"/>
              <w:rFonts w:ascii="Arial" w:hAnsi="Arial" w:cs="Arial"/>
              <w:color w:val="000000" w:themeColor="text1"/>
              <w:sz w:val="22"/>
            </w:rPr>
          </w:rPrChange>
        </w:rPr>
        <w:pPrChange w:id="1348" w:author="嘏 吴" w:date="2026-03-29T22:00:00Z" w16du:dateUtc="2026-03-29T14:00:00Z">
          <w:pPr>
            <w:spacing w:line="360" w:lineRule="auto"/>
            <w:ind w:firstLine="360"/>
          </w:pPr>
        </w:pPrChange>
      </w:pPr>
    </w:p>
    <w:p w14:paraId="647C3762" w14:textId="48CDC4DD" w:rsidR="00C86BAB" w:rsidRPr="00972024" w:rsidRDefault="00C86BAB">
      <w:pPr>
        <w:spacing w:line="360" w:lineRule="auto"/>
        <w:jc w:val="right"/>
        <w:rPr>
          <w:rFonts w:ascii="Times New Roman" w:hAnsi="Times New Roman" w:cs="Times New Roman"/>
          <w:color w:val="000000" w:themeColor="text1"/>
          <w:sz w:val="22"/>
          <w:rPrChange w:id="1349" w:author="嘏 吴" w:date="2026-03-29T22:05:00Z" w16du:dateUtc="2026-03-29T14:05:00Z">
            <w:rPr>
              <w:rFonts w:ascii="Arial" w:hAnsi="Arial" w:cs="Arial"/>
              <w:color w:val="000000" w:themeColor="text1"/>
              <w:sz w:val="22"/>
            </w:rPr>
          </w:rPrChange>
        </w:rPr>
        <w:pPrChange w:id="1350" w:author="嘏 吴" w:date="2026-03-29T22:04:00Z" w16du:dateUtc="2026-03-29T14:04:00Z">
          <w:pPr>
            <w:spacing w:line="360" w:lineRule="auto"/>
            <w:ind w:firstLine="360"/>
          </w:pPr>
        </w:pPrChange>
      </w:pPr>
      <m:oMath>
        <m:r>
          <w:rPr>
            <w:rFonts w:ascii="Cambria Math" w:hAnsi="Cambria Math" w:cs="Times New Roman"/>
            <w:color w:val="000000" w:themeColor="text1"/>
            <w:sz w:val="22"/>
          </w:rPr>
          <m:t>Accuracy=</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TP+TN</m:t>
            </m:r>
          </m:num>
          <m:den>
            <m:r>
              <w:rPr>
                <w:rFonts w:ascii="Cambria Math" w:hAnsi="Cambria Math" w:cs="Times New Roman"/>
                <w:color w:val="000000" w:themeColor="text1"/>
                <w:sz w:val="22"/>
              </w:rPr>
              <m:t>TP+TN+FP+FN</m:t>
            </m:r>
          </m:den>
        </m:f>
        <m:r>
          <w:ins w:id="1351" w:author="嘏 吴" w:date="2026-03-29T22:03:00Z" w16du:dateUtc="2026-03-29T14:03:00Z">
            <w:rPr>
              <w:rFonts w:ascii="Cambria Math" w:hAnsi="Cambria Math" w:cs="Times New Roman"/>
              <w:color w:val="000000" w:themeColor="text1"/>
              <w:sz w:val="22"/>
            </w:rPr>
            <m:t xml:space="preserve"> </m:t>
          </w:ins>
        </m:r>
        <m:r>
          <w:ins w:id="1352" w:author="嘏 吴" w:date="2026-03-29T22:04:00Z" w16du:dateUtc="2026-03-29T14:04:00Z">
            <w:rPr>
              <w:rFonts w:ascii="Cambria Math" w:hAnsi="Cambria Math" w:cs="Times New Roman"/>
              <w:color w:val="000000" w:themeColor="text1"/>
              <w:sz w:val="22"/>
            </w:rPr>
            <m:t xml:space="preserve">                       </m:t>
          </w:ins>
        </m:r>
        <m:r>
          <w:ins w:id="1353" w:author="嘏 吴" w:date="2026-03-29T22:05:00Z" w16du:dateUtc="2026-03-29T14:05:00Z">
            <w:rPr>
              <w:rFonts w:ascii="Cambria Math" w:hAnsi="Cambria Math" w:cs="Times New Roman"/>
              <w:color w:val="000000" w:themeColor="text1"/>
              <w:sz w:val="22"/>
            </w:rPr>
            <m:t xml:space="preserve">  </m:t>
          </w:ins>
        </m:r>
        <m:r>
          <w:ins w:id="1354" w:author="嘏 吴" w:date="2026-03-29T22:04:00Z" w16du:dateUtc="2026-03-29T14:04:00Z">
            <w:rPr>
              <w:rFonts w:ascii="Cambria Math" w:hAnsi="Cambria Math" w:cs="Times New Roman"/>
              <w:color w:val="000000" w:themeColor="text1"/>
              <w:sz w:val="22"/>
            </w:rPr>
            <m:t xml:space="preserve"> </m:t>
          </w:ins>
        </m:r>
        <m:r>
          <w:ins w:id="1355" w:author="嘏 吴" w:date="2026-03-29T22:05:00Z" w16du:dateUtc="2026-03-29T14:05:00Z">
            <w:rPr>
              <w:rFonts w:ascii="Cambria Math" w:hAnsi="Cambria Math" w:cs="Times New Roman"/>
              <w:color w:val="000000" w:themeColor="text1"/>
              <w:sz w:val="22"/>
            </w:rPr>
            <m:t xml:space="preserve">   </m:t>
          </w:ins>
        </m:r>
        <m:r>
          <w:ins w:id="1356" w:author="嘏 吴" w:date="2026-03-29T22:04:00Z" w16du:dateUtc="2026-03-29T14:04:00Z">
            <w:rPr>
              <w:rFonts w:ascii="Cambria Math" w:hAnsi="Cambria Math" w:cs="Times New Roman"/>
              <w:color w:val="000000" w:themeColor="text1"/>
              <w:sz w:val="22"/>
            </w:rPr>
            <m:t xml:space="preserve">                                 </m:t>
          </w:ins>
        </m:r>
        <m:r>
          <w:ins w:id="1357" w:author="嘏 吴" w:date="2026-03-29T22:03:00Z" w16du:dateUtc="2026-03-29T14:03:00Z">
            <w:rPr>
              <w:rFonts w:ascii="Cambria Math" w:hAnsi="Cambria Math" w:cs="Times New Roman"/>
              <w:color w:val="000000" w:themeColor="text1"/>
              <w:sz w:val="22"/>
            </w:rPr>
            <m:t>(2)</m:t>
          </w:ins>
        </m:r>
        <m:r>
          <w:del w:id="1358" w:author="嘏 吴" w:date="2026-03-29T22:03:00Z" w16du:dateUtc="2026-03-29T14:03:00Z">
            <w:rPr>
              <w:rFonts w:ascii="Cambria Math" w:hAnsi="Cambria Math" w:cs="Times New Roman"/>
              <w:color w:val="000000" w:themeColor="text1"/>
              <w:sz w:val="22"/>
            </w:rPr>
            <m:t xml:space="preserve"> </m:t>
          </w:del>
        </m:r>
      </m:oMath>
      <w:ins w:id="1359" w:author="Yuting Wang" w:date="2026-02-10T16:59:00Z" w16du:dateUtc="2026-02-10T08:59:00Z">
        <w:del w:id="1360" w:author="嘏 吴" w:date="2026-03-29T22:03:00Z" w16du:dateUtc="2026-03-29T14:03:00Z">
          <w:r w:rsidR="00886907" w:rsidRPr="00972024" w:rsidDel="00972024">
            <w:rPr>
              <w:rFonts w:ascii="Times New Roman" w:hAnsi="Times New Roman" w:cs="Times New Roman"/>
              <w:color w:val="000000" w:themeColor="text1"/>
              <w:sz w:val="22"/>
              <w:rPrChange w:id="1361" w:author="嘏 吴" w:date="2026-03-29T22:05:00Z" w16du:dateUtc="2026-03-29T14:05:00Z">
                <w:rPr>
                  <w:rFonts w:ascii="Arial" w:hAnsi="Arial" w:cs="Arial"/>
                  <w:color w:val="000000" w:themeColor="text1"/>
                  <w:sz w:val="22"/>
                </w:rPr>
              </w:rPrChange>
            </w:rPr>
            <w:delText xml:space="preserve">              </w:delText>
          </w:r>
        </w:del>
      </w:ins>
      <w:ins w:id="1362" w:author="Yuting Wang" w:date="2026-02-10T17:00:00Z" w16du:dateUtc="2026-02-10T09:00:00Z">
        <w:del w:id="1363" w:author="嘏 吴" w:date="2026-03-29T22:03:00Z" w16du:dateUtc="2026-03-29T14:03:00Z">
          <w:r w:rsidR="00886907" w:rsidRPr="00972024" w:rsidDel="00972024">
            <w:rPr>
              <w:rFonts w:ascii="Times New Roman" w:hAnsi="Times New Roman" w:cs="Times New Roman"/>
              <w:color w:val="000000" w:themeColor="text1"/>
              <w:sz w:val="22"/>
              <w:rPrChange w:id="1364" w:author="嘏 吴" w:date="2026-03-29T22:05:00Z" w16du:dateUtc="2026-03-29T14:05:00Z">
                <w:rPr>
                  <w:rFonts w:ascii="Arial" w:hAnsi="Arial" w:cs="Arial"/>
                  <w:color w:val="000000" w:themeColor="text1"/>
                  <w:sz w:val="22"/>
                </w:rPr>
              </w:rPrChange>
            </w:rPr>
            <w:delText xml:space="preserve">          </w:delText>
          </w:r>
        </w:del>
      </w:ins>
      <w:ins w:id="1365" w:author="Yuting Wang" w:date="2026-02-10T16:59:00Z" w16du:dateUtc="2026-02-10T08:59:00Z">
        <w:del w:id="1366" w:author="嘏 吴" w:date="2026-03-29T22:03:00Z" w16du:dateUtc="2026-03-29T14:03:00Z">
          <w:r w:rsidR="00886907" w:rsidRPr="00972024" w:rsidDel="00972024">
            <w:rPr>
              <w:rFonts w:ascii="Times New Roman" w:hAnsi="Times New Roman" w:cs="Times New Roman"/>
              <w:color w:val="000000" w:themeColor="text1"/>
              <w:sz w:val="22"/>
              <w:rPrChange w:id="1367" w:author="嘏 吴" w:date="2026-03-29T22:05:00Z" w16du:dateUtc="2026-03-29T14:05:00Z">
                <w:rPr>
                  <w:rFonts w:ascii="Arial" w:hAnsi="Arial" w:cs="Arial"/>
                  <w:color w:val="000000" w:themeColor="text1"/>
                  <w:sz w:val="22"/>
                </w:rPr>
              </w:rPrChange>
            </w:rPr>
            <w:delText xml:space="preserve">     (2)</w:delText>
          </w:r>
        </w:del>
      </w:ins>
    </w:p>
    <w:p w14:paraId="2C47D733" w14:textId="1D309DC0" w:rsidR="00F97A74" w:rsidRPr="003F084D" w:rsidRDefault="00F97A74" w:rsidP="00F97A74">
      <w:pPr>
        <w:spacing w:line="360" w:lineRule="auto"/>
        <w:rPr>
          <w:rFonts w:ascii="Times New Roman" w:hAnsi="Times New Roman" w:cs="Times New Roman"/>
          <w:color w:val="000000" w:themeColor="text1"/>
          <w:rPrChange w:id="1368" w:author="Yuting Wang" w:date="2026-02-11T11:33:00Z" w16du:dateUtc="2026-02-11T03:33:00Z">
            <w:rPr>
              <w:rFonts w:ascii="Arial" w:hAnsi="Arial" w:cs="Arial"/>
              <w:color w:val="000000" w:themeColor="text1"/>
            </w:rPr>
          </w:rPrChange>
        </w:rPr>
      </w:pPr>
      <w:r w:rsidRPr="003F084D">
        <w:rPr>
          <w:rFonts w:ascii="Times New Roman" w:hAnsi="Times New Roman" w:cs="Times New Roman"/>
          <w:color w:val="000000" w:themeColor="text1"/>
          <w:rPrChange w:id="1369" w:author="Yuting Wang" w:date="2026-02-11T11:33:00Z" w16du:dateUtc="2026-02-11T03:33:00Z">
            <w:rPr>
              <w:rFonts w:ascii="Arial" w:hAnsi="Arial" w:cs="Arial"/>
              <w:color w:val="000000" w:themeColor="text1"/>
            </w:rPr>
          </w:rPrChange>
        </w:rPr>
        <w:t>Accuracy reflects the overall performance of the model, considering both true positives and true negatives relative to the total number of cases.</w:t>
      </w:r>
    </w:p>
    <w:p w14:paraId="248D072E" w14:textId="0D002484" w:rsidR="00F97A74" w:rsidRPr="003F084D" w:rsidRDefault="00AC220E">
      <w:pPr>
        <w:spacing w:line="360" w:lineRule="auto"/>
        <w:rPr>
          <w:rFonts w:ascii="Times New Roman" w:hAnsi="Times New Roman" w:cs="Times New Roman"/>
          <w:color w:val="000000" w:themeColor="text1"/>
          <w:sz w:val="22"/>
          <w:rPrChange w:id="1370" w:author="Yuting Wang" w:date="2026-02-11T11:33:00Z" w16du:dateUtc="2026-02-11T03:33:00Z">
            <w:rPr>
              <w:rFonts w:ascii="Arial" w:hAnsi="Arial" w:cs="Arial"/>
              <w:color w:val="000000" w:themeColor="text1"/>
              <w:sz w:val="22"/>
            </w:rPr>
          </w:rPrChange>
        </w:rPr>
        <w:pPrChange w:id="1371" w:author="嘏 吴" w:date="2026-03-29T22:00:00Z" w16du:dateUtc="2026-03-29T14:00:00Z">
          <w:pPr>
            <w:spacing w:line="360" w:lineRule="auto"/>
            <w:ind w:firstLine="440"/>
          </w:pPr>
        </w:pPrChange>
      </w:pPr>
      <w:r w:rsidRPr="003F084D">
        <w:rPr>
          <w:rFonts w:ascii="Times New Roman" w:hAnsi="Times New Roman" w:cs="Times New Roman"/>
          <w:color w:val="000000" w:themeColor="text1"/>
          <w:sz w:val="22"/>
          <w:rPrChange w:id="1372" w:author="Yuting Wang" w:date="2026-02-11T11:33:00Z" w16du:dateUtc="2026-02-11T03:33:00Z">
            <w:rPr>
              <w:rFonts w:ascii="Arial" w:hAnsi="Arial" w:cs="Arial"/>
              <w:color w:val="000000" w:themeColor="text1"/>
              <w:sz w:val="22"/>
            </w:rPr>
          </w:rPrChange>
        </w:rPr>
        <w:t xml:space="preserve">(3) </w:t>
      </w:r>
      <w:r w:rsidR="00F97A74" w:rsidRPr="003F084D">
        <w:rPr>
          <w:rFonts w:ascii="Times New Roman" w:hAnsi="Times New Roman" w:cs="Times New Roman"/>
          <w:color w:val="000000" w:themeColor="text1"/>
          <w:sz w:val="22"/>
          <w:rPrChange w:id="1373" w:author="Yuting Wang" w:date="2026-02-11T11:33:00Z" w16du:dateUtc="2026-02-11T03:33:00Z">
            <w:rPr>
              <w:rFonts w:ascii="Arial" w:hAnsi="Arial" w:cs="Arial"/>
              <w:color w:val="000000" w:themeColor="text1"/>
              <w:sz w:val="22"/>
            </w:rPr>
          </w:rPrChange>
        </w:rPr>
        <w:t>Precision</w:t>
      </w:r>
      <w:ins w:id="1374" w:author="嘏 吴" w:date="2026-03-29T22:12:00Z" w16du:dateUtc="2026-03-29T14:12:00Z">
        <w:r w:rsidR="0011548A" w:rsidRPr="0011548A">
          <w:t xml:space="preserve"> </w:t>
        </w:r>
      </w:ins>
      <w:ins w:id="1375" w:author="嘏 吴" w:date="2026-03-29T22:12:00Z">
        <w:r w:rsidR="0011548A" w:rsidRPr="0011548A">
          <w:rPr>
            <w:rFonts w:ascii="Times New Roman" w:hAnsi="Times New Roman" w:cs="Times New Roman"/>
            <w:color w:val="000000" w:themeColor="text1"/>
            <w:sz w:val="22"/>
          </w:rPr>
          <w:t>(Positive Predictive Value):</w:t>
        </w:r>
      </w:ins>
    </w:p>
    <w:p w14:paraId="1769B097" w14:textId="48AD43DD" w:rsidR="00F97A74" w:rsidRPr="003F084D" w:rsidRDefault="00886907">
      <w:pPr>
        <w:spacing w:line="360" w:lineRule="auto"/>
        <w:jc w:val="right"/>
        <w:rPr>
          <w:rFonts w:ascii="Times New Roman" w:hAnsi="Times New Roman" w:cs="Times New Roman"/>
          <w:color w:val="000000" w:themeColor="text1"/>
          <w:sz w:val="22"/>
          <w:rPrChange w:id="1376" w:author="Yuting Wang" w:date="2026-02-11T11:33:00Z" w16du:dateUtc="2026-02-11T03:33:00Z">
            <w:rPr>
              <w:rFonts w:ascii="Arial" w:hAnsi="Arial" w:cs="Arial"/>
              <w:color w:val="000000" w:themeColor="text1"/>
              <w:sz w:val="22"/>
            </w:rPr>
          </w:rPrChange>
        </w:rPr>
        <w:pPrChange w:id="1377" w:author="嘏 吴" w:date="2026-03-29T22:06:00Z" w16du:dateUtc="2026-03-29T14:06:00Z">
          <w:pPr>
            <w:spacing w:line="360" w:lineRule="auto"/>
            <w:jc w:val="center"/>
          </w:pPr>
        </w:pPrChange>
      </w:pPr>
      <w:ins w:id="1378" w:author="Yuting Wang" w:date="2026-02-10T17:01:00Z" w16du:dateUtc="2026-02-10T09:01:00Z">
        <w:del w:id="1379" w:author="嘏 吴" w:date="2026-03-29T22:05:00Z" w16du:dateUtc="2026-03-29T14:05:00Z">
          <w:r w:rsidRPr="003F084D" w:rsidDel="00972024">
            <w:rPr>
              <w:rFonts w:ascii="Times New Roman" w:hAnsi="Times New Roman" w:cs="Times New Roman"/>
              <w:color w:val="000000" w:themeColor="text1"/>
              <w:sz w:val="22"/>
              <w:rPrChange w:id="1380" w:author="Yuting Wang" w:date="2026-02-11T11:33:00Z" w16du:dateUtc="2026-02-11T03:33:00Z">
                <w:rPr>
                  <w:rFonts w:ascii="Arial" w:hAnsi="Arial" w:cs="Arial"/>
                  <w:color w:val="000000" w:themeColor="text1"/>
                  <w:sz w:val="22"/>
                </w:rPr>
              </w:rPrChange>
            </w:rPr>
            <w:delText xml:space="preserve">                    </w:delText>
          </w:r>
        </w:del>
      </w:ins>
      <w:ins w:id="1381" w:author="Yuting Wang" w:date="2026-02-11T11:34:00Z" w16du:dateUtc="2026-02-11T03:34:00Z">
        <w:del w:id="1382" w:author="嘏 吴" w:date="2026-03-29T22:05:00Z" w16du:dateUtc="2026-03-29T14:05:00Z">
          <w:r w:rsidR="003F084D" w:rsidDel="00972024">
            <w:rPr>
              <w:rFonts w:ascii="Times New Roman" w:hAnsi="Times New Roman" w:cs="Times New Roman" w:hint="eastAsia"/>
              <w:color w:val="000000" w:themeColor="text1"/>
              <w:sz w:val="22"/>
            </w:rPr>
            <w:delText xml:space="preserve">  </w:delText>
          </w:r>
        </w:del>
      </w:ins>
      <w:ins w:id="1383" w:author="Yuting Wang" w:date="2026-02-10T17:01:00Z" w16du:dateUtc="2026-02-10T09:01:00Z">
        <w:del w:id="1384" w:author="嘏 吴" w:date="2026-03-29T22:05:00Z" w16du:dateUtc="2026-03-29T14:05:00Z">
          <w:r w:rsidRPr="003F084D" w:rsidDel="00972024">
            <w:rPr>
              <w:rFonts w:ascii="Times New Roman" w:hAnsi="Times New Roman" w:cs="Times New Roman"/>
              <w:color w:val="000000" w:themeColor="text1"/>
              <w:sz w:val="22"/>
              <w:rPrChange w:id="1385" w:author="Yuting Wang" w:date="2026-02-11T11:33:00Z" w16du:dateUtc="2026-02-11T03:33:00Z">
                <w:rPr>
                  <w:rFonts w:ascii="Arial" w:hAnsi="Arial" w:cs="Arial"/>
                  <w:color w:val="000000" w:themeColor="text1"/>
                  <w:sz w:val="22"/>
                </w:rPr>
              </w:rPrChange>
            </w:rPr>
            <w:delText xml:space="preserve">      </w:delText>
          </w:r>
        </w:del>
      </w:ins>
      <w:bookmarkStart w:id="1386" w:name="OLE_LINK1"/>
      <m:oMath>
        <m:r>
          <w:rPr>
            <w:rFonts w:ascii="Cambria Math" w:hAnsi="Cambria Math" w:cs="Times New Roman"/>
            <w:color w:val="000000" w:themeColor="text1"/>
            <w:sz w:val="22"/>
          </w:rPr>
          <m:t>Precision</m:t>
        </m:r>
        <w:bookmarkEnd w:id="1386"/>
        <m:r>
          <w:rPr>
            <w:rFonts w:ascii="Cambria Math" w:hAnsi="Cambria Math" w:cs="Times New Roman"/>
            <w:color w:val="000000" w:themeColor="text1"/>
            <w:sz w:val="22"/>
          </w:rPr>
          <m:t xml:space="preserve">= </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TP</m:t>
            </m:r>
          </m:num>
          <m:den>
            <m:r>
              <w:rPr>
                <w:rFonts w:ascii="Cambria Math" w:hAnsi="Cambria Math" w:cs="Times New Roman"/>
                <w:color w:val="000000" w:themeColor="text1"/>
                <w:sz w:val="22"/>
              </w:rPr>
              <m:t>TP+FP</m:t>
            </m:r>
          </m:den>
        </m:f>
        <m:r>
          <w:ins w:id="1387" w:author="嘏 吴" w:date="2026-03-29T22:05:00Z" w16du:dateUtc="2026-03-29T14:05:00Z">
            <w:rPr>
              <w:rFonts w:ascii="Cambria Math" w:hAnsi="Cambria Math" w:cs="Times New Roman"/>
              <w:color w:val="000000" w:themeColor="text1"/>
              <w:sz w:val="22"/>
            </w:rPr>
            <m:t xml:space="preserve"> </m:t>
          </w:ins>
        </m:r>
        <m:r>
          <w:ins w:id="1388" w:author="嘏 吴" w:date="2026-03-29T22:06:00Z" w16du:dateUtc="2026-03-29T14:06:00Z">
            <w:rPr>
              <w:rFonts w:ascii="Cambria Math" w:hAnsi="Cambria Math" w:cs="Times New Roman"/>
              <w:color w:val="000000" w:themeColor="text1"/>
              <w:sz w:val="22"/>
            </w:rPr>
            <m:t xml:space="preserve">                                                                          </m:t>
          </w:ins>
        </m:r>
        <m:r>
          <w:ins w:id="1389" w:author="嘏 吴" w:date="2026-03-29T22:05:00Z" w16du:dateUtc="2026-03-29T14:05:00Z">
            <w:rPr>
              <w:rFonts w:ascii="Cambria Math" w:hAnsi="Cambria Math" w:cs="Times New Roman"/>
              <w:color w:val="000000" w:themeColor="text1"/>
              <w:sz w:val="22"/>
            </w:rPr>
            <m:t>(3)</m:t>
          </w:ins>
        </m:r>
        <m:r>
          <w:ins w:id="1390" w:author="Yuting Wang" w:date="2026-02-10T17:01:00Z" w16du:dateUtc="2026-02-10T09:01:00Z">
            <w:del w:id="1391" w:author="嘏 吴" w:date="2026-03-29T22:05:00Z" w16du:dateUtc="2026-03-29T14:05:00Z">
              <m:rPr>
                <m:sty m:val="p"/>
              </m:rPr>
              <w:rPr>
                <w:rFonts w:ascii="Cambria Math" w:hAnsi="Cambria Math" w:cs="Times New Roman"/>
                <w:color w:val="000000" w:themeColor="text1"/>
                <w:sz w:val="22"/>
              </w:rPr>
              <m:t xml:space="preserve">                           </m:t>
            </w:del>
          </w:ins>
        </m:r>
        <m:r>
          <w:ins w:id="1392" w:author="Yuting Wang" w:date="2026-02-11T11:34:00Z" w16du:dateUtc="2026-02-11T03:34:00Z">
            <w:del w:id="1393" w:author="嘏 吴" w:date="2026-03-29T22:05:00Z" w16du:dateUtc="2026-03-29T14:05:00Z">
              <m:rPr>
                <m:sty m:val="p"/>
              </m:rPr>
              <w:rPr>
                <w:rFonts w:ascii="Cambria Math" w:hAnsi="Cambria Math" w:cs="Times New Roman" w:hint="eastAsia"/>
                <w:color w:val="000000" w:themeColor="text1"/>
                <w:sz w:val="22"/>
              </w:rPr>
              <m:t xml:space="preserve">     </m:t>
            </w:del>
          </w:ins>
        </m:r>
        <m:r>
          <w:ins w:id="1394" w:author="Yuting Wang" w:date="2026-02-10T17:01:00Z" w16du:dateUtc="2026-02-10T09:01:00Z">
            <w:del w:id="1395" w:author="嘏 吴" w:date="2026-03-29T22:05:00Z" w16du:dateUtc="2026-03-29T14:05:00Z">
              <m:rPr>
                <m:sty m:val="p"/>
              </m:rPr>
              <w:rPr>
                <w:rFonts w:ascii="Cambria Math" w:hAnsi="Cambria Math" w:cs="Times New Roman"/>
                <w:color w:val="000000" w:themeColor="text1"/>
                <w:sz w:val="22"/>
              </w:rPr>
              <m:t xml:space="preserve">   (3)</m:t>
            </w:del>
          </w:ins>
        </m:r>
      </m:oMath>
    </w:p>
    <w:p w14:paraId="4CA85C02" w14:textId="77777777" w:rsidR="00F97A74" w:rsidRPr="003F084D" w:rsidRDefault="00F97A74" w:rsidP="00E42C11">
      <w:pPr>
        <w:spacing w:line="360" w:lineRule="auto"/>
        <w:rPr>
          <w:rFonts w:ascii="Times New Roman" w:hAnsi="Times New Roman" w:cs="Times New Roman"/>
          <w:color w:val="000000" w:themeColor="text1"/>
          <w:sz w:val="22"/>
          <w:rPrChange w:id="1396" w:author="Yuting Wang" w:date="2026-02-11T11:33:00Z" w16du:dateUtc="2026-02-11T03:33:00Z">
            <w:rPr>
              <w:rFonts w:ascii="Arial" w:hAnsi="Arial" w:cs="Arial"/>
              <w:color w:val="000000" w:themeColor="text1"/>
              <w:sz w:val="22"/>
            </w:rPr>
          </w:rPrChange>
        </w:rPr>
      </w:pPr>
      <w:r w:rsidRPr="003F084D">
        <w:rPr>
          <w:rFonts w:ascii="Times New Roman" w:hAnsi="Times New Roman" w:cs="Times New Roman"/>
          <w:color w:val="000000" w:themeColor="text1"/>
          <w:sz w:val="22"/>
          <w:rPrChange w:id="1397" w:author="Yuting Wang" w:date="2026-02-11T11:33:00Z" w16du:dateUtc="2026-02-11T03:33:00Z">
            <w:rPr>
              <w:rFonts w:ascii="Arial" w:hAnsi="Arial" w:cs="Arial"/>
              <w:color w:val="000000" w:themeColor="text1"/>
              <w:sz w:val="22"/>
            </w:rPr>
          </w:rPrChange>
        </w:rPr>
        <w:t>Precision measures the proportion of predicted positives that are correctly identified as actual positives.</w:t>
      </w:r>
    </w:p>
    <w:p w14:paraId="71DE99AE" w14:textId="505306FE" w:rsidR="00F97A74" w:rsidRPr="003F084D" w:rsidRDefault="00AC220E">
      <w:pPr>
        <w:spacing w:line="360" w:lineRule="auto"/>
        <w:rPr>
          <w:rFonts w:ascii="Times New Roman" w:hAnsi="Times New Roman" w:cs="Times New Roman"/>
          <w:color w:val="000000" w:themeColor="text1"/>
          <w:sz w:val="22"/>
          <w:rPrChange w:id="1398" w:author="Yuting Wang" w:date="2026-02-11T11:33:00Z" w16du:dateUtc="2026-02-11T03:33:00Z">
            <w:rPr>
              <w:rFonts w:ascii="Arial" w:hAnsi="Arial" w:cs="Arial"/>
              <w:color w:val="000000" w:themeColor="text1"/>
              <w:sz w:val="22"/>
            </w:rPr>
          </w:rPrChange>
        </w:rPr>
        <w:pPrChange w:id="1399" w:author="嘏 吴" w:date="2026-03-29T22:06:00Z" w16du:dateUtc="2026-03-29T14:06:00Z">
          <w:pPr>
            <w:spacing w:line="360" w:lineRule="auto"/>
            <w:ind w:firstLineChars="200" w:firstLine="440"/>
          </w:pPr>
        </w:pPrChange>
      </w:pPr>
      <w:r w:rsidRPr="003F084D">
        <w:rPr>
          <w:rFonts w:ascii="Times New Roman" w:hAnsi="Times New Roman" w:cs="Times New Roman"/>
          <w:color w:val="000000" w:themeColor="text1"/>
          <w:sz w:val="22"/>
          <w:rPrChange w:id="1400" w:author="Yuting Wang" w:date="2026-02-11T11:33:00Z" w16du:dateUtc="2026-02-11T03:33:00Z">
            <w:rPr>
              <w:rFonts w:ascii="Arial" w:hAnsi="Arial" w:cs="Arial"/>
              <w:color w:val="000000" w:themeColor="text1"/>
              <w:sz w:val="22"/>
            </w:rPr>
          </w:rPrChange>
        </w:rPr>
        <w:t xml:space="preserve">(4) </w:t>
      </w:r>
      <w:r w:rsidR="00F97A74" w:rsidRPr="003F084D">
        <w:rPr>
          <w:rFonts w:ascii="Times New Roman" w:hAnsi="Times New Roman" w:cs="Times New Roman"/>
          <w:color w:val="000000" w:themeColor="text1"/>
          <w:sz w:val="22"/>
          <w:rPrChange w:id="1401" w:author="Yuting Wang" w:date="2026-02-11T11:33:00Z" w16du:dateUtc="2026-02-11T03:33:00Z">
            <w:rPr>
              <w:rFonts w:ascii="Arial" w:hAnsi="Arial" w:cs="Arial"/>
              <w:color w:val="000000" w:themeColor="text1"/>
              <w:sz w:val="22"/>
            </w:rPr>
          </w:rPrChange>
        </w:rPr>
        <w:t>Recall (Sensitivity, Sn):</w:t>
      </w:r>
    </w:p>
    <w:p w14:paraId="09085009" w14:textId="6B4096D9" w:rsidR="00F97A74" w:rsidRPr="003F084D" w:rsidRDefault="00886907">
      <w:pPr>
        <w:spacing w:line="360" w:lineRule="auto"/>
        <w:jc w:val="right"/>
        <w:rPr>
          <w:rFonts w:ascii="Times New Roman" w:hAnsi="Times New Roman" w:cs="Times New Roman"/>
          <w:color w:val="000000" w:themeColor="text1"/>
          <w:sz w:val="22"/>
          <w:rPrChange w:id="1402" w:author="Yuting Wang" w:date="2026-02-11T11:33:00Z" w16du:dateUtc="2026-02-11T03:33:00Z">
            <w:rPr>
              <w:rFonts w:ascii="Arial" w:hAnsi="Arial" w:cs="Arial"/>
              <w:color w:val="000000" w:themeColor="text1"/>
              <w:sz w:val="22"/>
            </w:rPr>
          </w:rPrChange>
        </w:rPr>
        <w:pPrChange w:id="1403" w:author="嘏 吴" w:date="2026-03-29T22:06:00Z" w16du:dateUtc="2026-03-29T14:06:00Z">
          <w:pPr>
            <w:spacing w:line="360" w:lineRule="auto"/>
            <w:jc w:val="center"/>
          </w:pPr>
        </w:pPrChange>
      </w:pPr>
      <w:ins w:id="1404" w:author="Yuting Wang" w:date="2026-02-10T17:01:00Z" w16du:dateUtc="2026-02-10T09:01:00Z">
        <w:del w:id="1405" w:author="嘏 吴" w:date="2026-03-29T22:06:00Z" w16du:dateUtc="2026-03-29T14:06:00Z">
          <w:r w:rsidRPr="003F084D" w:rsidDel="00972024">
            <w:rPr>
              <w:rFonts w:ascii="Times New Roman" w:hAnsi="Times New Roman" w:cs="Times New Roman"/>
              <w:color w:val="000000" w:themeColor="text1"/>
              <w:sz w:val="22"/>
              <w:rPrChange w:id="1406" w:author="Yuting Wang" w:date="2026-02-11T11:33:00Z" w16du:dateUtc="2026-02-11T03:33:00Z">
                <w:rPr>
                  <w:rFonts w:ascii="Arial" w:hAnsi="Arial" w:cs="Arial"/>
                  <w:color w:val="000000" w:themeColor="text1"/>
                  <w:sz w:val="22"/>
                </w:rPr>
              </w:rPrChange>
            </w:rPr>
            <w:delText xml:space="preserve">                                </w:delText>
          </w:r>
        </w:del>
      </w:ins>
      <m:oMath>
        <m:r>
          <w:rPr>
            <w:rFonts w:ascii="Cambria Math" w:hAnsi="Cambria Math" w:cs="Times New Roman"/>
            <w:color w:val="000000" w:themeColor="text1"/>
            <w:sz w:val="22"/>
          </w:rPr>
          <m:t xml:space="preserve">Recall= </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TP</m:t>
            </m:r>
          </m:num>
          <m:den>
            <m:r>
              <w:rPr>
                <w:rFonts w:ascii="Cambria Math" w:hAnsi="Cambria Math" w:cs="Times New Roman"/>
                <w:color w:val="000000" w:themeColor="text1"/>
                <w:sz w:val="22"/>
              </w:rPr>
              <m:t>TP+FN</m:t>
            </m:r>
          </m:den>
        </m:f>
        <m:r>
          <w:ins w:id="1407" w:author="嘏 吴" w:date="2026-03-29T22:06:00Z" w16du:dateUtc="2026-03-29T14:06:00Z">
            <m:rPr>
              <m:sty m:val="p"/>
            </m:rPr>
            <w:rPr>
              <w:rFonts w:ascii="Cambria Math" w:hAnsi="Cambria Math" w:cs="Times New Roman"/>
              <w:color w:val="000000" w:themeColor="text1"/>
              <w:sz w:val="22"/>
            </w:rPr>
            <m:t xml:space="preserve">                                                                              (4)</m:t>
          </w:ins>
        </m:r>
        <m:r>
          <w:ins w:id="1408" w:author="Yuting Wang" w:date="2026-02-10T17:01:00Z" w16du:dateUtc="2026-02-10T09:01:00Z">
            <w:del w:id="1409" w:author="嘏 吴" w:date="2026-03-29T22:06:00Z" w16du:dateUtc="2026-03-29T14:06:00Z">
              <m:rPr>
                <m:sty m:val="p"/>
              </m:rPr>
              <w:rPr>
                <w:rFonts w:ascii="Cambria Math" w:hAnsi="Cambria Math" w:cs="Times New Roman"/>
                <w:color w:val="000000" w:themeColor="text1"/>
                <w:sz w:val="22"/>
              </w:rPr>
              <m:t xml:space="preserve">                                 (4)</m:t>
            </w:del>
          </w:ins>
        </m:r>
      </m:oMath>
    </w:p>
    <w:p w14:paraId="2B1AF969" w14:textId="77777777" w:rsidR="00F97A74" w:rsidRPr="003F084D" w:rsidRDefault="00F97A74" w:rsidP="00E42C11">
      <w:pPr>
        <w:spacing w:line="360" w:lineRule="auto"/>
        <w:rPr>
          <w:rFonts w:ascii="Times New Roman" w:hAnsi="Times New Roman" w:cs="Times New Roman"/>
          <w:iCs/>
          <w:color w:val="000000" w:themeColor="text1"/>
          <w:rPrChange w:id="1410" w:author="Yuting Wang" w:date="2026-02-11T11:33:00Z" w16du:dateUtc="2026-02-11T03:33:00Z">
            <w:rPr>
              <w:rFonts w:ascii="Arial" w:hAnsi="Arial" w:cs="Arial"/>
              <w:iCs/>
              <w:color w:val="000000" w:themeColor="text1"/>
            </w:rPr>
          </w:rPrChange>
        </w:rPr>
      </w:pPr>
      <w:r w:rsidRPr="003F084D">
        <w:rPr>
          <w:rFonts w:ascii="Times New Roman" w:hAnsi="Times New Roman" w:cs="Times New Roman"/>
          <w:iCs/>
          <w:color w:val="000000" w:themeColor="text1"/>
          <w:rPrChange w:id="1411" w:author="Yuting Wang" w:date="2026-02-11T11:33:00Z" w16du:dateUtc="2026-02-11T03:33:00Z">
            <w:rPr>
              <w:rFonts w:ascii="Arial" w:hAnsi="Arial" w:cs="Arial"/>
              <w:iCs/>
              <w:color w:val="000000" w:themeColor="text1"/>
            </w:rPr>
          </w:rPrChange>
        </w:rPr>
        <w:t>Recall, or sensitivity,</w:t>
      </w:r>
      <w:r w:rsidRPr="003F084D">
        <w:rPr>
          <w:rFonts w:ascii="Times New Roman" w:hAnsi="Times New Roman" w:cs="Times New Roman" w:hint="eastAsia"/>
          <w:iCs/>
          <w:color w:val="000000" w:themeColor="text1"/>
          <w:rPrChange w:id="1412" w:author="Yuting Wang" w:date="2026-02-11T11:33:00Z" w16du:dateUtc="2026-02-11T03:33:00Z">
            <w:rPr>
              <w:rFonts w:hint="eastAsia"/>
              <w:iCs/>
              <w:color w:val="000000" w:themeColor="text1"/>
            </w:rPr>
          </w:rPrChange>
        </w:rPr>
        <w:t xml:space="preserve"> </w:t>
      </w:r>
      <w:r w:rsidRPr="003F084D">
        <w:rPr>
          <w:rFonts w:ascii="Times New Roman" w:hAnsi="Times New Roman" w:cs="Times New Roman"/>
          <w:iCs/>
          <w:color w:val="000000" w:themeColor="text1"/>
          <w:rPrChange w:id="1413" w:author="Yuting Wang" w:date="2026-02-11T11:33:00Z" w16du:dateUtc="2026-02-11T03:33:00Z">
            <w:rPr>
              <w:rFonts w:ascii="Arial" w:hAnsi="Arial" w:cs="Arial"/>
              <w:iCs/>
              <w:color w:val="000000" w:themeColor="text1"/>
            </w:rPr>
          </w:rPrChange>
        </w:rPr>
        <w:t>evaluates the model's ability to correctly identify true positives.</w:t>
      </w:r>
    </w:p>
    <w:p w14:paraId="44DF0391" w14:textId="4A8E1B3F" w:rsidR="00F97A74" w:rsidRPr="003F084D" w:rsidRDefault="00AC220E">
      <w:pPr>
        <w:spacing w:line="360" w:lineRule="auto"/>
        <w:rPr>
          <w:rFonts w:ascii="Times New Roman" w:hAnsi="Times New Roman" w:cs="Times New Roman"/>
          <w:iCs/>
          <w:color w:val="000000" w:themeColor="text1"/>
          <w:rPrChange w:id="1414" w:author="Yuting Wang" w:date="2026-02-11T11:33:00Z" w16du:dateUtc="2026-02-11T03:33:00Z">
            <w:rPr>
              <w:rFonts w:ascii="Arial" w:hAnsi="Arial" w:cs="Arial"/>
              <w:iCs/>
              <w:color w:val="000000" w:themeColor="text1"/>
            </w:rPr>
          </w:rPrChange>
        </w:rPr>
        <w:pPrChange w:id="1415" w:author="嘏 吴" w:date="2026-03-29T22:06:00Z" w16du:dateUtc="2026-03-29T14:06:00Z">
          <w:pPr>
            <w:spacing w:line="360" w:lineRule="auto"/>
            <w:ind w:firstLineChars="200" w:firstLine="420"/>
          </w:pPr>
        </w:pPrChange>
      </w:pPr>
      <w:r w:rsidRPr="003F084D">
        <w:rPr>
          <w:rFonts w:ascii="Times New Roman" w:hAnsi="Times New Roman" w:cs="Times New Roman"/>
          <w:iCs/>
          <w:color w:val="000000" w:themeColor="text1"/>
          <w:rPrChange w:id="1416" w:author="Yuting Wang" w:date="2026-02-11T11:33:00Z" w16du:dateUtc="2026-02-11T03:33:00Z">
            <w:rPr>
              <w:rFonts w:ascii="Arial" w:hAnsi="Arial" w:cs="Arial"/>
              <w:iCs/>
              <w:color w:val="000000" w:themeColor="text1"/>
            </w:rPr>
          </w:rPrChange>
        </w:rPr>
        <w:t xml:space="preserve">(5) </w:t>
      </w:r>
      <w:r w:rsidR="00F97A74" w:rsidRPr="003F084D">
        <w:rPr>
          <w:rFonts w:ascii="Times New Roman" w:hAnsi="Times New Roman" w:cs="Times New Roman"/>
          <w:iCs/>
          <w:color w:val="000000" w:themeColor="text1"/>
          <w:rPrChange w:id="1417" w:author="Yuting Wang" w:date="2026-02-11T11:33:00Z" w16du:dateUtc="2026-02-11T03:33:00Z">
            <w:rPr>
              <w:rFonts w:ascii="Arial" w:hAnsi="Arial" w:cs="Arial"/>
              <w:iCs/>
              <w:color w:val="000000" w:themeColor="text1"/>
            </w:rPr>
          </w:rPrChange>
        </w:rPr>
        <w:t>Specificity (Sp):</w:t>
      </w:r>
    </w:p>
    <w:p w14:paraId="5F61C5DD" w14:textId="6B95AEC8" w:rsidR="00F97A74" w:rsidRPr="003F084D" w:rsidRDefault="00886907">
      <w:pPr>
        <w:spacing w:line="360" w:lineRule="auto"/>
        <w:jc w:val="right"/>
        <w:rPr>
          <w:rFonts w:ascii="Times New Roman" w:hAnsi="Times New Roman" w:cs="Times New Roman"/>
          <w:color w:val="000000" w:themeColor="text1"/>
          <w:sz w:val="22"/>
          <w:rPrChange w:id="1418" w:author="Yuting Wang" w:date="2026-02-11T11:33:00Z" w16du:dateUtc="2026-02-11T03:33:00Z">
            <w:rPr>
              <w:rFonts w:ascii="Arial" w:hAnsi="Arial" w:cs="Arial"/>
              <w:color w:val="000000" w:themeColor="text1"/>
              <w:sz w:val="22"/>
            </w:rPr>
          </w:rPrChange>
        </w:rPr>
        <w:pPrChange w:id="1419" w:author="嘏 吴" w:date="2026-03-29T22:07:00Z" w16du:dateUtc="2026-03-29T14:07:00Z">
          <w:pPr>
            <w:spacing w:line="360" w:lineRule="auto"/>
            <w:jc w:val="center"/>
          </w:pPr>
        </w:pPrChange>
      </w:pPr>
      <w:ins w:id="1420" w:author="Yuting Wang" w:date="2026-02-10T17:02:00Z" w16du:dateUtc="2026-02-10T09:02:00Z">
        <w:del w:id="1421" w:author="嘏 吴" w:date="2026-03-29T22:07:00Z" w16du:dateUtc="2026-03-29T14:07:00Z">
          <w:r w:rsidRPr="003F084D" w:rsidDel="00972024">
            <w:rPr>
              <w:rFonts w:ascii="Times New Roman" w:hAnsi="Times New Roman" w:cs="Times New Roman"/>
              <w:color w:val="000000" w:themeColor="text1"/>
              <w:sz w:val="22"/>
              <w:rPrChange w:id="1422" w:author="Yuting Wang" w:date="2026-02-11T11:33:00Z" w16du:dateUtc="2026-02-11T03:33:00Z">
                <w:rPr>
                  <w:rFonts w:ascii="Arial" w:hAnsi="Arial" w:cs="Arial"/>
                  <w:color w:val="000000" w:themeColor="text1"/>
                  <w:sz w:val="22"/>
                </w:rPr>
              </w:rPrChange>
            </w:rPr>
            <w:delText xml:space="preserve">                              </w:delText>
          </w:r>
        </w:del>
      </w:ins>
      <m:oMath>
        <m:r>
          <w:rPr>
            <w:rFonts w:ascii="Cambria Math" w:hAnsi="Cambria Math" w:cs="Times New Roman"/>
            <w:color w:val="000000" w:themeColor="text1"/>
            <w:sz w:val="22"/>
          </w:rPr>
          <m:t xml:space="preserve">Specificity= </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TN</m:t>
            </m:r>
          </m:num>
          <m:den>
            <m:r>
              <w:rPr>
                <w:rFonts w:ascii="Cambria Math" w:hAnsi="Cambria Math" w:cs="Times New Roman"/>
                <w:color w:val="000000" w:themeColor="text1"/>
                <w:sz w:val="22"/>
              </w:rPr>
              <m:t>TN+FP</m:t>
            </m:r>
          </m:den>
        </m:f>
        <m:r>
          <w:ins w:id="1423" w:author="嘏 吴" w:date="2026-03-29T22:07:00Z" w16du:dateUtc="2026-03-29T14:07:00Z">
            <w:rPr>
              <w:rFonts w:ascii="Cambria Math" w:hAnsi="Cambria Math" w:cs="Times New Roman"/>
              <w:color w:val="000000" w:themeColor="text1"/>
              <w:sz w:val="22"/>
            </w:rPr>
            <m:t xml:space="preserve">                                                                        (5</m:t>
          </w:ins>
        </m:r>
      </m:oMath>
      <w:ins w:id="1424" w:author="嘏 吴" w:date="2026-03-29T22:07:00Z" w16du:dateUtc="2026-03-29T14:07:00Z">
        <w:r w:rsidR="00972024">
          <w:rPr>
            <w:rFonts w:ascii="Times New Roman" w:hAnsi="Times New Roman" w:cs="Times New Roman" w:hint="eastAsia"/>
            <w:color w:val="000000" w:themeColor="text1"/>
            <w:sz w:val="22"/>
          </w:rPr>
          <w:t>)</w:t>
        </w:r>
      </w:ins>
      <w:ins w:id="1425" w:author="Yuting Wang" w:date="2026-02-10T17:02:00Z" w16du:dateUtc="2026-02-10T09:02:00Z">
        <w:del w:id="1426" w:author="嘏 吴" w:date="2026-03-29T22:07:00Z" w16du:dateUtc="2026-03-29T14:07:00Z">
          <w:r w:rsidRPr="003F084D" w:rsidDel="00972024">
            <w:rPr>
              <w:rFonts w:ascii="Times New Roman" w:hAnsi="Times New Roman" w:cs="Times New Roman"/>
              <w:color w:val="000000" w:themeColor="text1"/>
              <w:sz w:val="22"/>
              <w:rPrChange w:id="1427" w:author="Yuting Wang" w:date="2026-02-11T11:33:00Z" w16du:dateUtc="2026-02-11T03:33:00Z">
                <w:rPr>
                  <w:rFonts w:ascii="Arial" w:hAnsi="Arial" w:cs="Arial"/>
                  <w:color w:val="000000" w:themeColor="text1"/>
                  <w:sz w:val="22"/>
                </w:rPr>
              </w:rPrChange>
            </w:rPr>
            <w:delText xml:space="preserve">                              (5)</w:delText>
          </w:r>
        </w:del>
      </w:ins>
    </w:p>
    <w:p w14:paraId="0CD94590" w14:textId="77777777" w:rsidR="00F97A74" w:rsidRPr="003F084D" w:rsidDel="00972024" w:rsidRDefault="00F97A74" w:rsidP="00F97A74">
      <w:pPr>
        <w:spacing w:line="360" w:lineRule="auto"/>
        <w:rPr>
          <w:del w:id="1428" w:author="嘏 吴" w:date="2026-03-29T22:06:00Z" w16du:dateUtc="2026-03-29T14:06:00Z"/>
          <w:rFonts w:ascii="Times New Roman" w:hAnsi="Times New Roman" w:cs="Times New Roman"/>
          <w:color w:val="000000" w:themeColor="text1"/>
          <w:sz w:val="22"/>
          <w:rPrChange w:id="1429" w:author="Yuting Wang" w:date="2026-02-11T11:33:00Z" w16du:dateUtc="2026-02-11T03:33:00Z">
            <w:rPr>
              <w:del w:id="1430" w:author="嘏 吴" w:date="2026-03-29T22:06:00Z" w16du:dateUtc="2026-03-29T14:06:00Z"/>
              <w:rFonts w:ascii="Arial" w:hAnsi="Arial" w:cs="Arial"/>
              <w:color w:val="000000" w:themeColor="text1"/>
              <w:sz w:val="22"/>
            </w:rPr>
          </w:rPrChange>
        </w:rPr>
      </w:pPr>
      <w:r w:rsidRPr="003F084D">
        <w:rPr>
          <w:rFonts w:ascii="Times New Roman" w:hAnsi="Times New Roman" w:cs="Times New Roman"/>
          <w:color w:val="000000" w:themeColor="text1"/>
          <w:sz w:val="22"/>
          <w:rPrChange w:id="1431" w:author="Yuting Wang" w:date="2026-02-11T11:33:00Z" w16du:dateUtc="2026-02-11T03:33:00Z">
            <w:rPr>
              <w:rFonts w:ascii="Arial" w:hAnsi="Arial" w:cs="Arial"/>
              <w:color w:val="000000" w:themeColor="text1"/>
              <w:sz w:val="22"/>
            </w:rPr>
          </w:rPrChange>
        </w:rPr>
        <w:t xml:space="preserve">Specificity, also known as the true negative rate, measures the model's ability to correctly identify negative instances. This metric is particularly important in contexts where the cost of false positives is </w:t>
      </w:r>
      <w:r w:rsidRPr="003F084D">
        <w:rPr>
          <w:rFonts w:ascii="Times New Roman" w:hAnsi="Times New Roman" w:cs="Times New Roman"/>
          <w:color w:val="000000" w:themeColor="text1"/>
          <w:sz w:val="22"/>
          <w:rPrChange w:id="1432" w:author="Yuting Wang" w:date="2026-02-11T11:33:00Z" w16du:dateUtc="2026-02-11T03:33:00Z">
            <w:rPr>
              <w:rFonts w:ascii="Arial" w:hAnsi="Arial" w:cs="Arial"/>
              <w:color w:val="000000" w:themeColor="text1"/>
              <w:sz w:val="22"/>
            </w:rPr>
          </w:rPrChange>
        </w:rPr>
        <w:lastRenderedPageBreak/>
        <w:t>high.</w:t>
      </w:r>
    </w:p>
    <w:p w14:paraId="7A8762C0" w14:textId="77777777" w:rsidR="00F97A74" w:rsidRPr="003F084D" w:rsidRDefault="00F97A74">
      <w:pPr>
        <w:spacing w:line="360" w:lineRule="auto"/>
        <w:rPr>
          <w:rFonts w:ascii="Times New Roman" w:hAnsi="Times New Roman" w:cs="Times New Roman"/>
          <w:color w:val="000000" w:themeColor="text1"/>
          <w:rPrChange w:id="1433" w:author="Yuting Wang" w:date="2026-02-11T11:33:00Z" w16du:dateUtc="2026-02-11T03:33:00Z">
            <w:rPr>
              <w:rFonts w:ascii="Arial" w:hAnsi="Arial" w:cs="Arial"/>
              <w:color w:val="000000" w:themeColor="text1"/>
            </w:rPr>
          </w:rPrChange>
        </w:rPr>
        <w:pPrChange w:id="1434" w:author="嘏 吴" w:date="2026-03-29T22:06:00Z" w16du:dateUtc="2026-03-29T14:06:00Z">
          <w:pPr>
            <w:spacing w:line="360" w:lineRule="auto"/>
            <w:ind w:firstLine="360"/>
          </w:pPr>
        </w:pPrChange>
      </w:pPr>
    </w:p>
    <w:p w14:paraId="256857BF" w14:textId="0918418F" w:rsidR="00F97A74" w:rsidRPr="003F084D" w:rsidRDefault="00AC220E">
      <w:pPr>
        <w:spacing w:line="360" w:lineRule="auto"/>
        <w:rPr>
          <w:rFonts w:ascii="Times New Roman" w:hAnsi="Times New Roman" w:cs="Times New Roman"/>
          <w:color w:val="000000" w:themeColor="text1"/>
          <w:rPrChange w:id="1435" w:author="Yuting Wang" w:date="2026-02-11T11:33:00Z" w16du:dateUtc="2026-02-11T03:33:00Z">
            <w:rPr>
              <w:rFonts w:ascii="Arial" w:hAnsi="Arial" w:cs="Arial"/>
              <w:color w:val="000000" w:themeColor="text1"/>
            </w:rPr>
          </w:rPrChange>
        </w:rPr>
        <w:pPrChange w:id="1436" w:author="嘏 吴" w:date="2026-03-29T22:06:00Z" w16du:dateUtc="2026-03-29T14:06:00Z">
          <w:pPr>
            <w:spacing w:line="360" w:lineRule="auto"/>
            <w:ind w:firstLineChars="200" w:firstLine="420"/>
          </w:pPr>
        </w:pPrChange>
      </w:pPr>
      <w:r w:rsidRPr="003F084D">
        <w:rPr>
          <w:rFonts w:ascii="Times New Roman" w:hAnsi="Times New Roman" w:cs="Times New Roman"/>
          <w:color w:val="000000" w:themeColor="text1"/>
          <w:rPrChange w:id="1437" w:author="Yuting Wang" w:date="2026-02-11T11:33:00Z" w16du:dateUtc="2026-02-11T03:33:00Z">
            <w:rPr>
              <w:rFonts w:ascii="Arial" w:hAnsi="Arial" w:cs="Arial"/>
              <w:color w:val="000000" w:themeColor="text1"/>
            </w:rPr>
          </w:rPrChange>
        </w:rPr>
        <w:t xml:space="preserve">(6) </w:t>
      </w:r>
      <w:r w:rsidR="00F97A74" w:rsidRPr="003F084D">
        <w:rPr>
          <w:rFonts w:ascii="Times New Roman" w:hAnsi="Times New Roman" w:cs="Times New Roman"/>
          <w:color w:val="000000" w:themeColor="text1"/>
          <w:rPrChange w:id="1438" w:author="Yuting Wang" w:date="2026-02-11T11:33:00Z" w16du:dateUtc="2026-02-11T03:33:00Z">
            <w:rPr>
              <w:rFonts w:ascii="Arial" w:hAnsi="Arial" w:cs="Arial"/>
              <w:color w:val="000000" w:themeColor="text1"/>
            </w:rPr>
          </w:rPrChange>
        </w:rPr>
        <w:t>F1-Score:</w:t>
      </w:r>
    </w:p>
    <w:p w14:paraId="279E33F8" w14:textId="0602C049" w:rsidR="00C86BAB" w:rsidRPr="003F084D" w:rsidRDefault="00431E68">
      <w:pPr>
        <w:spacing w:line="360" w:lineRule="auto"/>
        <w:jc w:val="right"/>
        <w:rPr>
          <w:rFonts w:ascii="Times New Roman" w:hAnsi="Times New Roman" w:cs="Times New Roman"/>
          <w:color w:val="000000" w:themeColor="text1"/>
          <w:sz w:val="22"/>
          <w:rPrChange w:id="1439" w:author="Yuting Wang" w:date="2026-02-11T11:33:00Z" w16du:dateUtc="2026-02-11T03:33:00Z">
            <w:rPr>
              <w:rFonts w:ascii="Arial" w:hAnsi="Arial" w:cs="Arial"/>
              <w:color w:val="000000" w:themeColor="text1"/>
              <w:sz w:val="22"/>
            </w:rPr>
          </w:rPrChange>
        </w:rPr>
        <w:pPrChange w:id="1440" w:author="嘏 吴" w:date="2026-03-29T22:08:00Z" w16du:dateUtc="2026-03-29T14:08:00Z">
          <w:pPr>
            <w:spacing w:line="360" w:lineRule="auto"/>
            <w:ind w:firstLine="360"/>
          </w:pPr>
        </w:pPrChange>
      </w:pPr>
      <w:ins w:id="1441" w:author="Yuting Wang" w:date="2026-02-10T17:06:00Z" w16du:dateUtc="2026-02-10T09:06:00Z">
        <w:del w:id="1442" w:author="嘏 吴" w:date="2026-03-29T22:08:00Z" w16du:dateUtc="2026-03-29T14:08:00Z">
          <w:r w:rsidRPr="003F084D" w:rsidDel="00972024">
            <w:rPr>
              <w:rFonts w:ascii="Times New Roman" w:hAnsi="Times New Roman" w:cs="Times New Roman"/>
              <w:i/>
              <w:iCs/>
              <w:color w:val="000000" w:themeColor="text1"/>
              <w:sz w:val="22"/>
              <w:rPrChange w:id="1443" w:author="Yuting Wang" w:date="2026-02-11T11:33:00Z" w16du:dateUtc="2026-02-11T03:33:00Z">
                <w:rPr>
                  <w:rFonts w:ascii="Arial" w:hAnsi="Arial" w:cs="Arial"/>
                  <w:color w:val="000000" w:themeColor="text1"/>
                  <w:sz w:val="22"/>
                </w:rPr>
              </w:rPrChange>
            </w:rPr>
            <w:delText>F1-</w:delText>
          </w:r>
          <w:r w:rsidRPr="003F084D" w:rsidDel="00972024">
            <w:rPr>
              <w:rFonts w:ascii="Times New Roman" w:hAnsi="Times New Roman" w:cs="Times New Roman"/>
              <w:i/>
              <w:iCs/>
              <w:color w:val="000000" w:themeColor="text1"/>
              <w:sz w:val="22"/>
              <w:rPrChange w:id="1444" w:author="Yuting Wang" w:date="2026-02-11T11:33:00Z" w16du:dateUtc="2026-02-11T03:33:00Z">
                <w:rPr>
                  <w:rFonts w:ascii="Arial" w:hAnsi="Arial" w:cs="Arial"/>
                  <w:i/>
                  <w:iCs/>
                  <w:color w:val="000000" w:themeColor="text1"/>
                  <w:sz w:val="22"/>
                </w:rPr>
              </w:rPrChange>
            </w:rPr>
            <w:delText>Score</w:delText>
          </w:r>
        </w:del>
      </w:ins>
      <w:ins w:id="1445" w:author="Yuting Wang" w:date="2026-02-10T17:07:00Z" w16du:dateUtc="2026-02-10T09:07:00Z">
        <w:del w:id="1446" w:author="嘏 吴" w:date="2026-03-29T22:08:00Z" w16du:dateUtc="2026-03-29T14:08:00Z">
          <w:r w:rsidRPr="003F084D" w:rsidDel="00972024">
            <w:rPr>
              <w:rFonts w:ascii="Times New Roman" w:hAnsi="Times New Roman" w:cs="Times New Roman"/>
              <w:i/>
              <w:iCs/>
              <w:color w:val="000000" w:themeColor="text1"/>
              <w:sz w:val="22"/>
              <w:rPrChange w:id="1447" w:author="Yuting Wang" w:date="2026-02-11T11:33:00Z" w16du:dateUtc="2026-02-11T03:33:00Z">
                <w:rPr>
                  <w:rFonts w:ascii="Arial" w:hAnsi="Arial" w:cs="Arial"/>
                  <w:i/>
                  <w:iCs/>
                  <w:color w:val="000000" w:themeColor="text1"/>
                  <w:sz w:val="22"/>
                </w:rPr>
              </w:rPrChange>
            </w:rPr>
            <w:delText xml:space="preserve"> </w:delText>
          </w:r>
        </w:del>
      </w:ins>
      <m:oMath>
        <m:r>
          <w:ins w:id="1448" w:author="嘏 吴" w:date="2026-03-29T22:08:00Z" w16du:dateUtc="2026-03-29T14:08:00Z">
            <w:rPr>
              <w:rFonts w:ascii="Cambria Math" w:hAnsi="Cambria Math" w:cs="Times New Roman"/>
              <w:color w:val="000000" w:themeColor="text1"/>
              <w:sz w:val="22"/>
            </w:rPr>
            <m:t>F1-Score</m:t>
          </w:ins>
        </m:r>
        <m:r>
          <w:rPr>
            <w:rFonts w:ascii="Cambria Math" w:hAnsi="Cambria Math" w:cs="Times New Roman"/>
            <w:color w:val="000000" w:themeColor="text1"/>
            <w:sz w:val="22"/>
          </w:rPr>
          <m:t>=2×</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Precision×Recall</m:t>
            </m:r>
          </m:num>
          <m:den>
            <m:r>
              <w:rPr>
                <w:rFonts w:ascii="Cambria Math" w:hAnsi="Cambria Math" w:cs="Times New Roman"/>
                <w:color w:val="000000" w:themeColor="text1"/>
                <w:sz w:val="22"/>
              </w:rPr>
              <m:t>Precision+Recall</m:t>
            </m:r>
          </m:den>
        </m:f>
        <m:r>
          <w:ins w:id="1449" w:author="嘏 吴" w:date="2026-03-29T22:08:00Z" w16du:dateUtc="2026-03-29T14:08:00Z">
            <w:rPr>
              <w:rFonts w:ascii="Cambria Math" w:hAnsi="Cambria Math" w:cs="Times New Roman"/>
              <w:color w:val="000000" w:themeColor="text1"/>
              <w:sz w:val="22"/>
            </w:rPr>
            <m:t xml:space="preserve">                                                     (6)</m:t>
          </w:ins>
        </m:r>
      </m:oMath>
      <w:ins w:id="1450" w:author="Yuting Wang" w:date="2026-02-10T17:02:00Z" w16du:dateUtc="2026-02-10T09:02:00Z">
        <w:del w:id="1451" w:author="嘏 吴" w:date="2026-03-29T22:08:00Z" w16du:dateUtc="2026-03-29T14:08:00Z">
          <w:r w:rsidR="00886907" w:rsidRPr="003F084D" w:rsidDel="00972024">
            <w:rPr>
              <w:rFonts w:ascii="Times New Roman" w:hAnsi="Times New Roman" w:cs="Times New Roman"/>
              <w:color w:val="000000" w:themeColor="text1"/>
              <w:sz w:val="22"/>
              <w:rPrChange w:id="1452" w:author="Yuting Wang" w:date="2026-02-11T11:33:00Z" w16du:dateUtc="2026-02-11T03:33:00Z">
                <w:rPr>
                  <w:rFonts w:ascii="Arial" w:hAnsi="Arial" w:cs="Arial"/>
                  <w:color w:val="000000" w:themeColor="text1"/>
                  <w:sz w:val="22"/>
                </w:rPr>
              </w:rPrChange>
            </w:rPr>
            <w:delText xml:space="preserve">           </w:delText>
          </w:r>
        </w:del>
      </w:ins>
      <w:ins w:id="1453" w:author="Yuting Wang" w:date="2026-02-10T17:07:00Z" w16du:dateUtc="2026-02-10T09:07:00Z">
        <w:del w:id="1454" w:author="嘏 吴" w:date="2026-03-29T22:08:00Z" w16du:dateUtc="2026-03-29T14:08:00Z">
          <w:r w:rsidRPr="003F084D" w:rsidDel="00972024">
            <w:rPr>
              <w:rFonts w:ascii="Times New Roman" w:hAnsi="Times New Roman" w:cs="Times New Roman"/>
              <w:color w:val="000000" w:themeColor="text1"/>
              <w:sz w:val="22"/>
              <w:rPrChange w:id="1455" w:author="Yuting Wang" w:date="2026-02-11T11:33:00Z" w16du:dateUtc="2026-02-11T03:33:00Z">
                <w:rPr>
                  <w:rFonts w:ascii="Arial" w:hAnsi="Arial" w:cs="Arial"/>
                  <w:color w:val="000000" w:themeColor="text1"/>
                  <w:sz w:val="22"/>
                </w:rPr>
              </w:rPrChange>
            </w:rPr>
            <w:delText xml:space="preserve">      </w:delText>
          </w:r>
        </w:del>
      </w:ins>
      <w:ins w:id="1456" w:author="Yuting Wang" w:date="2026-02-10T17:02:00Z" w16du:dateUtc="2026-02-10T09:02:00Z">
        <w:del w:id="1457" w:author="嘏 吴" w:date="2026-03-29T22:08:00Z" w16du:dateUtc="2026-03-29T14:08:00Z">
          <w:r w:rsidR="00886907" w:rsidRPr="003F084D" w:rsidDel="00972024">
            <w:rPr>
              <w:rFonts w:ascii="Times New Roman" w:hAnsi="Times New Roman" w:cs="Times New Roman"/>
              <w:color w:val="000000" w:themeColor="text1"/>
              <w:sz w:val="22"/>
              <w:rPrChange w:id="1458" w:author="Yuting Wang" w:date="2026-02-11T11:33:00Z" w16du:dateUtc="2026-02-11T03:33:00Z">
                <w:rPr>
                  <w:rFonts w:ascii="Arial" w:hAnsi="Arial" w:cs="Arial"/>
                  <w:color w:val="000000" w:themeColor="text1"/>
                  <w:sz w:val="22"/>
                </w:rPr>
              </w:rPrChange>
            </w:rPr>
            <w:delText xml:space="preserve">       (6)</w:delText>
          </w:r>
        </w:del>
      </w:ins>
    </w:p>
    <w:p w14:paraId="03C92A8E" w14:textId="26642031" w:rsidR="00F97A74" w:rsidRDefault="00F97A74" w:rsidP="00E42C11">
      <w:pPr>
        <w:spacing w:line="360" w:lineRule="auto"/>
        <w:rPr>
          <w:ins w:id="1459" w:author="嘏 吴" w:date="2026-03-29T22:14:00Z" w16du:dateUtc="2026-03-29T14:14:00Z"/>
          <w:rFonts w:ascii="Times New Roman" w:hAnsi="Times New Roman" w:cs="Times New Roman"/>
          <w:color w:val="000000" w:themeColor="text1"/>
          <w:sz w:val="22"/>
        </w:rPr>
      </w:pPr>
      <w:r w:rsidRPr="003F084D">
        <w:rPr>
          <w:rFonts w:ascii="Times New Roman" w:hAnsi="Times New Roman" w:cs="Times New Roman"/>
          <w:color w:val="000000" w:themeColor="text1"/>
          <w:sz w:val="22"/>
          <w:rPrChange w:id="1460" w:author="Yuting Wang" w:date="2026-02-11T11:33:00Z" w16du:dateUtc="2026-02-11T03:33:00Z">
            <w:rPr>
              <w:rFonts w:ascii="Arial" w:hAnsi="Arial" w:cs="Arial"/>
              <w:color w:val="000000" w:themeColor="text1"/>
              <w:sz w:val="22"/>
            </w:rPr>
          </w:rPrChange>
        </w:rPr>
        <w:t>The F1-score is the harmonic mean of precision and recall, offering a balanced measure of performance, particularly in situations with imbalanced class distributions.</w:t>
      </w:r>
    </w:p>
    <w:p w14:paraId="5D48A5C2" w14:textId="582F8F04" w:rsidR="007008D7" w:rsidRDefault="007008D7" w:rsidP="00E42C11">
      <w:pPr>
        <w:spacing w:line="360" w:lineRule="auto"/>
        <w:rPr>
          <w:ins w:id="1461" w:author="嘏 吴" w:date="2026-03-29T22:15:00Z" w16du:dateUtc="2026-03-29T14:15:00Z"/>
          <w:rFonts w:ascii="Times New Roman" w:hAnsi="Times New Roman" w:cs="Times New Roman"/>
          <w:color w:val="000000" w:themeColor="text1"/>
          <w:sz w:val="22"/>
        </w:rPr>
      </w:pPr>
      <w:ins w:id="1462" w:author="嘏 吴" w:date="2026-03-29T22:14:00Z" w16du:dateUtc="2026-03-29T14:14:00Z">
        <w:r>
          <w:rPr>
            <w:rFonts w:ascii="Times New Roman" w:hAnsi="Times New Roman" w:cs="Times New Roman" w:hint="eastAsia"/>
            <w:color w:val="000000" w:themeColor="text1"/>
            <w:sz w:val="22"/>
          </w:rPr>
          <w:t xml:space="preserve">(7) </w:t>
        </w:r>
      </w:ins>
      <w:ins w:id="1463" w:author="嘏 吴" w:date="2026-03-29T22:15:00Z" w16du:dateUtc="2026-03-29T14:15:00Z">
        <w:r w:rsidRPr="007008D7">
          <w:rPr>
            <w:rFonts w:ascii="Times New Roman" w:hAnsi="Times New Roman" w:cs="Times New Roman" w:hint="eastAsia"/>
            <w:color w:val="000000" w:themeColor="text1"/>
            <w:sz w:val="22"/>
          </w:rPr>
          <w:t>Comprehensive Score:</w:t>
        </w:r>
      </w:ins>
    </w:p>
    <w:p w14:paraId="6656AB99" w14:textId="66A9F8C3" w:rsidR="007008D7" w:rsidRDefault="007008D7" w:rsidP="00E42C11">
      <w:pPr>
        <w:spacing w:line="360" w:lineRule="auto"/>
        <w:rPr>
          <w:ins w:id="1464" w:author="嘏 吴" w:date="2026-03-29T22:15:00Z" w16du:dateUtc="2026-03-29T14:15:00Z"/>
          <w:rFonts w:ascii="Times New Roman" w:hAnsi="Times New Roman" w:cs="Times New Roman"/>
          <w:color w:val="000000" w:themeColor="text1"/>
          <w:sz w:val="22"/>
        </w:rPr>
      </w:pPr>
      <w:ins w:id="1465" w:author="嘏 吴" w:date="2026-03-29T22:15:00Z">
        <w:r w:rsidRPr="007008D7">
          <w:rPr>
            <w:rFonts w:ascii="Times New Roman" w:hAnsi="Times New Roman" w:cs="Times New Roman"/>
            <w:color w:val="000000" w:themeColor="text1"/>
            <w:sz w:val="22"/>
          </w:rPr>
          <w:t>To robustly define the global optimal operating point, we integrated the most prevalence-aware metrics into a single objective function. The MCC was first normalized to a 0–1 scale (</w:t>
        </w:r>
      </w:ins>
      <m:oMath>
        <m:r>
          <w:ins w:id="1466" w:author="嘏 吴" w:date="2026-03-29T22:16:00Z" w16du:dateUtc="2026-03-29T14:16:00Z">
            <w:rPr>
              <w:rFonts w:ascii="Cambria Math" w:hAnsi="Cambria Math" w:cs="Times New Roman"/>
              <w:color w:val="000000" w:themeColor="text1"/>
              <w:sz w:val="22"/>
            </w:rPr>
            <m:t xml:space="preserve">Normalized MCC= </m:t>
          </w:ins>
        </m:r>
        <m:f>
          <m:fPr>
            <m:ctrlPr>
              <w:ins w:id="1467" w:author="嘏 吴" w:date="2026-03-29T22:16:00Z" w16du:dateUtc="2026-03-29T14:16:00Z">
                <w:rPr>
                  <w:rFonts w:ascii="Cambria Math" w:hAnsi="Cambria Math" w:cs="Times New Roman"/>
                  <w:i/>
                  <w:color w:val="000000" w:themeColor="text1"/>
                  <w:sz w:val="22"/>
                </w:rPr>
              </w:ins>
            </m:ctrlPr>
          </m:fPr>
          <m:num>
            <m:r>
              <w:ins w:id="1468" w:author="嘏 吴" w:date="2026-03-29T22:16:00Z" w16du:dateUtc="2026-03-29T14:16:00Z">
                <w:rPr>
                  <w:rFonts w:ascii="Cambria Math" w:hAnsi="Cambria Math" w:cs="Times New Roman"/>
                  <w:color w:val="000000" w:themeColor="text1"/>
                  <w:sz w:val="22"/>
                </w:rPr>
                <m:t>MCC</m:t>
              </w:ins>
            </m:r>
            <m:r>
              <w:ins w:id="1469" w:author="嘏 吴" w:date="2026-03-29T22:17:00Z" w16du:dateUtc="2026-03-29T14:17:00Z">
                <w:rPr>
                  <w:rFonts w:ascii="Cambria Math" w:hAnsi="Cambria Math" w:cs="Times New Roman"/>
                  <w:color w:val="000000" w:themeColor="text1"/>
                  <w:sz w:val="22"/>
                </w:rPr>
                <m:t xml:space="preserve"> + 1</m:t>
              </w:ins>
            </m:r>
          </m:num>
          <m:den>
            <m:r>
              <w:ins w:id="1470" w:author="嘏 吴" w:date="2026-03-29T22:17:00Z" w16du:dateUtc="2026-03-29T14:17:00Z">
                <w:rPr>
                  <w:rFonts w:ascii="Cambria Math" w:hAnsi="Cambria Math" w:cs="Times New Roman"/>
                  <w:color w:val="000000" w:themeColor="text1"/>
                  <w:sz w:val="22"/>
                </w:rPr>
                <m:t>2</m:t>
              </w:ins>
            </m:r>
          </m:den>
        </m:f>
      </m:oMath>
      <w:ins w:id="1471" w:author="嘏 吴" w:date="2026-03-29T22:15:00Z">
        <w:r w:rsidRPr="007008D7">
          <w:rPr>
            <w:rFonts w:ascii="Times New Roman" w:hAnsi="Times New Roman" w:cs="Times New Roman"/>
            <w:color w:val="000000" w:themeColor="text1"/>
            <w:sz w:val="22"/>
          </w:rPr>
          <w:t>). The Comprehensive Score was then calculated as a weighted sum:</w:t>
        </w:r>
      </w:ins>
    </w:p>
    <w:p w14:paraId="373E9133" w14:textId="5D6C9F2B" w:rsidR="007008D7" w:rsidRPr="007008D7" w:rsidRDefault="007008D7">
      <w:pPr>
        <w:wordWrap w:val="0"/>
        <w:spacing w:line="360" w:lineRule="auto"/>
        <w:jc w:val="right"/>
        <w:rPr>
          <w:ins w:id="1472" w:author="嘏 吴" w:date="2026-03-29T22:15:00Z" w16du:dateUtc="2026-03-29T14:15:00Z"/>
          <w:rFonts w:ascii="Times New Roman" w:hAnsi="Times New Roman" w:cs="Times New Roman"/>
          <w:i/>
          <w:iCs/>
          <w:color w:val="000000" w:themeColor="text1"/>
          <w:sz w:val="22"/>
          <w:rPrChange w:id="1473" w:author="嘏 吴" w:date="2026-03-29T22:20:00Z" w16du:dateUtc="2026-03-29T14:20:00Z">
            <w:rPr>
              <w:ins w:id="1474" w:author="嘏 吴" w:date="2026-03-29T22:15:00Z" w16du:dateUtc="2026-03-29T14:15:00Z"/>
              <w:rFonts w:ascii="Times New Roman" w:hAnsi="Times New Roman" w:cs="Times New Roman"/>
              <w:color w:val="000000" w:themeColor="text1"/>
              <w:sz w:val="22"/>
            </w:rPr>
          </w:rPrChange>
        </w:rPr>
        <w:pPrChange w:id="1475" w:author="嘏 吴" w:date="2026-03-29T22:18:00Z" w16du:dateUtc="2026-03-29T14:18:00Z">
          <w:pPr>
            <w:spacing w:line="360" w:lineRule="auto"/>
            <w:jc w:val="right"/>
          </w:pPr>
        </w:pPrChange>
      </w:pPr>
      <m:oMathPara>
        <m:oMathParaPr>
          <m:jc m:val="right"/>
        </m:oMathParaPr>
        <m:oMath>
          <m:r>
            <w:ins w:id="1476" w:author="嘏 吴" w:date="2026-03-29T22:17:00Z" w16du:dateUtc="2026-03-29T14:17:00Z">
              <w:rPr>
                <w:rFonts w:ascii="Cambria Math" w:hAnsi="Cambria Math" w:cs="Times New Roman"/>
                <w:color w:val="000000" w:themeColor="text1"/>
                <w:sz w:val="22"/>
              </w:rPr>
              <m:t>Comprehensive Score</m:t>
            </w:ins>
          </m:r>
          <m:r>
            <w:ins w:id="1477" w:author="嘏 吴" w:date="2026-03-29T22:15:00Z" w16du:dateUtc="2026-03-29T14:15:00Z">
              <w:rPr>
                <w:rFonts w:ascii="Cambria Math" w:hAnsi="Cambria Math" w:cs="Times New Roman"/>
                <w:color w:val="000000" w:themeColor="text1"/>
                <w:sz w:val="22"/>
              </w:rPr>
              <m:t>=</m:t>
            </w:ins>
          </m:r>
          <m:r>
            <w:ins w:id="1478" w:author="嘏 吴" w:date="2026-03-29T22:17:00Z" w16du:dateUtc="2026-03-29T14:17:00Z">
              <w:rPr>
                <w:rFonts w:ascii="Cambria Math" w:hAnsi="Cambria Math" w:cs="Times New Roman"/>
                <w:color w:val="000000" w:themeColor="text1"/>
                <w:sz w:val="22"/>
              </w:rPr>
              <m:t>0.4</m:t>
            </w:ins>
          </m:r>
          <m:r>
            <w:ins w:id="1479" w:author="嘏 吴" w:date="2026-03-29T22:15:00Z" w16du:dateUtc="2026-03-29T14:15:00Z">
              <w:rPr>
                <w:rFonts w:ascii="Cambria Math" w:hAnsi="Cambria Math" w:cs="Times New Roman"/>
                <w:color w:val="000000" w:themeColor="text1"/>
                <w:sz w:val="22"/>
              </w:rPr>
              <m:t>×</m:t>
            </w:ins>
          </m:r>
          <m:r>
            <w:ins w:id="1480" w:author="嘏 吴" w:date="2026-03-29T22:18:00Z" w16du:dateUtc="2026-03-29T14:18:00Z">
              <w:rPr>
                <w:rFonts w:ascii="Cambria Math" w:hAnsi="Cambria Math" w:cs="Times New Roman"/>
                <w:color w:val="000000" w:themeColor="text1"/>
                <w:sz w:val="22"/>
              </w:rPr>
              <m:t>Normalized MCC +</m:t>
            </w:ins>
          </m:r>
          <m:r>
            <w:ins w:id="1481" w:author="嘏 吴" w:date="2026-03-29T22:19:00Z" w16du:dateUtc="2026-03-29T14:19:00Z">
              <w:rPr>
                <w:rFonts w:ascii="Cambria Math" w:hAnsi="Cambria Math" w:cs="Times New Roman"/>
                <w:color w:val="000000" w:themeColor="text1"/>
                <w:sz w:val="22"/>
              </w:rPr>
              <m:t>0.3×F1</m:t>
            </w:ins>
          </m:r>
          <m:r>
            <w:ins w:id="1482" w:author="嘏 吴" w:date="2026-03-29T22:20:00Z" w16du:dateUtc="2026-03-29T14:20:00Z">
              <w:rPr>
                <w:rFonts w:ascii="Cambria Math" w:hAnsi="Cambria Math" w:cs="Times New Roman"/>
                <w:color w:val="000000" w:themeColor="text1"/>
                <w:sz w:val="22"/>
              </w:rPr>
              <m:t>-</m:t>
            </w:ins>
          </m:r>
          <m:r>
            <w:ins w:id="1483" w:author="嘏 吴" w:date="2026-03-29T22:19:00Z" w16du:dateUtc="2026-03-29T14:19:00Z">
              <w:rPr>
                <w:rFonts w:ascii="Cambria Math" w:hAnsi="Cambria Math" w:cs="Times New Roman"/>
                <w:color w:val="000000" w:themeColor="text1"/>
                <w:sz w:val="22"/>
              </w:rPr>
              <m:t>Score +0.3×</m:t>
            </w:ins>
          </m:r>
          <m:f>
            <m:fPr>
              <m:ctrlPr>
                <w:ins w:id="1484" w:author="嘏 吴" w:date="2026-03-29T22:19:00Z" w16du:dateUtc="2026-03-29T14:19:00Z">
                  <w:rPr>
                    <w:rFonts w:ascii="Cambria Math" w:hAnsi="Cambria Math" w:cs="Times New Roman"/>
                    <w:i/>
                    <w:iCs/>
                    <w:color w:val="000000" w:themeColor="text1"/>
                    <w:sz w:val="22"/>
                  </w:rPr>
                </w:ins>
              </m:ctrlPr>
            </m:fPr>
            <m:num>
              <m:r>
                <w:ins w:id="1485" w:author="嘏 吴" w:date="2026-03-29T22:20:00Z" w16du:dateUtc="2026-03-29T14:20:00Z">
                  <w:rPr>
                    <w:rFonts w:ascii="Cambria Math" w:hAnsi="Cambria Math" w:cs="Times New Roman"/>
                    <w:color w:val="000000" w:themeColor="text1"/>
                    <w:sz w:val="22"/>
                  </w:rPr>
                  <m:t>Sn + Sp</m:t>
                </w:ins>
              </m:r>
            </m:num>
            <m:den>
              <m:r>
                <w:ins w:id="1486" w:author="嘏 吴" w:date="2026-03-29T22:19:00Z" w16du:dateUtc="2026-03-29T14:19:00Z">
                  <w:rPr>
                    <w:rFonts w:ascii="Cambria Math" w:hAnsi="Cambria Math" w:cs="Times New Roman"/>
                    <w:color w:val="000000" w:themeColor="text1"/>
                    <w:sz w:val="22"/>
                  </w:rPr>
                  <m:t>2</m:t>
                </w:ins>
              </m:r>
            </m:den>
          </m:f>
          <m:r>
            <w:ins w:id="1487" w:author="嘏 吴" w:date="2026-03-29T22:19:00Z" w16du:dateUtc="2026-03-29T14:19:00Z">
              <w:rPr>
                <w:rFonts w:ascii="Cambria Math" w:hAnsi="Cambria Math" w:cs="Times New Roman"/>
                <w:color w:val="000000" w:themeColor="text1"/>
                <w:sz w:val="22"/>
              </w:rPr>
              <m:t xml:space="preserve"> </m:t>
            </w:ins>
          </m:r>
          <m:r>
            <w:ins w:id="1488" w:author="嘏 吴" w:date="2026-03-29T22:20:00Z" w16du:dateUtc="2026-03-29T14:20:00Z">
              <w:rPr>
                <w:rFonts w:ascii="Cambria Math" w:hAnsi="Cambria Math" w:cs="Times New Roman"/>
                <w:color w:val="000000" w:themeColor="text1"/>
                <w:sz w:val="22"/>
              </w:rPr>
              <m:t xml:space="preserve">  (7)</m:t>
            </w:ins>
          </m:r>
        </m:oMath>
      </m:oMathPara>
    </w:p>
    <w:p w14:paraId="1FF74CC6" w14:textId="7356FAAA" w:rsidR="007008D7" w:rsidRDefault="00CC1EF7" w:rsidP="00E42C11">
      <w:pPr>
        <w:spacing w:line="360" w:lineRule="auto"/>
        <w:rPr>
          <w:ins w:id="1489" w:author="嘏 吴" w:date="2026-03-29T22:22:00Z" w16du:dateUtc="2026-03-29T14:22:00Z"/>
          <w:rFonts w:ascii="Times New Roman" w:hAnsi="Times New Roman" w:cs="Times New Roman"/>
          <w:color w:val="000000" w:themeColor="text1"/>
          <w:sz w:val="22"/>
        </w:rPr>
      </w:pPr>
      <w:ins w:id="1490" w:author="嘏 吴" w:date="2026-03-29T22:20:00Z">
        <w:r w:rsidRPr="00CC1EF7">
          <w:rPr>
            <w:rFonts w:ascii="Times New Roman" w:hAnsi="Times New Roman" w:cs="Times New Roman"/>
            <w:color w:val="000000" w:themeColor="text1"/>
            <w:sz w:val="22"/>
          </w:rPr>
          <w:t>(Note: Any undefined metric components resulting from zero denominators during threshold scanning were treated as zero for this calculation).</w:t>
        </w:r>
      </w:ins>
    </w:p>
    <w:p w14:paraId="28466495" w14:textId="77777777" w:rsidR="00CC1EF7" w:rsidRPr="00CC1EF7" w:rsidRDefault="00CC1EF7">
      <w:pPr>
        <w:spacing w:line="360" w:lineRule="auto"/>
        <w:ind w:firstLine="420"/>
        <w:rPr>
          <w:ins w:id="1491" w:author="嘏 吴" w:date="2026-03-29T22:22:00Z"/>
          <w:rFonts w:ascii="Times New Roman" w:hAnsi="Times New Roman" w:cs="Times New Roman"/>
          <w:color w:val="000000" w:themeColor="text1"/>
          <w:sz w:val="22"/>
        </w:rPr>
        <w:pPrChange w:id="1492" w:author="嘏 吴" w:date="2026-03-29T22:23:00Z" w16du:dateUtc="2026-03-29T14:23:00Z">
          <w:pPr>
            <w:spacing w:line="360" w:lineRule="auto"/>
          </w:pPr>
        </w:pPrChange>
      </w:pPr>
      <w:ins w:id="1493" w:author="嘏 吴" w:date="2026-03-29T22:22:00Z">
        <w:r w:rsidRPr="00CC1EF7">
          <w:rPr>
            <w:rFonts w:ascii="Times New Roman" w:hAnsi="Times New Roman" w:cs="Times New Roman"/>
            <w:color w:val="000000" w:themeColor="text1"/>
            <w:sz w:val="22"/>
          </w:rPr>
          <w:t>In addition to threshold-dependent metrics, we heavily prioritized the area under the Receiver Operating Characteristic curve (AUROC) and the area under the Precision-Recall curve (AUPRC) as the primary, threshold-independent performance indicators. AUROC quantifies the model's ability to discriminate between binders and non-binders, while AUPRC offers a critical complementary measure in highly imbalanced datasets where the precision of positive predictions is paramount.</w:t>
        </w:r>
      </w:ins>
    </w:p>
    <w:p w14:paraId="2F8D5EFA" w14:textId="50E36F44" w:rsidR="00CC1EF7" w:rsidRPr="00CC1EF7" w:rsidRDefault="00CC1EF7">
      <w:pPr>
        <w:spacing w:line="360" w:lineRule="auto"/>
        <w:ind w:firstLine="420"/>
        <w:rPr>
          <w:ins w:id="1494" w:author="嘏 吴" w:date="2026-03-29T22:22:00Z"/>
          <w:rFonts w:ascii="Times New Roman" w:hAnsi="Times New Roman" w:cs="Times New Roman"/>
          <w:color w:val="000000" w:themeColor="text1"/>
          <w:sz w:val="22"/>
        </w:rPr>
        <w:pPrChange w:id="1495" w:author="嘏 吴" w:date="2026-03-29T22:23:00Z" w16du:dateUtc="2026-03-29T14:23:00Z">
          <w:pPr>
            <w:spacing w:line="360" w:lineRule="auto"/>
          </w:pPr>
        </w:pPrChange>
      </w:pPr>
      <w:ins w:id="1496" w:author="嘏 吴" w:date="2026-03-29T22:22:00Z">
        <w:r w:rsidRPr="00CC1EF7">
          <w:rPr>
            <w:rFonts w:ascii="Times New Roman" w:hAnsi="Times New Roman" w:cs="Times New Roman"/>
            <w:color w:val="000000" w:themeColor="text1"/>
            <w:sz w:val="22"/>
          </w:rPr>
          <w:t>To rigorously quantify statistical uncertainty and completely replace prior parametric tests, we implemented a 1,000-iteration stratified bootstrap resampling procedure. This approach carefully preserved class distributions to compute 95% confidence intervals (CIs) for both AUROC and AUPRC. Furthermore, for statistical comparisons between predictors, paired bootstrap hypothesis testing was utilized to estimate the effect size (</w:t>
        </w:r>
      </w:ins>
      <w:ins w:id="1497" w:author="嘏 吴" w:date="2026-03-29T22:23:00Z" w16du:dateUtc="2026-03-29T14:23:00Z">
        <w:r w:rsidRPr="00CC1EF7">
          <w:rPr>
            <w:rFonts w:ascii="Times New Roman" w:hAnsi="Times New Roman" w:cs="Times New Roman" w:hint="eastAsia"/>
            <w:color w:val="000000" w:themeColor="text1"/>
            <w:sz w:val="22"/>
          </w:rPr>
          <w:t>Δ</w:t>
        </w:r>
      </w:ins>
      <w:ins w:id="1498" w:author="嘏 吴" w:date="2026-03-29T22:22:00Z">
        <w:r w:rsidRPr="00CC1EF7">
          <w:rPr>
            <w:rFonts w:ascii="Times New Roman" w:hAnsi="Times New Roman" w:cs="Times New Roman"/>
            <w:color w:val="000000" w:themeColor="text1"/>
            <w:sz w:val="22"/>
          </w:rPr>
          <w:t xml:space="preserve">AUC), exact </w:t>
        </w:r>
        <w:r w:rsidRPr="00CC1EF7">
          <w:rPr>
            <w:rFonts w:ascii="Times New Roman" w:hAnsi="Times New Roman" w:cs="Times New Roman"/>
            <w:i/>
            <w:iCs/>
            <w:color w:val="000000" w:themeColor="text1"/>
            <w:sz w:val="22"/>
          </w:rPr>
          <w:t>P</w:t>
        </w:r>
        <w:r w:rsidRPr="00CC1EF7">
          <w:rPr>
            <w:rFonts w:ascii="Times New Roman" w:hAnsi="Times New Roman" w:cs="Times New Roman"/>
            <w:color w:val="000000" w:themeColor="text1"/>
            <w:sz w:val="22"/>
          </w:rPr>
          <w:t>-values, and corresponding CIs when comparing the top-performing model against competing predictors, ensuring a highly transparent and robust cross-tool evaluation.</w:t>
        </w:r>
      </w:ins>
    </w:p>
    <w:p w14:paraId="204D1BC0" w14:textId="77777777" w:rsidR="00CC1EF7" w:rsidRPr="00CC1EF7" w:rsidRDefault="00CC1EF7" w:rsidP="00E42C11">
      <w:pPr>
        <w:spacing w:line="360" w:lineRule="auto"/>
        <w:rPr>
          <w:rFonts w:ascii="Times New Roman" w:hAnsi="Times New Roman" w:cs="Times New Roman"/>
          <w:color w:val="000000" w:themeColor="text1"/>
          <w:sz w:val="22"/>
          <w:rPrChange w:id="1499" w:author="嘏 吴" w:date="2026-03-29T22:22:00Z" w16du:dateUtc="2026-03-29T14:22:00Z">
            <w:rPr>
              <w:rFonts w:ascii="Arial" w:hAnsi="Arial" w:cs="Arial"/>
              <w:color w:val="000000" w:themeColor="text1"/>
              <w:sz w:val="22"/>
            </w:rPr>
          </w:rPrChange>
        </w:rPr>
      </w:pPr>
    </w:p>
    <w:p w14:paraId="1191C0D5" w14:textId="5C98D894" w:rsidR="00F97A74" w:rsidRPr="003F084D" w:rsidDel="00CC1EF7" w:rsidRDefault="00F97A74" w:rsidP="00F97A74">
      <w:pPr>
        <w:spacing w:line="360" w:lineRule="auto"/>
        <w:ind w:firstLineChars="200" w:firstLine="440"/>
        <w:rPr>
          <w:del w:id="1500" w:author="嘏 吴" w:date="2026-03-29T22:22:00Z" w16du:dateUtc="2026-03-29T14:22:00Z"/>
          <w:rFonts w:ascii="Times New Roman" w:hAnsi="Times New Roman" w:cs="Times New Roman"/>
          <w:color w:val="000000" w:themeColor="text1"/>
          <w:sz w:val="22"/>
          <w:rPrChange w:id="1501" w:author="Yuting Wang" w:date="2026-02-11T11:33:00Z" w16du:dateUtc="2026-02-11T03:33:00Z">
            <w:rPr>
              <w:del w:id="1502" w:author="嘏 吴" w:date="2026-03-29T22:22:00Z" w16du:dateUtc="2026-03-29T14:22:00Z"/>
              <w:rFonts w:ascii="Arial" w:hAnsi="Arial" w:cs="Arial"/>
              <w:color w:val="000000" w:themeColor="text1"/>
              <w:sz w:val="22"/>
            </w:rPr>
          </w:rPrChange>
        </w:rPr>
      </w:pPr>
      <w:del w:id="1503" w:author="嘏 吴" w:date="2026-03-29T22:22:00Z" w16du:dateUtc="2026-03-29T14:22:00Z">
        <w:r w:rsidRPr="003F084D" w:rsidDel="00CC1EF7">
          <w:rPr>
            <w:rFonts w:ascii="Times New Roman" w:hAnsi="Times New Roman" w:cs="Times New Roman"/>
            <w:color w:val="000000" w:themeColor="text1"/>
            <w:sz w:val="22"/>
            <w:rPrChange w:id="1504" w:author="Yuting Wang" w:date="2026-02-11T11:33:00Z" w16du:dateUtc="2026-02-11T03:33:00Z">
              <w:rPr>
                <w:rFonts w:ascii="Arial" w:hAnsi="Arial" w:cs="Arial"/>
                <w:color w:val="000000" w:themeColor="text1"/>
                <w:sz w:val="22"/>
              </w:rPr>
            </w:rPrChange>
          </w:rPr>
          <w:delText>Additionally, we incorporated the area under the Receiver Operating Characteristic (ROC) curve (AUC) and the area under the Precision-Recall curve (AUPRC) as key performance metrics. The AUC quantifies the model's ability to discriminate between binders and non-binders, with a value of 0.5 representing random predictions and a value of 1.0 denoting perfect predictions. The AUPRC offers a complementary measure of model performance, particularly valuable in imbalanced datasets where the precision of positive predictions is critical.</w:delText>
        </w:r>
      </w:del>
    </w:p>
    <w:p w14:paraId="1F9F7616" w14:textId="5D94ECA7" w:rsidR="00F97A74" w:rsidRPr="003F084D" w:rsidDel="00CC1EF7" w:rsidRDefault="00F97A74" w:rsidP="00F97A74">
      <w:pPr>
        <w:spacing w:line="360" w:lineRule="auto"/>
        <w:ind w:firstLineChars="200" w:firstLine="440"/>
        <w:rPr>
          <w:del w:id="1505" w:author="嘏 吴" w:date="2026-03-29T22:22:00Z" w16du:dateUtc="2026-03-29T14:22:00Z"/>
          <w:rFonts w:ascii="Times New Roman" w:hAnsi="Times New Roman" w:cs="Times New Roman"/>
          <w:color w:val="000000" w:themeColor="text1"/>
          <w:sz w:val="22"/>
          <w:rPrChange w:id="1506" w:author="Yuting Wang" w:date="2026-02-11T11:33:00Z" w16du:dateUtc="2026-02-11T03:33:00Z">
            <w:rPr>
              <w:del w:id="1507" w:author="嘏 吴" w:date="2026-03-29T22:22:00Z" w16du:dateUtc="2026-03-29T14:22:00Z"/>
              <w:rFonts w:ascii="Arial" w:hAnsi="Arial" w:cs="Arial"/>
              <w:color w:val="000000" w:themeColor="text1"/>
              <w:sz w:val="22"/>
            </w:rPr>
          </w:rPrChange>
        </w:rPr>
      </w:pPr>
      <w:del w:id="1508" w:author="嘏 吴" w:date="2026-03-29T22:22:00Z" w16du:dateUtc="2026-03-29T14:22:00Z">
        <w:r w:rsidRPr="003F084D" w:rsidDel="00CC1EF7">
          <w:rPr>
            <w:rFonts w:ascii="Times New Roman" w:hAnsi="Times New Roman" w:cs="Times New Roman"/>
            <w:color w:val="000000" w:themeColor="text1"/>
            <w:sz w:val="22"/>
            <w:rPrChange w:id="1509" w:author="Yuting Wang" w:date="2026-02-11T11:33:00Z" w16du:dateUtc="2026-02-11T03:33:00Z">
              <w:rPr>
                <w:rFonts w:ascii="Arial" w:hAnsi="Arial" w:cs="Arial"/>
                <w:color w:val="000000" w:themeColor="text1"/>
                <w:sz w:val="22"/>
              </w:rPr>
            </w:rPrChange>
          </w:rPr>
          <w:delText>To assess the statistical significance of differences in AUC, we applied bootstrapping with replacement and used a paired t-test to compare the AUC values between predictions, determining whether the AUC of one model was significantly superior to that of another. These metrics, when considered together, provide a comprehensive evaluation of each tool’s predictive performance across varying peptide lengths and HLA alleles.</w:delText>
        </w:r>
      </w:del>
    </w:p>
    <w:p w14:paraId="47DBDD9F" w14:textId="46579FD1" w:rsidR="00E42C11" w:rsidRPr="00FE1227" w:rsidDel="00CC1EF7" w:rsidRDefault="00FE1227">
      <w:pPr>
        <w:spacing w:line="360" w:lineRule="auto"/>
        <w:ind w:firstLineChars="200" w:firstLine="440"/>
        <w:rPr>
          <w:del w:id="1510" w:author="嘏 吴" w:date="2026-03-29T22:22:00Z" w16du:dateUtc="2026-03-29T14:22:00Z"/>
          <w:rFonts w:ascii="Times New Roman" w:hAnsi="Times New Roman" w:cs="Times New Roman"/>
          <w:color w:val="000000" w:themeColor="text1"/>
          <w:sz w:val="22"/>
          <w:rPrChange w:id="1511" w:author="Yuting Wang" w:date="2026-03-10T15:34:00Z" w16du:dateUtc="2026-03-10T07:34:00Z">
            <w:rPr>
              <w:del w:id="1512" w:author="嘏 吴" w:date="2026-03-29T22:22:00Z" w16du:dateUtc="2026-03-29T14:22:00Z"/>
              <w:rFonts w:ascii="Arial" w:hAnsi="Arial" w:cs="Arial"/>
              <w:b/>
              <w:bCs/>
              <w:color w:val="000000" w:themeColor="text1"/>
              <w:sz w:val="22"/>
            </w:rPr>
          </w:rPrChange>
        </w:rPr>
        <w:pPrChange w:id="1513" w:author="Yuting Wang" w:date="2026-03-10T15:34:00Z" w16du:dateUtc="2026-03-10T07:34:00Z">
          <w:pPr>
            <w:spacing w:line="360" w:lineRule="auto"/>
          </w:pPr>
        </w:pPrChange>
      </w:pPr>
      <w:ins w:id="1514" w:author="Yuting Wang" w:date="2026-03-10T15:34:00Z" w16du:dateUtc="2026-03-10T07:34:00Z">
        <w:del w:id="1515" w:author="嘏 吴" w:date="2026-03-29T22:22:00Z" w16du:dateUtc="2026-03-29T14:22:00Z">
          <w:r w:rsidRPr="00FE1227" w:rsidDel="00CC1EF7">
            <w:rPr>
              <w:rFonts w:ascii="Times New Roman" w:hAnsi="Times New Roman" w:cs="Times New Roman"/>
              <w:color w:val="000000" w:themeColor="text1"/>
              <w:sz w:val="22"/>
              <w:rPrChange w:id="1516" w:author="Yuting Wang" w:date="2026-03-10T15:34:00Z" w16du:dateUtc="2026-03-10T07:34:00Z">
                <w:rPr>
                  <w:rFonts w:ascii="Times New Roman" w:hAnsi="Times New Roman" w:cs="Times New Roman"/>
                  <w:b/>
                  <w:bCs/>
                  <w:color w:val="000000" w:themeColor="text1"/>
                  <w:sz w:val="22"/>
                </w:rPr>
              </w:rPrChange>
            </w:rPr>
            <w:delText>To estimate uncertainty in performance metrics, we applied stratified bootstrap resampling (1,000 iterations) to compute 95% confidence intervals for AUROC and AUPRC. For statistical comparisons between predictors, paired bootstrap tests were used to estimate the effect size (</w:delText>
          </w:r>
          <w:r w:rsidRPr="00FE1227" w:rsidDel="00CC1EF7">
            <w:rPr>
              <w:rFonts w:ascii="Times New Roman" w:hAnsi="Times New Roman" w:cs="Times New Roman" w:hint="eastAsia"/>
              <w:color w:val="000000" w:themeColor="text1"/>
              <w:sz w:val="22"/>
              <w:rPrChange w:id="1517" w:author="Yuting Wang" w:date="2026-03-10T15:34:00Z" w16du:dateUtc="2026-03-10T07:34:00Z">
                <w:rPr>
                  <w:rFonts w:ascii="Times New Roman" w:hAnsi="Times New Roman" w:cs="Times New Roman" w:hint="eastAsia"/>
                  <w:b/>
                  <w:bCs/>
                  <w:color w:val="000000" w:themeColor="text1"/>
                  <w:sz w:val="22"/>
                </w:rPr>
              </w:rPrChange>
            </w:rPr>
            <w:delText>Δ</w:delText>
          </w:r>
          <w:r w:rsidRPr="00FE1227" w:rsidDel="00CC1EF7">
            <w:rPr>
              <w:rFonts w:ascii="Times New Roman" w:hAnsi="Times New Roman" w:cs="Times New Roman"/>
              <w:color w:val="000000" w:themeColor="text1"/>
              <w:sz w:val="22"/>
              <w:rPrChange w:id="1518" w:author="Yuting Wang" w:date="2026-03-10T15:34:00Z" w16du:dateUtc="2026-03-10T07:34:00Z">
                <w:rPr>
                  <w:rFonts w:ascii="Times New Roman" w:hAnsi="Times New Roman" w:cs="Times New Roman"/>
                  <w:b/>
                  <w:bCs/>
                  <w:color w:val="000000" w:themeColor="text1"/>
                  <w:sz w:val="22"/>
                </w:rPr>
              </w:rPrChange>
            </w:rPr>
            <w:delText>AUROC) and corresponding confidence intervals.</w:delText>
          </w:r>
        </w:del>
      </w:ins>
    </w:p>
    <w:p w14:paraId="1B4285A6" w14:textId="178670BC" w:rsidR="00A434C8" w:rsidRPr="003F084D" w:rsidRDefault="00A434C8" w:rsidP="0072492B">
      <w:pPr>
        <w:spacing w:line="360" w:lineRule="auto"/>
        <w:rPr>
          <w:rFonts w:ascii="Times New Roman" w:hAnsi="Times New Roman" w:cs="Times New Roman"/>
          <w:b/>
          <w:bCs/>
          <w:color w:val="000000" w:themeColor="text1"/>
          <w:sz w:val="22"/>
          <w:rPrChange w:id="1519" w:author="Yuting Wang" w:date="2026-02-11T11:33:00Z" w16du:dateUtc="2026-02-11T03:33:00Z">
            <w:rPr>
              <w:rFonts w:ascii="Arial" w:hAnsi="Arial" w:cs="Arial"/>
              <w:b/>
              <w:bCs/>
              <w:color w:val="000000" w:themeColor="text1"/>
              <w:sz w:val="22"/>
            </w:rPr>
          </w:rPrChange>
        </w:rPr>
      </w:pPr>
      <w:r w:rsidRPr="003F084D">
        <w:rPr>
          <w:rFonts w:ascii="Times New Roman" w:hAnsi="Times New Roman" w:cs="Times New Roman"/>
          <w:b/>
          <w:bCs/>
          <w:color w:val="000000" w:themeColor="text1"/>
          <w:sz w:val="22"/>
          <w:rPrChange w:id="1520" w:author="Yuting Wang" w:date="2026-02-11T11:33:00Z" w16du:dateUtc="2026-02-11T03:33:00Z">
            <w:rPr>
              <w:rFonts w:ascii="Arial" w:hAnsi="Arial" w:cs="Arial"/>
              <w:b/>
              <w:bCs/>
              <w:color w:val="000000" w:themeColor="text1"/>
              <w:sz w:val="22"/>
            </w:rPr>
          </w:rPrChange>
        </w:rPr>
        <w:t>Computational resource</w:t>
      </w:r>
      <w:r w:rsidR="00E42C11" w:rsidRPr="003F084D">
        <w:rPr>
          <w:rFonts w:ascii="Times New Roman" w:hAnsi="Times New Roman" w:cs="Times New Roman"/>
          <w:b/>
          <w:bCs/>
          <w:color w:val="000000" w:themeColor="text1"/>
          <w:sz w:val="22"/>
          <w:rPrChange w:id="1521" w:author="Yuting Wang" w:date="2026-02-11T11:33:00Z" w16du:dateUtc="2026-02-11T03:33:00Z">
            <w:rPr>
              <w:rFonts w:ascii="Arial" w:hAnsi="Arial" w:cs="Arial"/>
              <w:b/>
              <w:bCs/>
              <w:color w:val="000000" w:themeColor="text1"/>
              <w:sz w:val="22"/>
            </w:rPr>
          </w:rPrChange>
        </w:rPr>
        <w:t xml:space="preserve"> consumption</w:t>
      </w:r>
    </w:p>
    <w:p w14:paraId="0576CB27" w14:textId="52CAB5B4" w:rsidR="00E42C11" w:rsidRPr="003F084D" w:rsidRDefault="00E42C11" w:rsidP="0072492B">
      <w:pPr>
        <w:spacing w:line="360" w:lineRule="auto"/>
        <w:rPr>
          <w:rFonts w:ascii="Times New Roman" w:hAnsi="Times New Roman" w:cs="Times New Roman"/>
          <w:color w:val="000000" w:themeColor="text1"/>
          <w:sz w:val="22"/>
          <w:rPrChange w:id="1522" w:author="Yuting Wang" w:date="2026-02-11T11:33:00Z" w16du:dateUtc="2026-02-11T03:33:00Z">
            <w:rPr>
              <w:rFonts w:ascii="Arial" w:hAnsi="Arial" w:cs="Arial"/>
              <w:color w:val="000000" w:themeColor="text1"/>
              <w:sz w:val="22"/>
            </w:rPr>
          </w:rPrChange>
        </w:rPr>
      </w:pPr>
      <w:r w:rsidRPr="003F084D">
        <w:rPr>
          <w:rFonts w:ascii="Times New Roman" w:hAnsi="Times New Roman" w:cs="Times New Roman"/>
          <w:color w:val="000000" w:themeColor="text1"/>
          <w:sz w:val="22"/>
          <w:rPrChange w:id="1523" w:author="Yuting Wang" w:date="2026-02-11T11:33:00Z" w16du:dateUtc="2026-02-11T03:33:00Z">
            <w:rPr>
              <w:rFonts w:ascii="Arial" w:hAnsi="Arial" w:cs="Arial"/>
              <w:color w:val="000000" w:themeColor="text1"/>
              <w:sz w:val="22"/>
            </w:rPr>
          </w:rPrChange>
        </w:rPr>
        <w:t xml:space="preserve">All experiments were conducted on a CentOS Linux 8 workstation equipped with four Intel® Xeon® Gold 6238 processors, each operating at a base frequency of 2.10 GHz, with a maximum frequency of 3.7 GHz. The system is configured with a total of 176 logical processors, organized into 22 cores per </w:t>
      </w:r>
      <w:r w:rsidRPr="003F084D">
        <w:rPr>
          <w:rFonts w:ascii="Times New Roman" w:hAnsi="Times New Roman" w:cs="Times New Roman"/>
          <w:color w:val="000000" w:themeColor="text1"/>
          <w:sz w:val="22"/>
          <w:rPrChange w:id="1524" w:author="Yuting Wang" w:date="2026-02-11T11:33:00Z" w16du:dateUtc="2026-02-11T03:33:00Z">
            <w:rPr>
              <w:rFonts w:ascii="Arial" w:hAnsi="Arial" w:cs="Arial"/>
              <w:color w:val="000000" w:themeColor="text1"/>
              <w:sz w:val="22"/>
            </w:rPr>
          </w:rPrChange>
        </w:rPr>
        <w:lastRenderedPageBreak/>
        <w:t xml:space="preserve">socket with hyper-threading enabled, resulting in 88 physical cores across four sockets. Each core is equipped with 32 KB of L1 data cache (L1d), 32 KB of L1 instruction cache (L1i), 1024 KB of L2 cache, and a shared 30,976 KB of L3 cache per socket. The workstation is </w:t>
      </w:r>
      <w:r w:rsidR="00A020CA" w:rsidRPr="003F084D">
        <w:rPr>
          <w:rFonts w:ascii="Times New Roman" w:hAnsi="Times New Roman" w:cs="Times New Roman"/>
          <w:color w:val="000000" w:themeColor="text1"/>
          <w:sz w:val="22"/>
          <w:rPrChange w:id="1525" w:author="Yuting Wang" w:date="2026-02-11T11:33:00Z" w16du:dateUtc="2026-02-11T03:33:00Z">
            <w:rPr>
              <w:rFonts w:ascii="Arial" w:hAnsi="Arial" w:cs="Arial"/>
              <w:color w:val="000000" w:themeColor="text1"/>
              <w:sz w:val="22"/>
            </w:rPr>
          </w:rPrChange>
        </w:rPr>
        <w:t>equipped</w:t>
      </w:r>
      <w:r w:rsidRPr="003F084D">
        <w:rPr>
          <w:rFonts w:ascii="Times New Roman" w:hAnsi="Times New Roman" w:cs="Times New Roman"/>
          <w:color w:val="000000" w:themeColor="text1"/>
          <w:sz w:val="22"/>
          <w:rPrChange w:id="1526" w:author="Yuting Wang" w:date="2026-02-11T11:33:00Z" w16du:dateUtc="2026-02-11T03:33:00Z">
            <w:rPr>
              <w:rFonts w:ascii="Arial" w:hAnsi="Arial" w:cs="Arial"/>
              <w:color w:val="000000" w:themeColor="text1"/>
              <w:sz w:val="22"/>
            </w:rPr>
          </w:rPrChange>
        </w:rPr>
        <w:t xml:space="preserve"> with 1.0 TiB of RAM and an additional 4.0 GiB of swap space. To ensure consistent computational performance and equitable resource distribution, each predictor was limited to utilizing a maximum of 10 CPU cores, facilitating fair allocation of system resources and reproducibility of results across all experiments.</w:t>
      </w:r>
    </w:p>
    <w:p w14:paraId="14103F79" w14:textId="1E33346C" w:rsidR="001D7D62" w:rsidDel="00DD776D" w:rsidRDefault="00DE7FCC">
      <w:pPr>
        <w:spacing w:line="360" w:lineRule="auto"/>
        <w:ind w:firstLine="420"/>
        <w:rPr>
          <w:del w:id="1527" w:author="Yuting Wang" w:date="2026-02-06T16:53:00Z" w16du:dateUtc="2026-02-06T08:53:00Z"/>
          <w:rFonts w:ascii="Times New Roman" w:hAnsi="Times New Roman" w:cs="Times New Roman"/>
          <w:color w:val="000000" w:themeColor="text1"/>
          <w:sz w:val="22"/>
        </w:rPr>
        <w:pPrChange w:id="1528" w:author="嘏 吴" w:date="2026-03-29T22:29:00Z" w16du:dateUtc="2026-03-29T14:29:00Z">
          <w:pPr>
            <w:spacing w:line="360" w:lineRule="auto"/>
          </w:pPr>
        </w:pPrChange>
      </w:pPr>
      <w:ins w:id="1529" w:author="Yuting Wang" w:date="2026-02-06T16:53:00Z" w16du:dateUtc="2026-02-06T08:53:00Z">
        <w:r w:rsidRPr="003F084D">
          <w:rPr>
            <w:rFonts w:ascii="Times New Roman" w:hAnsi="Times New Roman" w:cs="Times New Roman"/>
            <w:color w:val="000000" w:themeColor="text1"/>
            <w:sz w:val="22"/>
            <w:rPrChange w:id="1530" w:author="Yuting Wang" w:date="2026-02-11T11:33:00Z" w16du:dateUtc="2026-02-11T03:33:00Z">
              <w:rPr>
                <w:rFonts w:ascii="Arial" w:hAnsi="Arial" w:cs="Arial"/>
                <w:color w:val="000000" w:themeColor="text1"/>
                <w:sz w:val="22"/>
              </w:rPr>
            </w:rPrChange>
          </w:rPr>
          <w:t>GPU</w:t>
        </w:r>
      </w:ins>
      <w:ins w:id="1531" w:author="Yuting Wang" w:date="2026-02-06T17:04:00Z" w16du:dateUtc="2026-02-06T09:04:00Z">
        <w:r w:rsidR="00ED7889" w:rsidRPr="003F084D">
          <w:rPr>
            <w:rFonts w:ascii="Times New Roman" w:hAnsi="Times New Roman" w:cs="Times New Roman"/>
            <w:color w:val="000000" w:themeColor="text1"/>
            <w:sz w:val="22"/>
            <w:rPrChange w:id="1532" w:author="Yuting Wang" w:date="2026-02-11T11:33:00Z" w16du:dateUtc="2026-02-11T03:33:00Z">
              <w:rPr>
                <w:rFonts w:ascii="Arial" w:hAnsi="Arial" w:cs="Arial"/>
                <w:color w:val="000000" w:themeColor="text1"/>
                <w:sz w:val="22"/>
              </w:rPr>
            </w:rPrChange>
          </w:rPr>
          <w:t>-supported</w:t>
        </w:r>
      </w:ins>
      <w:ins w:id="1533" w:author="Yuting Wang" w:date="2026-02-06T17:02:00Z" w16du:dateUtc="2026-02-06T09:02:00Z">
        <w:r w:rsidR="00ED7889" w:rsidRPr="003F084D">
          <w:rPr>
            <w:rFonts w:ascii="Times New Roman" w:hAnsi="Times New Roman" w:cs="Times New Roman"/>
            <w:color w:val="000000" w:themeColor="text1"/>
            <w:sz w:val="22"/>
            <w:rPrChange w:id="1534" w:author="Yuting Wang" w:date="2026-02-11T11:33:00Z" w16du:dateUtc="2026-02-11T03:33:00Z">
              <w:rPr>
                <w:rFonts w:ascii="Arial" w:hAnsi="Arial" w:cs="Arial"/>
                <w:color w:val="000000" w:themeColor="text1"/>
                <w:sz w:val="22"/>
              </w:rPr>
            </w:rPrChange>
          </w:rPr>
          <w:t xml:space="preserve"> </w:t>
        </w:r>
      </w:ins>
      <w:ins w:id="1535" w:author="Yuting Wang" w:date="2026-02-06T16:53:00Z" w16du:dateUtc="2026-02-06T08:53:00Z">
        <w:r w:rsidRPr="003F084D">
          <w:rPr>
            <w:rFonts w:ascii="Times New Roman" w:hAnsi="Times New Roman" w:cs="Times New Roman"/>
            <w:color w:val="000000" w:themeColor="text1"/>
            <w:sz w:val="22"/>
            <w:rPrChange w:id="1536" w:author="Yuting Wang" w:date="2026-02-11T11:33:00Z" w16du:dateUtc="2026-02-11T03:33:00Z">
              <w:rPr>
                <w:rFonts w:ascii="Arial" w:hAnsi="Arial" w:cs="Arial"/>
                <w:color w:val="000000" w:themeColor="text1"/>
                <w:sz w:val="22"/>
              </w:rPr>
            </w:rPrChange>
          </w:rPr>
          <w:t>computations</w:t>
        </w:r>
      </w:ins>
      <w:ins w:id="1537" w:author="Yuting Wang" w:date="2026-02-09T15:09:00Z" w16du:dateUtc="2026-02-09T07:09:00Z">
        <w:r w:rsidR="008463D8" w:rsidRPr="003F084D">
          <w:rPr>
            <w:rFonts w:ascii="Times New Roman" w:hAnsi="Times New Roman" w:cs="Times New Roman"/>
            <w:color w:val="000000" w:themeColor="text1"/>
            <w:sz w:val="22"/>
            <w:rPrChange w:id="1538" w:author="Yuting Wang" w:date="2026-02-11T11:33:00Z" w16du:dateUtc="2026-02-11T03:33:00Z">
              <w:rPr>
                <w:rFonts w:ascii="Arial" w:hAnsi="Arial" w:cs="Arial"/>
                <w:color w:val="000000" w:themeColor="text1"/>
                <w:sz w:val="22"/>
              </w:rPr>
            </w:rPrChange>
          </w:rPr>
          <w:t xml:space="preserve"> </w:t>
        </w:r>
      </w:ins>
      <w:ins w:id="1539" w:author="Yuting Wang" w:date="2026-02-09T15:09:00Z">
        <w:r w:rsidR="008463D8" w:rsidRPr="003F084D">
          <w:rPr>
            <w:rFonts w:ascii="Times New Roman" w:hAnsi="Times New Roman" w:cs="Times New Roman"/>
            <w:color w:val="000000" w:themeColor="text1"/>
            <w:sz w:val="22"/>
            <w:rPrChange w:id="1540" w:author="Yuting Wang" w:date="2026-02-11T11:33:00Z" w16du:dateUtc="2026-02-11T03:33:00Z">
              <w:rPr>
                <w:rFonts w:ascii="Arial" w:hAnsi="Arial" w:cs="Arial"/>
                <w:color w:val="000000" w:themeColor="text1"/>
                <w:sz w:val="22"/>
              </w:rPr>
            </w:rPrChange>
          </w:rPr>
          <w:t xml:space="preserve">(STMHCpan, BigMHC, TransPHLA, </w:t>
        </w:r>
      </w:ins>
      <w:ins w:id="1541" w:author="嘏 吴" w:date="2026-03-29T22:27:00Z">
        <w:r w:rsidR="00BD11B2" w:rsidRPr="00BD11B2">
          <w:rPr>
            <w:rFonts w:ascii="Times New Roman" w:hAnsi="Times New Roman" w:cs="Times New Roman"/>
            <w:color w:val="000000" w:themeColor="text1"/>
            <w:sz w:val="22"/>
          </w:rPr>
          <w:t>CapsNet-MHC_AN, CapsNet-MHC_IE, and DeepAttentionPan</w:t>
        </w:r>
      </w:ins>
      <w:ins w:id="1542" w:author="Yuting Wang" w:date="2026-02-09T15:09:00Z">
        <w:del w:id="1543" w:author="嘏 吴" w:date="2026-03-29T22:27:00Z" w16du:dateUtc="2026-03-29T14:27:00Z">
          <w:r w:rsidR="008463D8" w:rsidRPr="003F084D" w:rsidDel="00BD11B2">
            <w:rPr>
              <w:rFonts w:ascii="Times New Roman" w:hAnsi="Times New Roman" w:cs="Times New Roman"/>
              <w:color w:val="000000" w:themeColor="text1"/>
              <w:sz w:val="22"/>
              <w:rPrChange w:id="1544" w:author="Yuting Wang" w:date="2026-02-11T11:33:00Z" w16du:dateUtc="2026-02-11T03:33:00Z">
                <w:rPr>
                  <w:rFonts w:ascii="Arial" w:hAnsi="Arial" w:cs="Arial"/>
                  <w:color w:val="000000" w:themeColor="text1"/>
                  <w:sz w:val="22"/>
                </w:rPr>
              </w:rPrChange>
            </w:rPr>
            <w:delText>CapsNet-MHC</w:delText>
          </w:r>
        </w:del>
        <w:r w:rsidR="008463D8" w:rsidRPr="003F084D">
          <w:rPr>
            <w:rFonts w:ascii="Times New Roman" w:hAnsi="Times New Roman" w:cs="Times New Roman"/>
            <w:color w:val="000000" w:themeColor="text1"/>
            <w:sz w:val="22"/>
            <w:rPrChange w:id="1545" w:author="Yuting Wang" w:date="2026-02-11T11:33:00Z" w16du:dateUtc="2026-02-11T03:33:00Z">
              <w:rPr>
                <w:rFonts w:ascii="Arial" w:hAnsi="Arial" w:cs="Arial"/>
                <w:color w:val="000000" w:themeColor="text1"/>
                <w:sz w:val="22"/>
              </w:rPr>
            </w:rPrChange>
          </w:rPr>
          <w:t>)</w:t>
        </w:r>
      </w:ins>
      <w:ins w:id="1546" w:author="Yuting Wang" w:date="2026-02-06T16:53:00Z" w16du:dateUtc="2026-02-06T08:53:00Z">
        <w:r w:rsidRPr="003F084D">
          <w:rPr>
            <w:rFonts w:ascii="Times New Roman" w:hAnsi="Times New Roman" w:cs="Times New Roman"/>
            <w:color w:val="000000" w:themeColor="text1"/>
            <w:sz w:val="22"/>
            <w:rPrChange w:id="1547" w:author="Yuting Wang" w:date="2026-02-11T11:33:00Z" w16du:dateUtc="2026-02-11T03:33:00Z">
              <w:rPr>
                <w:rFonts w:ascii="Arial" w:hAnsi="Arial" w:cs="Arial"/>
                <w:color w:val="000000" w:themeColor="text1"/>
                <w:sz w:val="22"/>
              </w:rPr>
            </w:rPrChange>
          </w:rPr>
          <w:t xml:space="preserve"> </w:t>
        </w:r>
      </w:ins>
      <w:ins w:id="1548" w:author="嘏 吴" w:date="2026-03-29T22:27:00Z">
        <w:r w:rsidR="00BD11B2" w:rsidRPr="00BD11B2">
          <w:rPr>
            <w:rFonts w:ascii="Times New Roman" w:hAnsi="Times New Roman" w:cs="Times New Roman"/>
            <w:color w:val="000000" w:themeColor="text1"/>
            <w:sz w:val="22"/>
          </w:rPr>
          <w:t xml:space="preserve">were explicitly separated to reflect optimal, realistic high-throughput usage. These </w:t>
        </w:r>
      </w:ins>
      <w:ins w:id="1549" w:author="Yuting Wang" w:date="2026-02-06T16:53:00Z" w16du:dateUtc="2026-02-06T08:53:00Z">
        <w:r w:rsidRPr="003F084D">
          <w:rPr>
            <w:rFonts w:ascii="Times New Roman" w:hAnsi="Times New Roman" w:cs="Times New Roman"/>
            <w:color w:val="000000" w:themeColor="text1"/>
            <w:sz w:val="22"/>
            <w:rPrChange w:id="1550" w:author="Yuting Wang" w:date="2026-02-11T11:33:00Z" w16du:dateUtc="2026-02-11T03:33:00Z">
              <w:rPr>
                <w:rFonts w:ascii="Arial" w:hAnsi="Arial" w:cs="Arial"/>
                <w:color w:val="000000" w:themeColor="text1"/>
                <w:sz w:val="22"/>
              </w:rPr>
            </w:rPrChange>
          </w:rPr>
          <w:t>were performed on a CentOS Linux 8 workstation equipped with two NVIDIA RTX 5880 Ada Generation GPUs. Each GPU features 48 GB of GDDR6 memory, yielding a total available memory capacity of 96 GB. The system employs NVIDIA driver version 535.288.01 with support for the CUDA 12.2 compute architecture. To ensure consistent computational performance and equitable resource allocation, each predictor was limited to using no more than 50% of the memory resources of a single GPU</w:t>
        </w:r>
        <w:del w:id="1551" w:author="嘏 吴" w:date="2026-03-29T22:28:00Z" w16du:dateUtc="2026-03-29T14:28:00Z">
          <w:r w:rsidRPr="003F084D" w:rsidDel="00BD11B2">
            <w:rPr>
              <w:rFonts w:ascii="Times New Roman" w:hAnsi="Times New Roman" w:cs="Times New Roman"/>
              <w:color w:val="000000" w:themeColor="text1"/>
              <w:sz w:val="22"/>
              <w:rPrChange w:id="1552" w:author="Yuting Wang" w:date="2026-02-11T11:33:00Z" w16du:dateUtc="2026-02-11T03:33:00Z">
                <w:rPr>
                  <w:rFonts w:ascii="Arial" w:hAnsi="Arial" w:cs="Arial"/>
                  <w:color w:val="000000" w:themeColor="text1"/>
                  <w:sz w:val="22"/>
                </w:rPr>
              </w:rPrChange>
            </w:rPr>
            <w:delText>, thereby promoting fair distribution of system resources and reproducibility of results across all experiments.</w:delText>
          </w:r>
        </w:del>
      </w:ins>
      <w:ins w:id="1553" w:author="嘏 吴" w:date="2026-03-29T22:28:00Z" w16du:dateUtc="2026-03-29T14:28:00Z">
        <w:r w:rsidR="00BD11B2">
          <w:rPr>
            <w:rFonts w:ascii="Times New Roman" w:hAnsi="Times New Roman" w:cs="Times New Roman" w:hint="eastAsia"/>
            <w:color w:val="000000" w:themeColor="text1"/>
            <w:sz w:val="22"/>
          </w:rPr>
          <w:t xml:space="preserve">. </w:t>
        </w:r>
        <w:r w:rsidR="00BD11B2" w:rsidRPr="00BD11B2">
          <w:rPr>
            <w:rFonts w:ascii="Times New Roman" w:hAnsi="Times New Roman" w:cs="Times New Roman" w:hint="eastAsia"/>
            <w:color w:val="000000" w:themeColor="text1"/>
            <w:sz w:val="22"/>
          </w:rPr>
          <w:t>To rigorously simulate heavy real-world workloads, these dedicated GPU benchmarks were executed using the highly imbalanced 1:99 testing dataset.</w:t>
        </w:r>
      </w:ins>
      <w:ins w:id="1554" w:author="嘏 吴" w:date="2026-03-29T22:29:00Z" w16du:dateUtc="2026-03-29T14:29:00Z">
        <w:r w:rsidR="00BD11B2">
          <w:rPr>
            <w:rFonts w:ascii="Times New Roman" w:hAnsi="Times New Roman" w:cs="Times New Roman" w:hint="eastAsia"/>
            <w:color w:val="000000" w:themeColor="text1"/>
            <w:sz w:val="22"/>
          </w:rPr>
          <w:t xml:space="preserve"> </w:t>
        </w:r>
      </w:ins>
      <w:ins w:id="1555" w:author="嘏 吴" w:date="2026-03-29T22:28:00Z" w16du:dateUtc="2026-03-29T14:28:00Z">
        <w:r w:rsidR="00BD11B2" w:rsidRPr="00BD11B2">
          <w:rPr>
            <w:rFonts w:ascii="Times New Roman" w:hAnsi="Times New Roman" w:cs="Times New Roman" w:hint="eastAsia"/>
            <w:color w:val="000000" w:themeColor="text1"/>
            <w:sz w:val="22"/>
          </w:rPr>
          <w:t>Crucially, to ensure a strictly fair, 'out-of-the-box' comparison, all tools were executed utilizing their default batch sizes, caching mechanisms, and standard operational flags as recommended in their official documentation. Under these standardized conditions, we conducted exhaustive, deterministic profiling, recording high-resolution absolute measurements including total elapsed wall-clock time, peak resident set size (RSS) for memory consumption, and peak CPU/GPU utilization.</w:t>
        </w:r>
      </w:ins>
    </w:p>
    <w:p w14:paraId="71CC423D" w14:textId="77777777" w:rsidR="00DD776D" w:rsidRPr="003F084D" w:rsidRDefault="00DD776D">
      <w:pPr>
        <w:spacing w:line="360" w:lineRule="auto"/>
        <w:ind w:firstLine="420"/>
        <w:rPr>
          <w:ins w:id="1556" w:author="嘏 吴" w:date="2026-03-29T22:23:00Z" w16du:dateUtc="2026-03-29T14:23:00Z"/>
          <w:rFonts w:ascii="Times New Roman" w:hAnsi="Times New Roman" w:cs="Times New Roman"/>
          <w:color w:val="000000" w:themeColor="text1"/>
          <w:sz w:val="22"/>
          <w:rPrChange w:id="1557" w:author="Yuting Wang" w:date="2026-02-11T11:33:00Z" w16du:dateUtc="2026-02-11T03:33:00Z">
            <w:rPr>
              <w:ins w:id="1558" w:author="嘏 吴" w:date="2026-03-29T22:23:00Z" w16du:dateUtc="2026-03-29T14:23:00Z"/>
              <w:rFonts w:ascii="Arial" w:hAnsi="Arial" w:cs="Arial"/>
              <w:color w:val="000000" w:themeColor="text1"/>
              <w:sz w:val="22"/>
            </w:rPr>
          </w:rPrChange>
        </w:rPr>
        <w:pPrChange w:id="1559" w:author="嘏 吴" w:date="2026-03-29T22:29:00Z" w16du:dateUtc="2026-03-29T14:29:00Z">
          <w:pPr>
            <w:spacing w:line="360" w:lineRule="auto"/>
          </w:pPr>
        </w:pPrChange>
      </w:pPr>
    </w:p>
    <w:p w14:paraId="13C1C8E7" w14:textId="77777777" w:rsidR="00DE7FCC" w:rsidRPr="003F084D" w:rsidRDefault="00DE7FCC" w:rsidP="0072492B">
      <w:pPr>
        <w:spacing w:line="360" w:lineRule="auto"/>
        <w:rPr>
          <w:ins w:id="1560" w:author="Yuting Wang" w:date="2026-02-06T16:53:00Z" w16du:dateUtc="2026-02-06T08:53:00Z"/>
          <w:rFonts w:ascii="Times New Roman" w:hAnsi="Times New Roman" w:cs="Times New Roman"/>
          <w:color w:val="000000" w:themeColor="text1"/>
          <w:sz w:val="22"/>
          <w:rPrChange w:id="1561" w:author="Yuting Wang" w:date="2026-02-11T11:33:00Z" w16du:dateUtc="2026-02-11T03:33:00Z">
            <w:rPr>
              <w:ins w:id="1562" w:author="Yuting Wang" w:date="2026-02-06T16:53:00Z" w16du:dateUtc="2026-02-06T08:53:00Z"/>
              <w:rFonts w:ascii="Arial" w:hAnsi="Arial" w:cs="Arial"/>
              <w:color w:val="000000" w:themeColor="text1"/>
              <w:sz w:val="22"/>
            </w:rPr>
          </w:rPrChange>
        </w:rPr>
      </w:pPr>
    </w:p>
    <w:p w14:paraId="1FEBEA78" w14:textId="3D2C4DD3" w:rsidR="00B12FFF" w:rsidRPr="003F084D" w:rsidRDefault="001C2AC4" w:rsidP="0072492B">
      <w:pPr>
        <w:spacing w:line="360" w:lineRule="auto"/>
        <w:rPr>
          <w:rFonts w:ascii="Times New Roman" w:hAnsi="Times New Roman" w:cs="Times New Roman"/>
          <w:b/>
          <w:bCs/>
          <w:color w:val="000000" w:themeColor="text1"/>
          <w:sz w:val="22"/>
          <w:rPrChange w:id="1563" w:author="Yuting Wang" w:date="2026-02-11T11:33:00Z" w16du:dateUtc="2026-02-11T03:33:00Z">
            <w:rPr>
              <w:rFonts w:ascii="Arial" w:hAnsi="Arial" w:cs="Arial"/>
              <w:b/>
              <w:bCs/>
              <w:color w:val="000000" w:themeColor="text1"/>
              <w:sz w:val="22"/>
            </w:rPr>
          </w:rPrChange>
        </w:rPr>
      </w:pPr>
      <w:r w:rsidRPr="003F084D">
        <w:rPr>
          <w:rFonts w:ascii="Times New Roman" w:hAnsi="Times New Roman" w:cs="Times New Roman"/>
          <w:b/>
          <w:bCs/>
          <w:color w:val="000000" w:themeColor="text1"/>
          <w:sz w:val="22"/>
          <w:rPrChange w:id="1564" w:author="Yuting Wang" w:date="2026-02-11T11:33:00Z" w16du:dateUtc="2026-02-11T03:33:00Z">
            <w:rPr>
              <w:rFonts w:ascii="Arial" w:hAnsi="Arial" w:cs="Arial"/>
              <w:b/>
              <w:bCs/>
              <w:color w:val="000000" w:themeColor="text1"/>
              <w:sz w:val="22"/>
            </w:rPr>
          </w:rPrChange>
        </w:rPr>
        <w:t xml:space="preserve">Instance-based explanations for </w:t>
      </w:r>
      <w:r w:rsidR="003A341D" w:rsidRPr="003F084D">
        <w:rPr>
          <w:rFonts w:ascii="Times New Roman" w:hAnsi="Times New Roman" w:cs="Times New Roman"/>
          <w:b/>
          <w:bCs/>
          <w:color w:val="000000" w:themeColor="text1"/>
          <w:sz w:val="22"/>
          <w:rPrChange w:id="1565" w:author="Yuting Wang" w:date="2026-02-11T11:33:00Z" w16du:dateUtc="2026-02-11T03:33:00Z">
            <w:rPr>
              <w:rFonts w:ascii="Arial" w:hAnsi="Arial" w:cs="Arial"/>
              <w:b/>
              <w:bCs/>
              <w:color w:val="000000" w:themeColor="text1"/>
              <w:sz w:val="22"/>
            </w:rPr>
          </w:rPrChange>
        </w:rPr>
        <w:t>HLA</w:t>
      </w:r>
      <w:r w:rsidRPr="003F084D">
        <w:rPr>
          <w:rFonts w:ascii="Times New Roman" w:hAnsi="Times New Roman" w:cs="Times New Roman"/>
          <w:b/>
          <w:bCs/>
          <w:color w:val="000000" w:themeColor="text1"/>
          <w:sz w:val="22"/>
          <w:rPrChange w:id="1566" w:author="Yuting Wang" w:date="2026-02-11T11:33:00Z" w16du:dateUtc="2026-02-11T03:33:00Z">
            <w:rPr>
              <w:rFonts w:ascii="Arial" w:hAnsi="Arial" w:cs="Arial"/>
              <w:b/>
              <w:bCs/>
              <w:color w:val="000000" w:themeColor="text1"/>
              <w:sz w:val="22"/>
            </w:rPr>
          </w:rPrChange>
        </w:rPr>
        <w:t>-I binding predictions</w:t>
      </w:r>
    </w:p>
    <w:p w14:paraId="5A4979E5" w14:textId="544F4E0D" w:rsidR="00151988" w:rsidRPr="003F084D" w:rsidRDefault="00151988" w:rsidP="00151988">
      <w:pPr>
        <w:spacing w:line="360" w:lineRule="auto"/>
        <w:rPr>
          <w:rFonts w:ascii="Times New Roman" w:hAnsi="Times New Roman" w:cs="Times New Roman"/>
          <w:color w:val="000000" w:themeColor="text1"/>
          <w:sz w:val="22"/>
          <w:rPrChange w:id="1567" w:author="Yuting Wang" w:date="2026-02-11T11:33:00Z" w16du:dateUtc="2026-02-11T03:33:00Z">
            <w:rPr>
              <w:rFonts w:ascii="Arial" w:hAnsi="Arial" w:cs="Arial"/>
              <w:color w:val="000000" w:themeColor="text1"/>
              <w:sz w:val="22"/>
            </w:rPr>
          </w:rPrChange>
        </w:rPr>
      </w:pPr>
      <w:r w:rsidRPr="003F084D">
        <w:rPr>
          <w:rFonts w:ascii="Times New Roman" w:hAnsi="Times New Roman" w:cs="Times New Roman"/>
          <w:color w:val="000000" w:themeColor="text1"/>
          <w:sz w:val="22"/>
          <w:rPrChange w:id="1568" w:author="Yuting Wang" w:date="2026-02-11T11:33:00Z" w16du:dateUtc="2026-02-11T03:33:00Z">
            <w:rPr>
              <w:rFonts w:ascii="Arial" w:hAnsi="Arial" w:cs="Arial"/>
              <w:color w:val="000000" w:themeColor="text1"/>
              <w:sz w:val="22"/>
            </w:rPr>
          </w:rPrChange>
        </w:rPr>
        <w:t>We utilized the MHCXAI framework to generate instance-based explanations for predictions made by</w:t>
      </w:r>
      <w:r w:rsidR="003A341D" w:rsidRPr="003F084D">
        <w:rPr>
          <w:rFonts w:ascii="Times New Roman" w:hAnsi="Times New Roman" w:cs="Times New Roman"/>
          <w:color w:val="000000" w:themeColor="text1"/>
          <w:sz w:val="22"/>
          <w:rPrChange w:id="1569" w:author="Yuting Wang" w:date="2026-02-11T11:33:00Z" w16du:dateUtc="2026-02-11T03:33:00Z">
            <w:rPr>
              <w:rFonts w:ascii="Arial" w:hAnsi="Arial" w:cs="Arial"/>
              <w:color w:val="000000" w:themeColor="text1"/>
              <w:sz w:val="22"/>
            </w:rPr>
          </w:rPrChange>
        </w:rPr>
        <w:t xml:space="preserve"> HLA-I binding</w:t>
      </w:r>
      <w:r w:rsidRPr="003F084D">
        <w:rPr>
          <w:rFonts w:ascii="Times New Roman" w:hAnsi="Times New Roman" w:cs="Times New Roman"/>
          <w:color w:val="000000" w:themeColor="text1"/>
          <w:sz w:val="22"/>
          <w:rPrChange w:id="1570" w:author="Yuting Wang" w:date="2026-02-11T11:33:00Z" w16du:dateUtc="2026-02-11T03:33:00Z">
            <w:rPr>
              <w:rFonts w:ascii="Arial" w:hAnsi="Arial" w:cs="Arial"/>
              <w:color w:val="000000" w:themeColor="text1"/>
              <w:sz w:val="22"/>
            </w:rPr>
          </w:rPrChange>
        </w:rPr>
        <w:t xml:space="preserve"> predictors, leveraging SHAP and LIME for their capacity to provide interpretable insights across diverse model architectures. SHAP, based on cooperative game theory, quantifies the contribution of individual peptide residues to model predictions by calculating Shapley values through iterative perturbations. LIME, on the other hand, employs local surrogate models to approximate complex predictions by assessing the effects of perturbed peptide sequences.</w:t>
      </w:r>
    </w:p>
    <w:p w14:paraId="4FD62799" w14:textId="77777777" w:rsidR="00151988" w:rsidRPr="003F084D" w:rsidRDefault="00151988" w:rsidP="00151988">
      <w:pPr>
        <w:spacing w:line="360" w:lineRule="auto"/>
        <w:ind w:firstLineChars="200" w:firstLine="440"/>
        <w:rPr>
          <w:rFonts w:ascii="Times New Roman" w:hAnsi="Times New Roman" w:cs="Times New Roman"/>
          <w:color w:val="000000" w:themeColor="text1"/>
          <w:sz w:val="22"/>
          <w:rPrChange w:id="1571" w:author="Yuting Wang" w:date="2026-02-11T11:33:00Z" w16du:dateUtc="2026-02-11T03:33:00Z">
            <w:rPr>
              <w:rFonts w:ascii="Arial" w:hAnsi="Arial" w:cs="Arial"/>
              <w:color w:val="000000" w:themeColor="text1"/>
              <w:sz w:val="22"/>
            </w:rPr>
          </w:rPrChange>
        </w:rPr>
      </w:pPr>
      <w:r w:rsidRPr="003F084D">
        <w:rPr>
          <w:rFonts w:ascii="Times New Roman" w:hAnsi="Times New Roman" w:cs="Times New Roman"/>
          <w:color w:val="000000" w:themeColor="text1"/>
          <w:sz w:val="22"/>
          <w:rPrChange w:id="1572" w:author="Yuting Wang" w:date="2026-02-11T11:33:00Z" w16du:dateUtc="2026-02-11T03:33:00Z">
            <w:rPr>
              <w:rFonts w:ascii="Arial" w:hAnsi="Arial" w:cs="Arial"/>
              <w:color w:val="000000" w:themeColor="text1"/>
              <w:sz w:val="22"/>
            </w:rPr>
          </w:rPrChange>
        </w:rPr>
        <w:t xml:space="preserve">To address the specific input requirements of the selected predictors, we extended the MHCXAI framework to process peptide-MHC allele pairs and generate comprehensive explanations. These </w:t>
      </w:r>
      <w:r w:rsidRPr="003F084D">
        <w:rPr>
          <w:rFonts w:ascii="Times New Roman" w:hAnsi="Times New Roman" w:cs="Times New Roman"/>
          <w:color w:val="000000" w:themeColor="text1"/>
          <w:sz w:val="22"/>
          <w:rPrChange w:id="1573" w:author="Yuting Wang" w:date="2026-02-11T11:33:00Z" w16du:dateUtc="2026-02-11T03:33:00Z">
            <w:rPr>
              <w:rFonts w:ascii="Arial" w:hAnsi="Arial" w:cs="Arial"/>
              <w:color w:val="000000" w:themeColor="text1"/>
              <w:sz w:val="22"/>
            </w:rPr>
          </w:rPrChange>
        </w:rPr>
        <w:lastRenderedPageBreak/>
        <w:t>enhancements improved the framework's compatibility and computational efficiency, particularly when applied to large datasets. The explanations generated by SHAP and LIME identified critical peptide residues involved in MHC binding predictions, providing valuable insights into model behavior and enhancing interpretability. This systematic approach aligns explanation methods with predictor-specific outputs while maintaining scalability and efficiency.</w:t>
      </w:r>
    </w:p>
    <w:p w14:paraId="63E5E1F6" w14:textId="7B2F088B" w:rsidR="00151988" w:rsidRPr="003F084D" w:rsidDel="00D8798C" w:rsidRDefault="00151988">
      <w:pPr>
        <w:spacing w:line="360" w:lineRule="auto"/>
        <w:ind w:firstLine="360"/>
        <w:rPr>
          <w:del w:id="1574" w:author="嘏 吴" w:date="2026-03-29T22:38:00Z" w16du:dateUtc="2026-03-29T14:38:00Z"/>
          <w:rFonts w:ascii="Times New Roman" w:hAnsi="Times New Roman" w:cs="Times New Roman"/>
          <w:color w:val="000000" w:themeColor="text1"/>
          <w:sz w:val="22"/>
          <w:rPrChange w:id="1575" w:author="Yuting Wang" w:date="2026-02-11T11:33:00Z" w16du:dateUtc="2026-02-11T03:33:00Z">
            <w:rPr>
              <w:del w:id="1576" w:author="嘏 吴" w:date="2026-03-29T22:38:00Z" w16du:dateUtc="2026-03-29T14:38:00Z"/>
              <w:rFonts w:ascii="Arial" w:hAnsi="Arial" w:cs="Arial"/>
              <w:color w:val="000000" w:themeColor="text1"/>
              <w:sz w:val="22"/>
            </w:rPr>
          </w:rPrChange>
        </w:rPr>
        <w:pPrChange w:id="1577" w:author="嘏 吴" w:date="2026-03-29T22:35:00Z" w16du:dateUtc="2026-03-29T14:35:00Z">
          <w:pPr>
            <w:spacing w:line="360" w:lineRule="auto"/>
          </w:pPr>
        </w:pPrChange>
      </w:pPr>
      <w:r w:rsidRPr="003F084D">
        <w:rPr>
          <w:rFonts w:ascii="Times New Roman" w:hAnsi="Times New Roman" w:cs="Times New Roman"/>
          <w:color w:val="000000" w:themeColor="text1"/>
          <w:sz w:val="22"/>
          <w:rPrChange w:id="1578" w:author="Yuting Wang" w:date="2026-02-11T11:33:00Z" w16du:dateUtc="2026-02-11T03:33:00Z">
            <w:rPr>
              <w:rFonts w:ascii="Arial" w:hAnsi="Arial" w:cs="Arial"/>
              <w:color w:val="000000" w:themeColor="text1"/>
              <w:sz w:val="22"/>
            </w:rPr>
          </w:rPrChange>
        </w:rPr>
        <w:t xml:space="preserve">Eight high-performing methods—NetMHCpan4.1_BA, NetMHCpan4.1_EL, MHCflurry2.0_BA, </w:t>
      </w:r>
      <w:del w:id="1579" w:author="Yuting Wang" w:date="2026-03-02T10:54:00Z" w16du:dateUtc="2026-03-02T02:54:00Z">
        <w:r w:rsidRPr="003F084D" w:rsidDel="00907314">
          <w:rPr>
            <w:rFonts w:ascii="Times New Roman" w:hAnsi="Times New Roman" w:cs="Times New Roman"/>
            <w:color w:val="000000" w:themeColor="text1"/>
            <w:sz w:val="22"/>
            <w:rPrChange w:id="1580" w:author="Yuting Wang" w:date="2026-02-11T11:33:00Z" w16du:dateUtc="2026-02-11T03:33:00Z">
              <w:rPr>
                <w:rFonts w:ascii="Arial" w:hAnsi="Arial" w:cs="Arial"/>
                <w:color w:val="000000" w:themeColor="text1"/>
                <w:sz w:val="22"/>
              </w:rPr>
            </w:rPrChange>
          </w:rPr>
          <w:delText>MHCflurry2.0_PS</w:delText>
        </w:r>
      </w:del>
      <w:ins w:id="1581" w:author="Yuting Wang" w:date="2026-03-02T10:54:00Z" w16du:dateUtc="2026-03-02T02:54:00Z">
        <w:r w:rsidR="00907314">
          <w:rPr>
            <w:rFonts w:ascii="Times New Roman" w:hAnsi="Times New Roman" w:cs="Times New Roman"/>
            <w:color w:val="000000" w:themeColor="text1"/>
            <w:sz w:val="22"/>
          </w:rPr>
          <w:t>MHCflurry2.0_AP</w:t>
        </w:r>
      </w:ins>
      <w:r w:rsidRPr="003F084D">
        <w:rPr>
          <w:rFonts w:ascii="Times New Roman" w:hAnsi="Times New Roman" w:cs="Times New Roman"/>
          <w:color w:val="000000" w:themeColor="text1"/>
          <w:sz w:val="22"/>
          <w:rPrChange w:id="1582" w:author="Yuting Wang" w:date="2026-02-11T11:33:00Z" w16du:dateUtc="2026-02-11T03:33:00Z">
            <w:rPr>
              <w:rFonts w:ascii="Arial" w:hAnsi="Arial" w:cs="Arial"/>
              <w:color w:val="000000" w:themeColor="text1"/>
              <w:sz w:val="22"/>
            </w:rPr>
          </w:rPrChange>
        </w:rPr>
        <w:t>, CapsNet-MHC_AN, BigMHC, STMHCpan, and TransPHLA—were selected for generating explanations. Given the computational resources required to apply MHCXAI methods across all peptides, a representative test dataset was carefully constructed. The dataset preparation involved the following steps:</w:t>
      </w:r>
      <w:ins w:id="1583" w:author="Yuting Wang" w:date="2026-02-09T17:44:00Z" w16du:dateUtc="2026-02-09T09:44:00Z">
        <w:r w:rsidR="00F55D27" w:rsidRPr="003F084D">
          <w:rPr>
            <w:rFonts w:ascii="Times New Roman" w:hAnsi="Times New Roman" w:cs="Times New Roman"/>
            <w:color w:val="000000" w:themeColor="text1"/>
            <w:sz w:val="22"/>
            <w:rPrChange w:id="1584" w:author="Yuting Wang" w:date="2026-02-11T11:33:00Z" w16du:dateUtc="2026-02-11T03:33:00Z">
              <w:rPr>
                <w:rFonts w:ascii="Arial" w:hAnsi="Arial" w:cs="Arial"/>
                <w:color w:val="000000" w:themeColor="text1"/>
                <w:sz w:val="22"/>
              </w:rPr>
            </w:rPrChange>
          </w:rPr>
          <w:t xml:space="preserve"> </w:t>
        </w:r>
      </w:ins>
      <w:r w:rsidR="00DD5C11" w:rsidRPr="003F084D">
        <w:rPr>
          <w:rFonts w:ascii="Times New Roman" w:hAnsi="Times New Roman" w:cs="Times New Roman"/>
          <w:color w:val="000000" w:themeColor="text1"/>
          <w:sz w:val="22"/>
          <w:rPrChange w:id="1585" w:author="Yuting Wang" w:date="2026-02-11T11:33:00Z" w16du:dateUtc="2026-02-11T03:33:00Z">
            <w:rPr>
              <w:rFonts w:ascii="Arial" w:hAnsi="Arial" w:cs="Arial"/>
              <w:color w:val="000000" w:themeColor="text1"/>
              <w:sz w:val="22"/>
            </w:rPr>
          </w:rPrChange>
        </w:rPr>
        <w:t xml:space="preserve">(1) </w:t>
      </w:r>
      <w:r w:rsidRPr="003F084D">
        <w:rPr>
          <w:rFonts w:ascii="Times New Roman" w:hAnsi="Times New Roman" w:cs="Times New Roman"/>
          <w:color w:val="000000" w:themeColor="text1"/>
          <w:sz w:val="22"/>
          <w:rPrChange w:id="1586" w:author="Yuting Wang" w:date="2026-02-11T11:33:00Z" w16du:dateUtc="2026-02-11T03:33:00Z">
            <w:rPr>
              <w:rFonts w:ascii="Arial" w:hAnsi="Arial" w:cs="Arial"/>
              <w:color w:val="000000" w:themeColor="text1"/>
              <w:sz w:val="22"/>
            </w:rPr>
          </w:rPrChange>
        </w:rPr>
        <w:t>Positive binding peptides for HLA-A</w:t>
      </w:r>
      <w:ins w:id="1587" w:author="Yuting Wang" w:date="2026-03-02T10:33:00Z" w16du:dateUtc="2026-03-02T02:33:00Z">
        <w:r w:rsidR="00F330F4" w:rsidRPr="00F330F4">
          <w:rPr>
            <w:rFonts w:ascii="Times New Roman" w:hAnsi="Times New Roman" w:cs="Times New Roman" w:hint="eastAsia"/>
            <w:color w:val="000000" w:themeColor="text1"/>
            <w:sz w:val="22"/>
          </w:rPr>
          <w:t>*</w:t>
        </w:r>
      </w:ins>
      <w:r w:rsidRPr="00F330F4">
        <w:rPr>
          <w:rFonts w:ascii="Times New Roman" w:hAnsi="Times New Roman" w:cs="Times New Roman"/>
          <w:color w:val="000000" w:themeColor="text1"/>
          <w:sz w:val="22"/>
          <w:rPrChange w:id="1588" w:author="Yuting Wang" w:date="2026-03-02T10:35:00Z" w16du:dateUtc="2026-03-02T02:35:00Z">
            <w:rPr>
              <w:rFonts w:ascii="Arial" w:hAnsi="Arial" w:cs="Arial"/>
              <w:i/>
              <w:iCs/>
              <w:color w:val="000000" w:themeColor="text1"/>
              <w:sz w:val="22"/>
            </w:rPr>
          </w:rPrChange>
        </w:rPr>
        <w:t>02:01, HLA-B</w:t>
      </w:r>
      <w:ins w:id="1589" w:author="Yuting Wang" w:date="2026-03-02T10:34:00Z" w16du:dateUtc="2026-03-02T02:34:00Z">
        <w:r w:rsidR="00F330F4" w:rsidRPr="00F330F4">
          <w:rPr>
            <w:rFonts w:ascii="Times New Roman" w:hAnsi="Times New Roman" w:cs="Times New Roman"/>
            <w:color w:val="000000" w:themeColor="text1"/>
            <w:sz w:val="22"/>
            <w:rPrChange w:id="1590" w:author="Yuting Wang" w:date="2026-03-02T10:35:00Z" w16du:dateUtc="2026-03-02T02:35:00Z">
              <w:rPr>
                <w:rFonts w:ascii="Times New Roman" w:hAnsi="Times New Roman" w:cs="Times New Roman"/>
                <w:i/>
                <w:iCs/>
                <w:color w:val="000000" w:themeColor="text1"/>
                <w:sz w:val="22"/>
              </w:rPr>
            </w:rPrChange>
          </w:rPr>
          <w:t>*</w:t>
        </w:r>
      </w:ins>
      <w:r w:rsidRPr="00F330F4">
        <w:rPr>
          <w:rFonts w:ascii="Times New Roman" w:hAnsi="Times New Roman" w:cs="Times New Roman"/>
          <w:color w:val="000000" w:themeColor="text1"/>
          <w:sz w:val="22"/>
          <w:rPrChange w:id="1591" w:author="Yuting Wang" w:date="2026-03-02T10:35:00Z" w16du:dateUtc="2026-03-02T02:35:00Z">
            <w:rPr>
              <w:rFonts w:ascii="Arial" w:hAnsi="Arial" w:cs="Arial"/>
              <w:color w:val="000000" w:themeColor="text1"/>
              <w:sz w:val="22"/>
            </w:rPr>
          </w:rPrChange>
        </w:rPr>
        <w:t>15:02, and HLA-C*05</w:t>
      </w:r>
      <w:r w:rsidRPr="003F084D">
        <w:rPr>
          <w:rFonts w:ascii="Times New Roman" w:hAnsi="Times New Roman" w:cs="Times New Roman"/>
          <w:color w:val="000000" w:themeColor="text1"/>
          <w:sz w:val="22"/>
          <w:rPrChange w:id="1592" w:author="Yuting Wang" w:date="2026-02-11T11:33:00Z" w16du:dateUtc="2026-02-11T03:33:00Z">
            <w:rPr>
              <w:rFonts w:ascii="Arial" w:hAnsi="Arial" w:cs="Arial"/>
              <w:color w:val="000000" w:themeColor="text1"/>
              <w:sz w:val="22"/>
            </w:rPr>
          </w:rPrChange>
        </w:rPr>
        <w:t>:01 were extracted from the validation dataset.</w:t>
      </w:r>
      <w:ins w:id="1593" w:author="Yuting Wang" w:date="2026-02-09T17:44:00Z" w16du:dateUtc="2026-02-09T09:44:00Z">
        <w:r w:rsidR="00F55D27" w:rsidRPr="003F084D">
          <w:rPr>
            <w:rFonts w:ascii="Times New Roman" w:hAnsi="Times New Roman" w:cs="Times New Roman"/>
            <w:color w:val="000000" w:themeColor="text1"/>
            <w:sz w:val="22"/>
            <w:rPrChange w:id="1594" w:author="Yuting Wang" w:date="2026-02-11T11:33:00Z" w16du:dateUtc="2026-02-11T03:33:00Z">
              <w:rPr>
                <w:rFonts w:ascii="Arial" w:hAnsi="Arial" w:cs="Arial"/>
                <w:color w:val="000000" w:themeColor="text1"/>
                <w:sz w:val="22"/>
              </w:rPr>
            </w:rPrChange>
          </w:rPr>
          <w:t xml:space="preserve"> </w:t>
        </w:r>
      </w:ins>
      <w:r w:rsidR="00DD5C11" w:rsidRPr="003F084D">
        <w:rPr>
          <w:rFonts w:ascii="Times New Roman" w:hAnsi="Times New Roman" w:cs="Times New Roman"/>
          <w:color w:val="000000" w:themeColor="text1"/>
          <w:sz w:val="22"/>
          <w:rPrChange w:id="1595" w:author="Yuting Wang" w:date="2026-02-11T11:33:00Z" w16du:dateUtc="2026-02-11T03:33:00Z">
            <w:rPr>
              <w:rFonts w:ascii="Arial" w:hAnsi="Arial" w:cs="Arial"/>
              <w:color w:val="000000" w:themeColor="text1"/>
              <w:sz w:val="22"/>
            </w:rPr>
          </w:rPrChange>
        </w:rPr>
        <w:t xml:space="preserve">(2) </w:t>
      </w:r>
      <w:ins w:id="1596" w:author="嘏 吴" w:date="2026-03-29T22:36:00Z" w16du:dateUtc="2026-03-29T14:36:00Z">
        <w:r w:rsidR="00D8798C" w:rsidRPr="00D8798C">
          <w:rPr>
            <w:rFonts w:ascii="Times New Roman" w:hAnsi="Times New Roman" w:cs="Times New Roman" w:hint="eastAsia"/>
            <w:color w:val="000000" w:themeColor="text1"/>
            <w:sz w:val="22"/>
          </w:rPr>
          <w:t>Peptides for which all eight methods produced identical binary predictions were explicitly filtered out. This variance-based exclusion was deliberately implemented to isolate highly discordant peptides, maximizing the signal-to-noise ratio to effectively diagnose why certain tools succeed where others fail.</w:t>
        </w:r>
      </w:ins>
      <w:del w:id="1597" w:author="嘏 吴" w:date="2026-03-29T22:36:00Z" w16du:dateUtc="2026-03-29T14:36:00Z">
        <w:r w:rsidRPr="003F084D" w:rsidDel="00D8798C">
          <w:rPr>
            <w:rFonts w:ascii="Times New Roman" w:hAnsi="Times New Roman" w:cs="Times New Roman"/>
            <w:color w:val="000000" w:themeColor="text1"/>
            <w:sz w:val="22"/>
            <w:rPrChange w:id="1598" w:author="Yuting Wang" w:date="2026-02-11T11:33:00Z" w16du:dateUtc="2026-02-11T03:33:00Z">
              <w:rPr>
                <w:rFonts w:ascii="Arial" w:hAnsi="Arial" w:cs="Arial"/>
                <w:color w:val="000000" w:themeColor="text1"/>
                <w:sz w:val="22"/>
              </w:rPr>
            </w:rPrChange>
          </w:rPr>
          <w:delText>Peptides for which all eight methods produced identical binary predictions were excluded.</w:delText>
        </w:r>
      </w:del>
      <w:ins w:id="1599" w:author="Yuting Wang" w:date="2026-02-09T17:44:00Z" w16du:dateUtc="2026-02-09T09:44:00Z">
        <w:r w:rsidR="00F55D27" w:rsidRPr="003F084D">
          <w:rPr>
            <w:rFonts w:ascii="Times New Roman" w:hAnsi="Times New Roman" w:cs="Times New Roman"/>
            <w:color w:val="000000" w:themeColor="text1"/>
            <w:sz w:val="22"/>
            <w:rPrChange w:id="1600" w:author="Yuting Wang" w:date="2026-02-11T11:33:00Z" w16du:dateUtc="2026-02-11T03:33:00Z">
              <w:rPr>
                <w:rFonts w:ascii="Arial" w:hAnsi="Arial" w:cs="Arial"/>
                <w:color w:val="000000" w:themeColor="text1"/>
                <w:sz w:val="22"/>
              </w:rPr>
            </w:rPrChange>
          </w:rPr>
          <w:t xml:space="preserve"> </w:t>
        </w:r>
      </w:ins>
      <w:ins w:id="1601" w:author="嘏 吴" w:date="2026-03-29T22:37:00Z" w16du:dateUtc="2026-03-29T14:37:00Z">
        <w:r w:rsidR="00D8798C" w:rsidRPr="00D8798C">
          <w:rPr>
            <w:rFonts w:ascii="Times New Roman" w:hAnsi="Times New Roman" w:cs="Times New Roman" w:hint="eastAsia"/>
            <w:color w:val="000000" w:themeColor="text1"/>
            <w:sz w:val="22"/>
          </w:rPr>
          <w:t>(3) For each selected allele, a global position weight matrix (PWM) was derived from Supplementary Table S14, alongside the false negative (FN) ratio rank across the eight predictors. (4) To conduct a robust XAI analysis within computationally feasible limits, we implemented a rigorous greedy sampling algorithm rather than simple random sampling. This algorithm iteratively selected a highly representative subset of 100 peptides per allele (300 in total) by minimizing the Euclidean distance between the PWMs of the subset and the global dataset, ensuring canonical binding motifs and global FN ratio profiles were faithfully preserved.</w:t>
        </w:r>
        <w:r w:rsidR="00D8798C" w:rsidRPr="00D8798C" w:rsidDel="00D8798C">
          <w:rPr>
            <w:rFonts w:ascii="Times New Roman" w:hAnsi="Times New Roman" w:cs="Times New Roman"/>
            <w:color w:val="000000" w:themeColor="text1"/>
            <w:sz w:val="22"/>
          </w:rPr>
          <w:t xml:space="preserve"> </w:t>
        </w:r>
      </w:ins>
      <w:del w:id="1602" w:author="嘏 吴" w:date="2026-03-29T22:37:00Z" w16du:dateUtc="2026-03-29T14:37:00Z">
        <w:r w:rsidR="00DD5C11" w:rsidRPr="003F084D" w:rsidDel="00D8798C">
          <w:rPr>
            <w:rFonts w:ascii="Times New Roman" w:hAnsi="Times New Roman" w:cs="Times New Roman"/>
            <w:color w:val="000000" w:themeColor="text1"/>
            <w:sz w:val="22"/>
            <w:rPrChange w:id="1603" w:author="Yuting Wang" w:date="2026-02-11T11:33:00Z" w16du:dateUtc="2026-02-11T03:33:00Z">
              <w:rPr>
                <w:rFonts w:ascii="Arial" w:hAnsi="Arial" w:cs="Arial"/>
                <w:color w:val="000000" w:themeColor="text1"/>
                <w:sz w:val="22"/>
              </w:rPr>
            </w:rPrChange>
          </w:rPr>
          <w:delText xml:space="preserve">(3) </w:delText>
        </w:r>
        <w:r w:rsidRPr="003F084D" w:rsidDel="00D8798C">
          <w:rPr>
            <w:rFonts w:ascii="Times New Roman" w:hAnsi="Times New Roman" w:cs="Times New Roman"/>
            <w:color w:val="000000" w:themeColor="text1"/>
            <w:sz w:val="22"/>
            <w:rPrChange w:id="1604" w:author="Yuting Wang" w:date="2026-02-11T11:33:00Z" w16du:dateUtc="2026-02-11T03:33:00Z">
              <w:rPr>
                <w:rFonts w:ascii="Arial" w:hAnsi="Arial" w:cs="Arial"/>
                <w:color w:val="000000" w:themeColor="text1"/>
                <w:sz w:val="22"/>
              </w:rPr>
            </w:rPrChange>
          </w:rPr>
          <w:delText>For each selected allele, a global position weight matrix (PWM) was derived from Supplementary Data 9</w:delText>
        </w:r>
      </w:del>
      <w:ins w:id="1605" w:author="Yuting Wang" w:date="2026-02-10T16:55:00Z" w16du:dateUtc="2026-02-10T08:55:00Z">
        <w:del w:id="1606" w:author="嘏 吴" w:date="2026-03-29T22:37:00Z" w16du:dateUtc="2026-03-29T14:37:00Z">
          <w:r w:rsidR="00886907" w:rsidRPr="003F084D" w:rsidDel="00D8798C">
            <w:rPr>
              <w:rFonts w:ascii="Times New Roman" w:hAnsi="Times New Roman" w:cs="Times New Roman"/>
              <w:color w:val="000000" w:themeColor="text1"/>
              <w:sz w:val="22"/>
              <w:rPrChange w:id="1607" w:author="Yuting Wang" w:date="2026-02-11T11:33:00Z" w16du:dateUtc="2026-02-11T03:33:00Z">
                <w:rPr>
                  <w:rFonts w:ascii="Arial" w:hAnsi="Arial" w:cs="Arial"/>
                  <w:color w:val="000000" w:themeColor="text1"/>
                  <w:sz w:val="22"/>
                </w:rPr>
              </w:rPrChange>
            </w:rPr>
            <w:delText>3</w:delText>
          </w:r>
        </w:del>
      </w:ins>
      <w:del w:id="1608" w:author="嘏 吴" w:date="2026-03-29T22:37:00Z" w16du:dateUtc="2026-03-29T14:37:00Z">
        <w:r w:rsidRPr="003F084D" w:rsidDel="00D8798C">
          <w:rPr>
            <w:rFonts w:ascii="Times New Roman" w:hAnsi="Times New Roman" w:cs="Times New Roman"/>
            <w:color w:val="000000" w:themeColor="text1"/>
            <w:sz w:val="22"/>
            <w:rPrChange w:id="1609" w:author="Yuting Wang" w:date="2026-02-11T11:33:00Z" w16du:dateUtc="2026-02-11T03:33:00Z">
              <w:rPr>
                <w:rFonts w:ascii="Arial" w:hAnsi="Arial" w:cs="Arial"/>
                <w:color w:val="000000" w:themeColor="text1"/>
                <w:sz w:val="22"/>
              </w:rPr>
            </w:rPrChange>
          </w:rPr>
          <w:delText>, alongside the false negative (FN) ratio rank across the eight predictors.</w:delText>
        </w:r>
      </w:del>
      <w:ins w:id="1610" w:author="Yuting Wang" w:date="2026-02-09T17:44:00Z" w16du:dateUtc="2026-02-09T09:44:00Z">
        <w:del w:id="1611" w:author="嘏 吴" w:date="2026-03-29T22:37:00Z" w16du:dateUtc="2026-03-29T14:37:00Z">
          <w:r w:rsidR="00F55D27" w:rsidRPr="003F084D" w:rsidDel="00D8798C">
            <w:rPr>
              <w:rFonts w:ascii="Times New Roman" w:hAnsi="Times New Roman" w:cs="Times New Roman"/>
              <w:color w:val="000000" w:themeColor="text1"/>
              <w:sz w:val="22"/>
              <w:rPrChange w:id="1612" w:author="Yuting Wang" w:date="2026-02-11T11:33:00Z" w16du:dateUtc="2026-02-11T03:33:00Z">
                <w:rPr>
                  <w:rFonts w:ascii="Arial" w:hAnsi="Arial" w:cs="Arial"/>
                  <w:color w:val="000000" w:themeColor="text1"/>
                  <w:sz w:val="22"/>
                </w:rPr>
              </w:rPrChange>
            </w:rPr>
            <w:delText xml:space="preserve"> </w:delText>
          </w:r>
        </w:del>
      </w:ins>
      <w:del w:id="1613" w:author="嘏 吴" w:date="2026-03-29T22:37:00Z" w16du:dateUtc="2026-03-29T14:37:00Z">
        <w:r w:rsidR="00DD5C11" w:rsidRPr="003F084D" w:rsidDel="00D8798C">
          <w:rPr>
            <w:rFonts w:ascii="Times New Roman" w:hAnsi="Times New Roman" w:cs="Times New Roman"/>
            <w:color w:val="000000" w:themeColor="text1"/>
            <w:sz w:val="22"/>
            <w:rPrChange w:id="1614" w:author="Yuting Wang" w:date="2026-02-11T11:33:00Z" w16du:dateUtc="2026-02-11T03:33:00Z">
              <w:rPr>
                <w:rFonts w:ascii="Arial" w:hAnsi="Arial" w:cs="Arial"/>
                <w:color w:val="000000" w:themeColor="text1"/>
                <w:sz w:val="22"/>
              </w:rPr>
            </w:rPrChange>
          </w:rPr>
          <w:delText xml:space="preserve">(4) </w:delText>
        </w:r>
        <w:r w:rsidRPr="003F084D" w:rsidDel="00D8798C">
          <w:rPr>
            <w:rFonts w:ascii="Times New Roman" w:hAnsi="Times New Roman" w:cs="Times New Roman"/>
            <w:color w:val="000000" w:themeColor="text1"/>
            <w:sz w:val="22"/>
            <w:rPrChange w:id="1615" w:author="Yuting Wang" w:date="2026-02-11T11:33:00Z" w16du:dateUtc="2026-02-11T03:33:00Z">
              <w:rPr>
                <w:rFonts w:ascii="Arial" w:hAnsi="Arial" w:cs="Arial"/>
                <w:color w:val="000000" w:themeColor="text1"/>
                <w:sz w:val="22"/>
              </w:rPr>
            </w:rPrChange>
          </w:rPr>
          <w:delText>Multiple random samples of 100 peptides were selected for each allele, and their PWMs and FN ratio ranks were calculated. The sets most similar to the initial PWM and FN ratio rank were selected as the final test dataset.</w:delText>
        </w:r>
      </w:del>
    </w:p>
    <w:p w14:paraId="69D75B31" w14:textId="564A6823" w:rsidR="00151988" w:rsidDel="007B6742" w:rsidRDefault="007B6742" w:rsidP="007B6742">
      <w:pPr>
        <w:spacing w:line="360" w:lineRule="auto"/>
        <w:ind w:firstLine="360"/>
        <w:rPr>
          <w:del w:id="1616" w:author="嘏 吴" w:date="2026-03-29T22:39:00Z" w16du:dateUtc="2026-03-29T14:39:00Z"/>
          <w:rFonts w:ascii="Times New Roman" w:hAnsi="Times New Roman" w:cs="Times New Roman"/>
          <w:color w:val="000000" w:themeColor="text1"/>
          <w:sz w:val="22"/>
        </w:rPr>
      </w:pPr>
      <w:ins w:id="1617" w:author="嘏 吴" w:date="2026-03-29T22:39:00Z">
        <w:r w:rsidRPr="007B6742">
          <w:rPr>
            <w:rFonts w:ascii="Times New Roman" w:hAnsi="Times New Roman" w:cs="Times New Roman"/>
            <w:color w:val="000000" w:themeColor="text1"/>
            <w:sz w:val="22"/>
          </w:rPr>
          <w:t>The exact raw SHAP and LIME attribution values for these 300 representative peptide-MHC pairs, along with the detailed peptide list, are provided in Supplementary Table S15.</w:t>
        </w:r>
      </w:ins>
      <w:del w:id="1618" w:author="嘏 吴" w:date="2026-03-29T22:39:00Z" w16du:dateUtc="2026-03-29T14:39:00Z">
        <w:r w:rsidR="00151988" w:rsidRPr="003F084D" w:rsidDel="007B6742">
          <w:rPr>
            <w:rFonts w:ascii="Times New Roman" w:hAnsi="Times New Roman" w:cs="Times New Roman"/>
            <w:color w:val="000000" w:themeColor="text1"/>
            <w:sz w:val="22"/>
            <w:rPrChange w:id="1619" w:author="Yuting Wang" w:date="2026-02-11T11:33:00Z" w16du:dateUtc="2026-02-11T03:33:00Z">
              <w:rPr>
                <w:rFonts w:ascii="Arial" w:hAnsi="Arial" w:cs="Arial"/>
                <w:color w:val="000000" w:themeColor="text1"/>
                <w:sz w:val="22"/>
              </w:rPr>
            </w:rPrChange>
          </w:rPr>
          <w:delText xml:space="preserve">The detailed peptide list is provided in Supplementary </w:delText>
        </w:r>
      </w:del>
      <w:del w:id="1620" w:author="嘏 吴" w:date="2026-03-29T22:38:00Z" w16du:dateUtc="2026-03-29T14:38:00Z">
        <w:r w:rsidR="00151988" w:rsidRPr="003F084D" w:rsidDel="00D8798C">
          <w:rPr>
            <w:rFonts w:ascii="Times New Roman" w:hAnsi="Times New Roman" w:cs="Times New Roman"/>
            <w:color w:val="000000" w:themeColor="text1"/>
            <w:sz w:val="22"/>
            <w:rPrChange w:id="1621" w:author="Yuting Wang" w:date="2026-02-11T11:33:00Z" w16du:dateUtc="2026-02-11T03:33:00Z">
              <w:rPr>
                <w:rFonts w:ascii="Arial" w:hAnsi="Arial" w:cs="Arial"/>
                <w:color w:val="000000" w:themeColor="text1"/>
                <w:sz w:val="22"/>
              </w:rPr>
            </w:rPrChange>
          </w:rPr>
          <w:delText>Data 4</w:delText>
        </w:r>
      </w:del>
      <w:del w:id="1622" w:author="嘏 吴" w:date="2026-03-29T22:39:00Z" w16du:dateUtc="2026-03-29T14:39:00Z">
        <w:r w:rsidR="00151988" w:rsidRPr="003F084D" w:rsidDel="007B6742">
          <w:rPr>
            <w:rFonts w:ascii="Times New Roman" w:hAnsi="Times New Roman" w:cs="Times New Roman"/>
            <w:color w:val="000000" w:themeColor="text1"/>
            <w:sz w:val="22"/>
            <w:rPrChange w:id="1623" w:author="Yuting Wang" w:date="2026-02-11T11:33:00Z" w16du:dateUtc="2026-02-11T03:33:00Z">
              <w:rPr>
                <w:rFonts w:ascii="Arial" w:hAnsi="Arial" w:cs="Arial"/>
                <w:color w:val="000000" w:themeColor="text1"/>
                <w:sz w:val="22"/>
              </w:rPr>
            </w:rPrChange>
          </w:rPr>
          <w:delText>.</w:delText>
        </w:r>
      </w:del>
    </w:p>
    <w:p w14:paraId="0447D227" w14:textId="77777777" w:rsidR="007B6742" w:rsidRPr="007B6742" w:rsidRDefault="007B6742" w:rsidP="007B6742">
      <w:pPr>
        <w:spacing w:line="360" w:lineRule="auto"/>
        <w:ind w:firstLine="360"/>
        <w:rPr>
          <w:ins w:id="1624" w:author="嘏 吴" w:date="2026-03-29T22:39:00Z" w16du:dateUtc="2026-03-29T14:39:00Z"/>
          <w:rFonts w:ascii="Times New Roman" w:hAnsi="Times New Roman" w:cs="Times New Roman"/>
          <w:color w:val="000000" w:themeColor="text1"/>
          <w:sz w:val="22"/>
          <w:rPrChange w:id="1625" w:author="嘏 吴" w:date="2026-03-29T22:39:00Z" w16du:dateUtc="2026-03-29T14:39:00Z">
            <w:rPr>
              <w:ins w:id="1626" w:author="嘏 吴" w:date="2026-03-29T22:39:00Z" w16du:dateUtc="2026-03-29T14:39:00Z"/>
              <w:rFonts w:ascii="Arial" w:hAnsi="Arial" w:cs="Arial"/>
              <w:color w:val="000000" w:themeColor="text1"/>
              <w:sz w:val="22"/>
            </w:rPr>
          </w:rPrChange>
        </w:rPr>
      </w:pPr>
    </w:p>
    <w:p w14:paraId="7375E6A7" w14:textId="77777777" w:rsidR="00151988" w:rsidRPr="003F084D" w:rsidRDefault="00151988" w:rsidP="007B6742">
      <w:pPr>
        <w:spacing w:line="360" w:lineRule="auto"/>
        <w:ind w:firstLine="360"/>
        <w:rPr>
          <w:rFonts w:ascii="Times New Roman" w:hAnsi="Times New Roman" w:cs="Times New Roman"/>
          <w:b/>
          <w:bCs/>
          <w:color w:val="000000" w:themeColor="text1"/>
          <w:sz w:val="22"/>
          <w:rPrChange w:id="1627" w:author="Yuting Wang" w:date="2026-02-11T11:33:00Z" w16du:dateUtc="2026-02-11T03:33:00Z">
            <w:rPr>
              <w:rFonts w:ascii="Arial" w:hAnsi="Arial" w:cs="Arial"/>
              <w:b/>
              <w:bCs/>
              <w:color w:val="000000" w:themeColor="text1"/>
              <w:sz w:val="22"/>
            </w:rPr>
          </w:rPrChange>
        </w:rPr>
      </w:pPr>
    </w:p>
    <w:p w14:paraId="2E7D3A60" w14:textId="2BD1C5B9" w:rsidR="00A434C8" w:rsidRPr="003F084D" w:rsidRDefault="00D14FB2" w:rsidP="00DD5C11">
      <w:pPr>
        <w:spacing w:line="360" w:lineRule="auto"/>
        <w:rPr>
          <w:rFonts w:ascii="Times New Roman" w:hAnsi="Times New Roman" w:cs="Times New Roman"/>
          <w:b/>
          <w:bCs/>
          <w:color w:val="000000" w:themeColor="text1"/>
          <w:sz w:val="22"/>
          <w:rPrChange w:id="1628" w:author="Yuting Wang" w:date="2026-02-11T11:33:00Z" w16du:dateUtc="2026-02-11T03:33:00Z">
            <w:rPr>
              <w:rFonts w:ascii="Arial" w:hAnsi="Arial" w:cs="Arial"/>
              <w:b/>
              <w:bCs/>
              <w:color w:val="000000" w:themeColor="text1"/>
              <w:sz w:val="22"/>
            </w:rPr>
          </w:rPrChange>
        </w:rPr>
      </w:pPr>
      <w:r w:rsidRPr="003F084D">
        <w:rPr>
          <w:rFonts w:ascii="Times New Roman" w:hAnsi="Times New Roman" w:cs="Times New Roman"/>
          <w:b/>
          <w:bCs/>
          <w:color w:val="000000" w:themeColor="text1"/>
          <w:sz w:val="22"/>
          <w:rPrChange w:id="1629" w:author="Yuting Wang" w:date="2026-02-11T11:33:00Z" w16du:dateUtc="2026-02-11T03:33:00Z">
            <w:rPr>
              <w:rFonts w:ascii="Arial" w:hAnsi="Arial" w:cs="Arial"/>
              <w:b/>
              <w:bCs/>
              <w:color w:val="000000" w:themeColor="text1"/>
              <w:sz w:val="22"/>
            </w:rPr>
          </w:rPrChange>
        </w:rPr>
        <w:t>V</w:t>
      </w:r>
      <w:r w:rsidR="001045B4" w:rsidRPr="003F084D">
        <w:rPr>
          <w:rFonts w:ascii="Times New Roman" w:hAnsi="Times New Roman" w:cs="Times New Roman"/>
          <w:b/>
          <w:bCs/>
          <w:color w:val="000000" w:themeColor="text1"/>
          <w:sz w:val="22"/>
          <w:rPrChange w:id="1630" w:author="Yuting Wang" w:date="2026-02-11T11:33:00Z" w16du:dateUtc="2026-02-11T03:33:00Z">
            <w:rPr>
              <w:rFonts w:ascii="Arial" w:hAnsi="Arial" w:cs="Arial"/>
              <w:b/>
              <w:bCs/>
              <w:color w:val="000000" w:themeColor="text1"/>
              <w:sz w:val="22"/>
            </w:rPr>
          </w:rPrChange>
        </w:rPr>
        <w:t>alidation</w:t>
      </w:r>
      <w:r w:rsidR="00A434C8" w:rsidRPr="003F084D">
        <w:rPr>
          <w:rFonts w:ascii="Times New Roman" w:hAnsi="Times New Roman" w:cs="Times New Roman"/>
          <w:b/>
          <w:bCs/>
          <w:color w:val="000000" w:themeColor="text1"/>
          <w:sz w:val="22"/>
          <w:rPrChange w:id="1631" w:author="Yuting Wang" w:date="2026-02-11T11:33:00Z" w16du:dateUtc="2026-02-11T03:33:00Z">
            <w:rPr>
              <w:rFonts w:ascii="Arial" w:hAnsi="Arial" w:cs="Arial"/>
              <w:b/>
              <w:bCs/>
              <w:color w:val="000000" w:themeColor="text1"/>
              <w:sz w:val="22"/>
            </w:rPr>
          </w:rPrChange>
        </w:rPr>
        <w:t xml:space="preserve"> </w:t>
      </w:r>
      <w:r w:rsidR="001045B4" w:rsidRPr="003F084D">
        <w:rPr>
          <w:rFonts w:ascii="Times New Roman" w:hAnsi="Times New Roman" w:cs="Times New Roman"/>
          <w:b/>
          <w:bCs/>
          <w:color w:val="000000" w:themeColor="text1"/>
          <w:sz w:val="22"/>
          <w:rPrChange w:id="1632" w:author="Yuting Wang" w:date="2026-02-11T11:33:00Z" w16du:dateUtc="2026-02-11T03:33:00Z">
            <w:rPr>
              <w:rFonts w:ascii="Arial" w:hAnsi="Arial" w:cs="Arial"/>
              <w:b/>
              <w:bCs/>
              <w:color w:val="000000" w:themeColor="text1"/>
              <w:sz w:val="22"/>
            </w:rPr>
          </w:rPrChange>
        </w:rPr>
        <w:t>for</w:t>
      </w:r>
      <w:r w:rsidR="00A434C8" w:rsidRPr="003F084D">
        <w:rPr>
          <w:rFonts w:ascii="Times New Roman" w:hAnsi="Times New Roman" w:cs="Times New Roman"/>
          <w:b/>
          <w:bCs/>
          <w:color w:val="000000" w:themeColor="text1"/>
          <w:sz w:val="22"/>
          <w:rPrChange w:id="1633" w:author="Yuting Wang" w:date="2026-02-11T11:33:00Z" w16du:dateUtc="2026-02-11T03:33:00Z">
            <w:rPr>
              <w:rFonts w:ascii="Arial" w:hAnsi="Arial" w:cs="Arial"/>
              <w:b/>
              <w:bCs/>
              <w:color w:val="000000" w:themeColor="text1"/>
              <w:sz w:val="22"/>
            </w:rPr>
          </w:rPrChange>
        </w:rPr>
        <w:t xml:space="preserve"> explanations</w:t>
      </w:r>
    </w:p>
    <w:p w14:paraId="14E04402" w14:textId="77777777" w:rsidR="00B677E4" w:rsidRDefault="00DD5C11" w:rsidP="00DD5C11">
      <w:pPr>
        <w:widowControl/>
        <w:spacing w:line="360" w:lineRule="auto"/>
        <w:rPr>
          <w:ins w:id="1634" w:author="嘏 吴" w:date="2026-03-29T22:50:00Z" w16du:dateUtc="2026-03-29T14:50:00Z"/>
          <w:rFonts w:ascii="Times New Roman" w:eastAsia="宋体" w:hAnsi="Times New Roman" w:cs="Times New Roman"/>
          <w:color w:val="000000" w:themeColor="text1"/>
          <w:kern w:val="0"/>
          <w:sz w:val="22"/>
        </w:rPr>
      </w:pPr>
      <w:r w:rsidRPr="003F084D">
        <w:rPr>
          <w:rFonts w:ascii="Times New Roman" w:eastAsia="宋体" w:hAnsi="Times New Roman" w:cs="Times New Roman"/>
          <w:color w:val="000000" w:themeColor="text1"/>
          <w:kern w:val="0"/>
          <w:sz w:val="22"/>
          <w:rPrChange w:id="1635" w:author="Yuting Wang" w:date="2026-02-11T11:33:00Z" w16du:dateUtc="2026-02-11T03:33:00Z">
            <w:rPr>
              <w:rFonts w:ascii="Arial" w:eastAsia="宋体" w:hAnsi="Arial" w:cs="Arial"/>
              <w:color w:val="000000" w:themeColor="text1"/>
              <w:kern w:val="0"/>
              <w:sz w:val="22"/>
            </w:rPr>
          </w:rPrChange>
        </w:rPr>
        <w:t xml:space="preserve">To evaluate the reliability of the explanations generated by SHAP and LIME, we compared the predicted important peptide residues with computational ground truth derived from changes in free energy (ΔΔG) upon mutation of individual peptide residues in peptide-MHC binding. Experimentally, alanine-scanning mutagenesis provides a precise assessment of the energetic contribution of each peptide residue to binding affinity. However, due to the resource-intensive nature of this approach, we </w:t>
      </w:r>
      <w:r w:rsidRPr="003F084D">
        <w:rPr>
          <w:rFonts w:ascii="Times New Roman" w:eastAsia="宋体" w:hAnsi="Times New Roman" w:cs="Times New Roman"/>
          <w:color w:val="000000" w:themeColor="text1"/>
          <w:kern w:val="0"/>
          <w:sz w:val="22"/>
          <w:rPrChange w:id="1636" w:author="Yuting Wang" w:date="2026-02-11T11:33:00Z" w16du:dateUtc="2026-02-11T03:33:00Z">
            <w:rPr>
              <w:rFonts w:ascii="Arial" w:eastAsia="宋体" w:hAnsi="Arial" w:cs="Arial"/>
              <w:color w:val="000000" w:themeColor="text1"/>
              <w:kern w:val="0"/>
              <w:sz w:val="22"/>
            </w:rPr>
          </w:rPrChange>
        </w:rPr>
        <w:lastRenderedPageBreak/>
        <w:t xml:space="preserve">utilized computational alanine-scanning mutagenesis via the BAlaS tool to estimate ΔΔG values for peptide residues within the binding pocket of the MHC-I complex. </w:t>
      </w:r>
    </w:p>
    <w:p w14:paraId="48FB8ADA" w14:textId="77777777" w:rsidR="00B677E4" w:rsidRDefault="00DD5C11" w:rsidP="00B677E4">
      <w:pPr>
        <w:widowControl/>
        <w:spacing w:line="360" w:lineRule="auto"/>
        <w:ind w:firstLine="420"/>
        <w:rPr>
          <w:ins w:id="1637" w:author="嘏 吴" w:date="2026-03-29T22:52:00Z" w16du:dateUtc="2026-03-29T14:52:00Z"/>
          <w:rFonts w:ascii="Times New Roman" w:eastAsia="宋体" w:hAnsi="Times New Roman" w:cs="Times New Roman"/>
          <w:color w:val="000000" w:themeColor="text1"/>
          <w:kern w:val="0"/>
          <w:sz w:val="22"/>
        </w:rPr>
      </w:pPr>
      <w:r w:rsidRPr="003F084D">
        <w:rPr>
          <w:rFonts w:ascii="Times New Roman" w:eastAsia="宋体" w:hAnsi="Times New Roman" w:cs="Times New Roman"/>
          <w:color w:val="000000" w:themeColor="text1"/>
          <w:kern w:val="0"/>
          <w:sz w:val="22"/>
          <w:rPrChange w:id="1638" w:author="Yuting Wang" w:date="2026-02-11T11:33:00Z" w16du:dateUtc="2026-02-11T03:33:00Z">
            <w:rPr>
              <w:rFonts w:ascii="Arial" w:eastAsia="宋体" w:hAnsi="Arial" w:cs="Arial"/>
              <w:color w:val="000000" w:themeColor="text1"/>
              <w:kern w:val="0"/>
              <w:sz w:val="22"/>
            </w:rPr>
          </w:rPrChange>
        </w:rPr>
        <w:t>The pipeline began with structural predictions of peptide-MHC-I complexes generated using APE-Gen2.0</w:t>
      </w:r>
      <w:ins w:id="1639" w:author="嘏 吴" w:date="2026-03-29T22:50:00Z" w16du:dateUtc="2026-03-29T14:50:00Z">
        <w:r w:rsidR="00B677E4">
          <w:rPr>
            <w:rFonts w:ascii="Times New Roman" w:eastAsia="宋体" w:hAnsi="Times New Roman" w:cs="Times New Roman" w:hint="eastAsia"/>
            <w:color w:val="000000" w:themeColor="text1"/>
            <w:kern w:val="0"/>
            <w:sz w:val="22"/>
          </w:rPr>
          <w:t xml:space="preserve">. </w:t>
        </w:r>
      </w:ins>
      <w:ins w:id="1640" w:author="嘏 吴" w:date="2026-03-29T22:50:00Z">
        <w:r w:rsidR="00B677E4" w:rsidRPr="00B677E4">
          <w:rPr>
            <w:rFonts w:ascii="Times New Roman" w:eastAsia="宋体" w:hAnsi="Times New Roman" w:cs="Times New Roman"/>
            <w:color w:val="000000" w:themeColor="text1"/>
            <w:kern w:val="0"/>
            <w:sz w:val="22"/>
          </w:rPr>
          <w:t xml:space="preserve">To rigorously quantify and propagate the inherent uncertainty of modeled structural poses, we advanced our analysis from single-pose evaluation to an ensemble-based biophysical profiling. Rather than selecting only a single top-scoring model, we extracted all valid structural conformations generated for each peptide-MHC complex. Every individual pose within this ensemble was then input into BAlaS, allowing us to calculate the robust mean and standard deviation (SD) of the </w:t>
        </w:r>
      </w:ins>
      <w:ins w:id="1641" w:author="嘏 吴" w:date="2026-03-29T22:50:00Z" w16du:dateUtc="2026-03-29T14:50:00Z">
        <w:r w:rsidR="00B677E4" w:rsidRPr="003C059E">
          <w:rPr>
            <w:rFonts w:ascii="Times New Roman" w:eastAsia="宋体" w:hAnsi="Times New Roman" w:cs="Times New Roman"/>
            <w:color w:val="000000" w:themeColor="text1"/>
            <w:kern w:val="0"/>
            <w:sz w:val="22"/>
          </w:rPr>
          <w:t>ΔΔG</w:t>
        </w:r>
      </w:ins>
      <w:ins w:id="1642" w:author="嘏 吴" w:date="2026-03-29T22:50:00Z">
        <w:r w:rsidR="00B677E4" w:rsidRPr="00B677E4">
          <w:rPr>
            <w:rFonts w:ascii="Times New Roman" w:eastAsia="宋体" w:hAnsi="Times New Roman" w:cs="Times New Roman"/>
            <w:color w:val="000000" w:themeColor="text1"/>
            <w:kern w:val="0"/>
            <w:sz w:val="22"/>
          </w:rPr>
          <w:t xml:space="preserve"> for each residue across all conformations (Supplementary Table S16).</w:t>
        </w:r>
      </w:ins>
    </w:p>
    <w:p w14:paraId="0BA219BB" w14:textId="77777777" w:rsidR="00845D13" w:rsidRPr="00287F88" w:rsidRDefault="00B677E4" w:rsidP="00B677E4">
      <w:pPr>
        <w:widowControl/>
        <w:spacing w:line="360" w:lineRule="auto"/>
        <w:ind w:firstLine="420"/>
        <w:rPr>
          <w:ins w:id="1643" w:author="嘏 吴" w:date="2026-03-29T22:54:00Z" w16du:dateUtc="2026-03-29T14:54:00Z"/>
          <w:rFonts w:ascii="Times New Roman" w:eastAsia="宋体" w:hAnsi="Times New Roman" w:cs="Times New Roman"/>
          <w:color w:val="000000" w:themeColor="text1"/>
          <w:kern w:val="0"/>
          <w:sz w:val="22"/>
        </w:rPr>
      </w:pPr>
      <w:ins w:id="1644" w:author="嘏 吴" w:date="2026-03-29T22:52:00Z" w16du:dateUtc="2026-03-29T14:52:00Z">
        <w:r w:rsidRPr="00287F88">
          <w:rPr>
            <w:rFonts w:ascii="Times New Roman" w:eastAsia="宋体" w:hAnsi="Times New Roman" w:cs="Times New Roman"/>
            <w:color w:val="000000" w:themeColor="text1"/>
            <w:kern w:val="0"/>
            <w:sz w:val="22"/>
          </w:rPr>
          <w:t xml:space="preserve">Based on this ensemble-averaged thermodynamic landscape, </w:t>
        </w:r>
      </w:ins>
      <w:del w:id="1645" w:author="嘏 吴" w:date="2026-03-29T22:50:00Z" w16du:dateUtc="2026-03-29T14:50:00Z">
        <w:r w:rsidR="00DD5C11" w:rsidRPr="00287F88" w:rsidDel="00B677E4">
          <w:rPr>
            <w:rFonts w:ascii="Times New Roman" w:eastAsia="宋体" w:hAnsi="Times New Roman" w:cs="Times New Roman"/>
            <w:color w:val="000000" w:themeColor="text1"/>
            <w:kern w:val="0"/>
            <w:sz w:val="22"/>
            <w:rPrChange w:id="1646" w:author="嘏 吴" w:date="2026-03-29T22:57:00Z" w16du:dateUtc="2026-03-29T14:57:00Z">
              <w:rPr>
                <w:rFonts w:ascii="Arial" w:eastAsia="宋体" w:hAnsi="Arial" w:cs="Arial"/>
                <w:color w:val="000000" w:themeColor="text1"/>
                <w:kern w:val="0"/>
                <w:sz w:val="22"/>
              </w:rPr>
            </w:rPrChange>
          </w:rPr>
          <w:delText xml:space="preserve">, </w:delText>
        </w:r>
      </w:del>
      <w:del w:id="1647" w:author="嘏 吴" w:date="2026-03-29T22:52:00Z" w16du:dateUtc="2026-03-29T14:52:00Z">
        <w:r w:rsidR="00DD5C11" w:rsidRPr="00287F88" w:rsidDel="00B677E4">
          <w:rPr>
            <w:rFonts w:ascii="Times New Roman" w:eastAsia="宋体" w:hAnsi="Times New Roman" w:cs="Times New Roman"/>
            <w:color w:val="000000" w:themeColor="text1"/>
            <w:kern w:val="0"/>
            <w:sz w:val="22"/>
            <w:rPrChange w:id="1648" w:author="嘏 吴" w:date="2026-03-29T22:57:00Z" w16du:dateUtc="2026-03-29T14:57:00Z">
              <w:rPr>
                <w:rFonts w:ascii="Arial" w:eastAsia="宋体" w:hAnsi="Arial" w:cs="Arial"/>
                <w:color w:val="000000" w:themeColor="text1"/>
                <w:kern w:val="0"/>
                <w:sz w:val="22"/>
              </w:rPr>
            </w:rPrChange>
          </w:rPr>
          <w:delText xml:space="preserve">where the most stable binding conformations were selected from the predicted PDB models. Conformation stability was determined based on the quality of peptide-MHC interactions, ensuring that only the most reliable structures were included for subsequent analysis. These selected structures were then input into BAlaS, which calculated ΔΔG values for each peptide residue. </w:delText>
        </w:r>
      </w:del>
      <w:ins w:id="1649" w:author="嘏 吴" w:date="2026-03-29T22:52:00Z" w16du:dateUtc="2026-03-29T14:52:00Z">
        <w:r w:rsidRPr="00287F88">
          <w:rPr>
            <w:rFonts w:ascii="Times New Roman" w:eastAsia="宋体" w:hAnsi="Times New Roman" w:cs="Times New Roman"/>
            <w:color w:val="000000" w:themeColor="text1"/>
            <w:kern w:val="0"/>
            <w:sz w:val="22"/>
          </w:rPr>
          <w:t>r</w:t>
        </w:r>
      </w:ins>
      <w:del w:id="1650" w:author="嘏 吴" w:date="2026-03-29T22:52:00Z" w16du:dateUtc="2026-03-29T14:52:00Z">
        <w:r w:rsidR="00DD5C11" w:rsidRPr="00287F88" w:rsidDel="00B677E4">
          <w:rPr>
            <w:rFonts w:ascii="Times New Roman" w:eastAsia="宋体" w:hAnsi="Times New Roman" w:cs="Times New Roman"/>
            <w:color w:val="000000" w:themeColor="text1"/>
            <w:kern w:val="0"/>
            <w:sz w:val="22"/>
            <w:rPrChange w:id="1651" w:author="嘏 吴" w:date="2026-03-29T22:57:00Z" w16du:dateUtc="2026-03-29T14:57:00Z">
              <w:rPr>
                <w:rFonts w:ascii="Arial" w:eastAsia="宋体" w:hAnsi="Arial" w:cs="Arial"/>
                <w:color w:val="000000" w:themeColor="text1"/>
                <w:kern w:val="0"/>
                <w:sz w:val="22"/>
              </w:rPr>
            </w:rPrChange>
          </w:rPr>
          <w:delText>R</w:delText>
        </w:r>
      </w:del>
      <w:r w:rsidR="00DD5C11" w:rsidRPr="00287F88">
        <w:rPr>
          <w:rFonts w:ascii="Times New Roman" w:eastAsia="宋体" w:hAnsi="Times New Roman" w:cs="Times New Roman"/>
          <w:color w:val="000000" w:themeColor="text1"/>
          <w:kern w:val="0"/>
          <w:sz w:val="22"/>
          <w:rPrChange w:id="1652" w:author="嘏 吴" w:date="2026-03-29T22:57:00Z" w16du:dateUtc="2026-03-29T14:57:00Z">
            <w:rPr>
              <w:rFonts w:ascii="Arial" w:eastAsia="宋体" w:hAnsi="Arial" w:cs="Arial"/>
              <w:color w:val="000000" w:themeColor="text1"/>
              <w:kern w:val="0"/>
              <w:sz w:val="22"/>
            </w:rPr>
          </w:rPrChange>
        </w:rPr>
        <w:t xml:space="preserve">esidues </w:t>
      </w:r>
      <w:del w:id="1653" w:author="嘏 吴" w:date="2026-03-29T22:52:00Z" w16du:dateUtc="2026-03-29T14:52:00Z">
        <w:r w:rsidR="00DD5C11" w:rsidRPr="00287F88" w:rsidDel="00B677E4">
          <w:rPr>
            <w:rFonts w:ascii="Times New Roman" w:eastAsia="宋体" w:hAnsi="Times New Roman" w:cs="Times New Roman"/>
            <w:color w:val="000000" w:themeColor="text1"/>
            <w:kern w:val="0"/>
            <w:sz w:val="22"/>
            <w:rPrChange w:id="1654" w:author="嘏 吴" w:date="2026-03-29T22:57:00Z" w16du:dateUtc="2026-03-29T14:57:00Z">
              <w:rPr>
                <w:rFonts w:ascii="Arial" w:eastAsia="宋体" w:hAnsi="Arial" w:cs="Arial"/>
                <w:color w:val="000000" w:themeColor="text1"/>
                <w:kern w:val="0"/>
                <w:sz w:val="22"/>
              </w:rPr>
            </w:rPrChange>
          </w:rPr>
          <w:delText>with</w:delText>
        </w:r>
      </w:del>
      <w:ins w:id="1655" w:author="嘏 吴" w:date="2026-03-29T22:52:00Z" w16du:dateUtc="2026-03-29T14:52:00Z">
        <w:r w:rsidRPr="00287F88">
          <w:rPr>
            <w:rFonts w:ascii="Times New Roman" w:eastAsia="宋体" w:hAnsi="Times New Roman" w:cs="Times New Roman"/>
            <w:color w:val="000000" w:themeColor="text1"/>
            <w:kern w:val="0"/>
            <w:sz w:val="22"/>
          </w:rPr>
          <w:t>with a mean</w:t>
        </w:r>
      </w:ins>
      <w:r w:rsidR="00DD5C11" w:rsidRPr="00287F88">
        <w:rPr>
          <w:rFonts w:ascii="Times New Roman" w:eastAsia="宋体" w:hAnsi="Times New Roman" w:cs="Times New Roman"/>
          <w:color w:val="000000" w:themeColor="text1"/>
          <w:kern w:val="0"/>
          <w:sz w:val="22"/>
          <w:rPrChange w:id="1656" w:author="嘏 吴" w:date="2026-03-29T22:57:00Z" w16du:dateUtc="2026-03-29T14:57:00Z">
            <w:rPr>
              <w:rFonts w:ascii="Arial" w:eastAsia="宋体" w:hAnsi="Arial" w:cs="Arial"/>
              <w:color w:val="000000" w:themeColor="text1"/>
              <w:kern w:val="0"/>
              <w:sz w:val="22"/>
            </w:rPr>
          </w:rPrChange>
        </w:rPr>
        <w:t xml:space="preserve"> ΔΔG </w:t>
      </w:r>
      <w:r w:rsidR="00DD5C11" w:rsidRPr="00287F88">
        <w:rPr>
          <w:rFonts w:ascii="Times New Roman" w:eastAsia="宋体" w:hAnsi="Times New Roman" w:cs="Times New Roman" w:hint="eastAsia"/>
          <w:color w:val="000000" w:themeColor="text1"/>
          <w:kern w:val="0"/>
          <w:sz w:val="22"/>
          <w:rPrChange w:id="1657" w:author="嘏 吴" w:date="2026-03-29T22:57:00Z" w16du:dateUtc="2026-03-29T14:57:00Z">
            <w:rPr>
              <w:rFonts w:ascii="Arial" w:eastAsia="宋体" w:hAnsi="Arial" w:cs="Arial" w:hint="eastAsia"/>
              <w:color w:val="000000" w:themeColor="text1"/>
              <w:kern w:val="0"/>
              <w:sz w:val="22"/>
            </w:rPr>
          </w:rPrChange>
        </w:rPr>
        <w:t>≥</w:t>
      </w:r>
      <w:r w:rsidR="00DD5C11" w:rsidRPr="00287F88">
        <w:rPr>
          <w:rFonts w:ascii="Times New Roman" w:eastAsia="宋体" w:hAnsi="Times New Roman" w:cs="Times New Roman"/>
          <w:color w:val="000000" w:themeColor="text1"/>
          <w:kern w:val="0"/>
          <w:sz w:val="22"/>
          <w:rPrChange w:id="1658" w:author="嘏 吴" w:date="2026-03-29T22:57:00Z" w16du:dateUtc="2026-03-29T14:57:00Z">
            <w:rPr>
              <w:rFonts w:ascii="Arial" w:eastAsia="宋体" w:hAnsi="Arial" w:cs="Arial"/>
              <w:color w:val="000000" w:themeColor="text1"/>
              <w:kern w:val="0"/>
              <w:sz w:val="22"/>
            </w:rPr>
          </w:rPrChange>
        </w:rPr>
        <w:t xml:space="preserve"> 4.184 kJ/mol were </w:t>
      </w:r>
      <w:ins w:id="1659" w:author="嘏 吴" w:date="2026-03-29T22:52:00Z" w16du:dateUtc="2026-03-29T14:52:00Z">
        <w:r w:rsidRPr="00287F88">
          <w:rPr>
            <w:rFonts w:ascii="Times New Roman" w:eastAsia="宋体" w:hAnsi="Times New Roman" w:cs="Times New Roman"/>
            <w:color w:val="000000" w:themeColor="text1"/>
            <w:kern w:val="0"/>
            <w:sz w:val="22"/>
          </w:rPr>
          <w:t xml:space="preserve">strictly </w:t>
        </w:r>
      </w:ins>
      <w:r w:rsidR="00DD5C11" w:rsidRPr="00287F88">
        <w:rPr>
          <w:rFonts w:ascii="Times New Roman" w:eastAsia="宋体" w:hAnsi="Times New Roman" w:cs="Times New Roman"/>
          <w:color w:val="000000" w:themeColor="text1"/>
          <w:kern w:val="0"/>
          <w:sz w:val="22"/>
          <w:rPrChange w:id="1660" w:author="嘏 吴" w:date="2026-03-29T22:57:00Z" w16du:dateUtc="2026-03-29T14:57:00Z">
            <w:rPr>
              <w:rFonts w:ascii="Arial" w:eastAsia="宋体" w:hAnsi="Arial" w:cs="Arial"/>
              <w:color w:val="000000" w:themeColor="text1"/>
              <w:kern w:val="0"/>
              <w:sz w:val="22"/>
            </w:rPr>
          </w:rPrChange>
        </w:rPr>
        <w:t xml:space="preserve">classified as critical </w:t>
      </w:r>
      <w:ins w:id="1661" w:author="嘏 吴" w:date="2026-03-29T22:52:00Z" w16du:dateUtc="2026-03-29T14:52:00Z">
        <w:r w:rsidRPr="00287F88">
          <w:rPr>
            <w:rFonts w:ascii="Times New Roman" w:eastAsia="宋体" w:hAnsi="Times New Roman" w:cs="Times New Roman"/>
            <w:color w:val="000000" w:themeColor="text1"/>
            <w:kern w:val="0"/>
            <w:sz w:val="22"/>
          </w:rPr>
          <w:t xml:space="preserve">anchors </w:t>
        </w:r>
      </w:ins>
      <w:r w:rsidR="00DD5C11" w:rsidRPr="00287F88">
        <w:rPr>
          <w:rFonts w:ascii="Times New Roman" w:eastAsia="宋体" w:hAnsi="Times New Roman" w:cs="Times New Roman"/>
          <w:color w:val="000000" w:themeColor="text1"/>
          <w:kern w:val="0"/>
          <w:sz w:val="22"/>
          <w:rPrChange w:id="1662" w:author="嘏 吴" w:date="2026-03-29T22:57:00Z" w16du:dateUtc="2026-03-29T14:57:00Z">
            <w:rPr>
              <w:rFonts w:ascii="Arial" w:eastAsia="宋体" w:hAnsi="Arial" w:cs="Arial"/>
              <w:color w:val="000000" w:themeColor="text1"/>
              <w:kern w:val="0"/>
              <w:sz w:val="22"/>
            </w:rPr>
          </w:rPrChange>
        </w:rPr>
        <w:t>for binding, indicating that their mutation reduced binding affinity significantly. Conversely, residues with</w:t>
      </w:r>
      <w:del w:id="1663" w:author="嘏 吴" w:date="2026-03-29T22:53:00Z" w16du:dateUtc="2026-03-29T14:53:00Z">
        <w:r w:rsidR="00DD5C11" w:rsidRPr="00287F88" w:rsidDel="00845D13">
          <w:rPr>
            <w:rFonts w:ascii="Times New Roman" w:eastAsia="宋体" w:hAnsi="Times New Roman" w:cs="Times New Roman"/>
            <w:color w:val="000000" w:themeColor="text1"/>
            <w:kern w:val="0"/>
            <w:sz w:val="22"/>
            <w:rPrChange w:id="1664" w:author="嘏 吴" w:date="2026-03-29T22:57:00Z" w16du:dateUtc="2026-03-29T14:57:00Z">
              <w:rPr>
                <w:rFonts w:ascii="Arial" w:eastAsia="宋体" w:hAnsi="Arial" w:cs="Arial"/>
                <w:color w:val="000000" w:themeColor="text1"/>
                <w:kern w:val="0"/>
                <w:sz w:val="22"/>
              </w:rPr>
            </w:rPrChange>
          </w:rPr>
          <w:delText xml:space="preserve"> </w:delText>
        </w:r>
      </w:del>
      <w:ins w:id="1665" w:author="嘏 吴" w:date="2026-03-29T22:53:00Z" w16du:dateUtc="2026-03-29T14:53:00Z">
        <w:r w:rsidR="00845D13" w:rsidRPr="00287F88">
          <w:rPr>
            <w:rFonts w:ascii="Times New Roman" w:eastAsia="宋体" w:hAnsi="Times New Roman" w:cs="Times New Roman"/>
            <w:color w:val="000000" w:themeColor="text1"/>
            <w:kern w:val="0"/>
            <w:sz w:val="22"/>
          </w:rPr>
          <w:t xml:space="preserve"> mean </w:t>
        </w:r>
      </w:ins>
      <w:r w:rsidR="00DD5C11" w:rsidRPr="00287F88">
        <w:rPr>
          <w:rFonts w:ascii="Times New Roman" w:eastAsia="宋体" w:hAnsi="Times New Roman" w:cs="Times New Roman"/>
          <w:color w:val="000000" w:themeColor="text1"/>
          <w:kern w:val="0"/>
          <w:sz w:val="22"/>
          <w:rPrChange w:id="1666" w:author="嘏 吴" w:date="2026-03-29T22:57:00Z" w16du:dateUtc="2026-03-29T14:57:00Z">
            <w:rPr>
              <w:rFonts w:ascii="Arial" w:eastAsia="宋体" w:hAnsi="Arial" w:cs="Arial"/>
              <w:color w:val="000000" w:themeColor="text1"/>
              <w:kern w:val="0"/>
              <w:sz w:val="22"/>
            </w:rPr>
          </w:rPrChange>
        </w:rPr>
        <w:t xml:space="preserve">ΔΔG </w:t>
      </w:r>
      <w:r w:rsidR="00DD5C11" w:rsidRPr="00287F88">
        <w:rPr>
          <w:rFonts w:ascii="Times New Roman" w:eastAsia="宋体" w:hAnsi="Times New Roman" w:cs="Times New Roman" w:hint="eastAsia"/>
          <w:color w:val="000000" w:themeColor="text1"/>
          <w:kern w:val="0"/>
          <w:sz w:val="22"/>
          <w:rPrChange w:id="1667" w:author="嘏 吴" w:date="2026-03-29T22:57:00Z" w16du:dateUtc="2026-03-29T14:57:00Z">
            <w:rPr>
              <w:rFonts w:ascii="Arial" w:eastAsia="宋体" w:hAnsi="Arial" w:cs="Arial" w:hint="eastAsia"/>
              <w:color w:val="000000" w:themeColor="text1"/>
              <w:kern w:val="0"/>
              <w:sz w:val="22"/>
            </w:rPr>
          </w:rPrChange>
        </w:rPr>
        <w:t>≤</w:t>
      </w:r>
      <w:r w:rsidR="00DD5C11" w:rsidRPr="00287F88">
        <w:rPr>
          <w:rFonts w:ascii="Times New Roman" w:eastAsia="宋体" w:hAnsi="Times New Roman" w:cs="Times New Roman"/>
          <w:color w:val="000000" w:themeColor="text1"/>
          <w:kern w:val="0"/>
          <w:sz w:val="22"/>
          <w:rPrChange w:id="1668" w:author="嘏 吴" w:date="2026-03-29T22:57:00Z" w16du:dateUtc="2026-03-29T14:57:00Z">
            <w:rPr>
              <w:rFonts w:ascii="Arial" w:eastAsia="宋体" w:hAnsi="Arial" w:cs="Arial"/>
              <w:color w:val="000000" w:themeColor="text1"/>
              <w:kern w:val="0"/>
              <w:sz w:val="22"/>
            </w:rPr>
          </w:rPrChange>
        </w:rPr>
        <w:t xml:space="preserve"> −4.184 kJ/mol were identified as enhancing binding affinity relative to the native configuration, while those with intermediate ΔΔG values were deemed to </w:t>
      </w:r>
      <w:ins w:id="1669" w:author="嘏 吴" w:date="2026-03-29T22:54:00Z" w16du:dateUtc="2026-03-29T14:54:00Z">
        <w:r w:rsidR="00845D13" w:rsidRPr="00287F88">
          <w:rPr>
            <w:rFonts w:ascii="Times New Roman" w:eastAsia="宋体" w:hAnsi="Times New Roman" w:cs="Times New Roman"/>
            <w:color w:val="000000" w:themeColor="text1"/>
            <w:kern w:val="0"/>
            <w:sz w:val="22"/>
          </w:rPr>
          <w:t>were deemed to be secondary contacts with a neutral or minor impact</w:t>
        </w:r>
      </w:ins>
      <w:del w:id="1670" w:author="嘏 吴" w:date="2026-03-29T22:54:00Z" w16du:dateUtc="2026-03-29T14:54:00Z">
        <w:r w:rsidR="00DD5C11" w:rsidRPr="00287F88" w:rsidDel="00845D13">
          <w:rPr>
            <w:rFonts w:ascii="Times New Roman" w:eastAsia="宋体" w:hAnsi="Times New Roman" w:cs="Times New Roman"/>
            <w:color w:val="000000" w:themeColor="text1"/>
            <w:kern w:val="0"/>
            <w:sz w:val="22"/>
            <w:rPrChange w:id="1671" w:author="嘏 吴" w:date="2026-03-29T22:57:00Z" w16du:dateUtc="2026-03-29T14:57:00Z">
              <w:rPr>
                <w:rFonts w:ascii="Arial" w:eastAsia="宋体" w:hAnsi="Arial" w:cs="Arial"/>
                <w:color w:val="000000" w:themeColor="text1"/>
                <w:kern w:val="0"/>
                <w:sz w:val="22"/>
              </w:rPr>
            </w:rPrChange>
          </w:rPr>
          <w:delText>have a neutral impact</w:delText>
        </w:r>
      </w:del>
      <w:r w:rsidR="00DD5C11" w:rsidRPr="00287F88">
        <w:rPr>
          <w:rFonts w:ascii="Times New Roman" w:eastAsia="宋体" w:hAnsi="Times New Roman" w:cs="Times New Roman"/>
          <w:color w:val="000000" w:themeColor="text1"/>
          <w:kern w:val="0"/>
          <w:sz w:val="22"/>
          <w:rPrChange w:id="1672" w:author="嘏 吴" w:date="2026-03-29T22:57:00Z" w16du:dateUtc="2026-03-29T14:57:00Z">
            <w:rPr>
              <w:rFonts w:ascii="Arial" w:eastAsia="宋体" w:hAnsi="Arial" w:cs="Arial"/>
              <w:color w:val="000000" w:themeColor="text1"/>
              <w:kern w:val="0"/>
              <w:sz w:val="22"/>
            </w:rPr>
          </w:rPrChange>
        </w:rPr>
        <w:t xml:space="preserve">. </w:t>
      </w:r>
    </w:p>
    <w:p w14:paraId="5623C0C0" w14:textId="10481D38" w:rsidR="00DD5C11" w:rsidRPr="003F084D" w:rsidDel="00E0434A" w:rsidRDefault="00DD5C11">
      <w:pPr>
        <w:widowControl/>
        <w:spacing w:line="360" w:lineRule="auto"/>
        <w:ind w:firstLine="420"/>
        <w:rPr>
          <w:del w:id="1673" w:author="嘏 吴" w:date="2026-03-29T22:57:00Z" w16du:dateUtc="2026-03-29T14:57:00Z"/>
          <w:rFonts w:ascii="Times New Roman" w:eastAsia="宋体" w:hAnsi="Times New Roman" w:cs="Times New Roman"/>
          <w:color w:val="000000" w:themeColor="text1"/>
          <w:kern w:val="0"/>
          <w:sz w:val="22"/>
          <w:rPrChange w:id="1674" w:author="Yuting Wang" w:date="2026-02-11T11:33:00Z" w16du:dateUtc="2026-02-11T03:33:00Z">
            <w:rPr>
              <w:del w:id="1675" w:author="嘏 吴" w:date="2026-03-29T22:57:00Z" w16du:dateUtc="2026-03-29T14:57:00Z"/>
              <w:rFonts w:ascii="Arial" w:eastAsia="宋体" w:hAnsi="Arial" w:cs="Arial"/>
              <w:color w:val="000000" w:themeColor="text1"/>
              <w:kern w:val="0"/>
              <w:sz w:val="22"/>
            </w:rPr>
          </w:rPrChange>
        </w:rPr>
        <w:pPrChange w:id="1676" w:author="嘏 吴" w:date="2026-03-29T22:50:00Z" w16du:dateUtc="2026-03-29T14:50:00Z">
          <w:pPr>
            <w:widowControl/>
            <w:spacing w:line="360" w:lineRule="auto"/>
          </w:pPr>
        </w:pPrChange>
      </w:pPr>
      <w:r w:rsidRPr="003F084D">
        <w:rPr>
          <w:rFonts w:ascii="Times New Roman" w:eastAsia="宋体" w:hAnsi="Times New Roman" w:cs="Times New Roman"/>
          <w:color w:val="000000" w:themeColor="text1"/>
          <w:kern w:val="0"/>
          <w:sz w:val="22"/>
          <w:rPrChange w:id="1677" w:author="Yuting Wang" w:date="2026-02-11T11:33:00Z" w16du:dateUtc="2026-02-11T03:33:00Z">
            <w:rPr>
              <w:rFonts w:ascii="Arial" w:eastAsia="宋体" w:hAnsi="Arial" w:cs="Arial"/>
              <w:color w:val="000000" w:themeColor="text1"/>
              <w:kern w:val="0"/>
              <w:sz w:val="22"/>
            </w:rPr>
          </w:rPrChange>
        </w:rPr>
        <w:t>By comparing the residues identified as critical by SHAP and LIME with t</w:t>
      </w:r>
      <w:ins w:id="1678" w:author="嘏 吴" w:date="2026-03-29T22:54:00Z" w16du:dateUtc="2026-03-29T14:54:00Z">
        <w:r w:rsidR="00845D13">
          <w:rPr>
            <w:rFonts w:ascii="Times New Roman" w:eastAsia="宋体" w:hAnsi="Times New Roman" w:cs="Times New Roman" w:hint="eastAsia"/>
            <w:color w:val="000000" w:themeColor="text1"/>
            <w:kern w:val="0"/>
            <w:sz w:val="22"/>
          </w:rPr>
          <w:t xml:space="preserve">hese ensemble-averaged </w:t>
        </w:r>
      </w:ins>
      <w:del w:id="1679" w:author="嘏 吴" w:date="2026-03-29T22:54:00Z" w16du:dateUtc="2026-03-29T14:54:00Z">
        <w:r w:rsidRPr="003F084D" w:rsidDel="00845D13">
          <w:rPr>
            <w:rFonts w:ascii="Times New Roman" w:eastAsia="宋体" w:hAnsi="Times New Roman" w:cs="Times New Roman"/>
            <w:color w:val="000000" w:themeColor="text1"/>
            <w:kern w:val="0"/>
            <w:sz w:val="22"/>
            <w:rPrChange w:id="1680" w:author="Yuting Wang" w:date="2026-02-11T11:33:00Z" w16du:dateUtc="2026-02-11T03:33:00Z">
              <w:rPr>
                <w:rFonts w:ascii="Arial" w:eastAsia="宋体" w:hAnsi="Arial" w:cs="Arial"/>
                <w:color w:val="000000" w:themeColor="text1"/>
                <w:kern w:val="0"/>
                <w:sz w:val="22"/>
              </w:rPr>
            </w:rPrChange>
          </w:rPr>
          <w:delText>he</w:delText>
        </w:r>
      </w:del>
      <w:r w:rsidRPr="003F084D">
        <w:rPr>
          <w:rFonts w:ascii="Times New Roman" w:eastAsia="宋体" w:hAnsi="Times New Roman" w:cs="Times New Roman"/>
          <w:color w:val="000000" w:themeColor="text1"/>
          <w:kern w:val="0"/>
          <w:sz w:val="22"/>
          <w:rPrChange w:id="1681" w:author="Yuting Wang" w:date="2026-02-11T11:33:00Z" w16du:dateUtc="2026-02-11T03:33:00Z">
            <w:rPr>
              <w:rFonts w:ascii="Arial" w:eastAsia="宋体" w:hAnsi="Arial" w:cs="Arial"/>
              <w:color w:val="000000" w:themeColor="text1"/>
              <w:kern w:val="0"/>
              <w:sz w:val="22"/>
            </w:rPr>
          </w:rPrChange>
        </w:rPr>
        <w:t xml:space="preserve"> computational ΔΔG results, </w:t>
      </w:r>
      <w:ins w:id="1682" w:author="嘏 吴" w:date="2026-03-29T22:54:00Z" w16du:dateUtc="2026-03-29T14:54:00Z">
        <w:r w:rsidR="00845D13" w:rsidRPr="00845D13">
          <w:rPr>
            <w:rFonts w:ascii="Times New Roman" w:eastAsia="宋体" w:hAnsi="Times New Roman" w:cs="Times New Roman" w:hint="eastAsia"/>
            <w:color w:val="000000" w:themeColor="text1"/>
            <w:kern w:val="0"/>
            <w:sz w:val="22"/>
          </w:rPr>
          <w:t xml:space="preserve">we rigorously assessed the accuracy and biological relevance of the AI-generated explanations. To statistically substantiate this relationship, we quantified the exact correlation between the XAI attribution vectors and the biophysical </w:t>
        </w:r>
      </w:ins>
      <w:ins w:id="1683" w:author="嘏 吴" w:date="2026-03-29T22:55:00Z" w16du:dateUtc="2026-03-29T14:55:00Z">
        <w:r w:rsidR="00845D13" w:rsidRPr="003C059E">
          <w:rPr>
            <w:rFonts w:ascii="Times New Roman" w:eastAsia="宋体" w:hAnsi="Times New Roman" w:cs="Times New Roman"/>
            <w:color w:val="000000" w:themeColor="text1"/>
            <w:kern w:val="0"/>
            <w:sz w:val="22"/>
          </w:rPr>
          <w:t>ΔΔG</w:t>
        </w:r>
      </w:ins>
      <w:ins w:id="1684" w:author="嘏 吴" w:date="2026-03-29T22:54:00Z" w16du:dateUtc="2026-03-29T14:54:00Z">
        <w:r w:rsidR="00845D13" w:rsidRPr="00845D13">
          <w:rPr>
            <w:rFonts w:ascii="Times New Roman" w:eastAsia="宋体" w:hAnsi="Times New Roman" w:cs="Times New Roman" w:hint="eastAsia"/>
            <w:color w:val="000000" w:themeColor="text1"/>
            <w:kern w:val="0"/>
            <w:sz w:val="22"/>
          </w:rPr>
          <w:t xml:space="preserve"> landscapes using Spearman's rank correlation coefficients and two-sided Wilcoxon rank-sum tests. Furthermore, this computational thermodynamic ground truth was utilized to adjudicate specific attribution conflicts between SHAP and LIME (e.g., divergent scoring at the P9 anchor position); the method exhibiting statistically stronger alignment with the true biophysical drivers was adjudicated as the more faithful explanation. Finally, to systematically tie the AI attributions back to established biological patterns, we mapped the position-wise XAI scores against the PWM information content, employing Spearman's correlation to confirm that the models' internal computational attention aligns directly with natural binding motifs.</w:t>
        </w:r>
        <w:r w:rsidR="00845D13" w:rsidRPr="00845D13" w:rsidDel="00845D13">
          <w:rPr>
            <w:rFonts w:ascii="Times New Roman" w:eastAsia="宋体" w:hAnsi="Times New Roman" w:cs="Times New Roman"/>
            <w:color w:val="000000" w:themeColor="text1"/>
            <w:kern w:val="0"/>
            <w:sz w:val="22"/>
          </w:rPr>
          <w:t xml:space="preserve"> </w:t>
        </w:r>
      </w:ins>
      <w:del w:id="1685" w:author="嘏 吴" w:date="2026-03-29T22:54:00Z" w16du:dateUtc="2026-03-29T14:54:00Z">
        <w:r w:rsidRPr="003F084D" w:rsidDel="00845D13">
          <w:rPr>
            <w:rFonts w:ascii="Times New Roman" w:eastAsia="宋体" w:hAnsi="Times New Roman" w:cs="Times New Roman"/>
            <w:color w:val="000000" w:themeColor="text1"/>
            <w:kern w:val="0"/>
            <w:sz w:val="22"/>
            <w:rPrChange w:id="1686" w:author="Yuting Wang" w:date="2026-02-11T11:33:00Z" w16du:dateUtc="2026-02-11T03:33:00Z">
              <w:rPr>
                <w:rFonts w:ascii="Arial" w:eastAsia="宋体" w:hAnsi="Arial" w:cs="Arial"/>
                <w:color w:val="000000" w:themeColor="text1"/>
                <w:kern w:val="0"/>
                <w:sz w:val="22"/>
              </w:rPr>
            </w:rPrChange>
          </w:rPr>
          <w:delText xml:space="preserve">we assessed the accuracy and biological relevance of the AI-generated explanations. </w:delText>
        </w:r>
      </w:del>
    </w:p>
    <w:p w14:paraId="083444CA" w14:textId="77777777" w:rsidR="00030E18" w:rsidRPr="003F084D" w:rsidDel="00845D13" w:rsidRDefault="00030E18" w:rsidP="00AA6524">
      <w:pPr>
        <w:spacing w:line="360" w:lineRule="auto"/>
        <w:rPr>
          <w:del w:id="1687" w:author="嘏 吴" w:date="2026-03-29T22:56:00Z" w16du:dateUtc="2026-03-29T14:56:00Z"/>
          <w:rFonts w:ascii="Times New Roman" w:hAnsi="Times New Roman" w:cs="Times New Roman"/>
          <w:color w:val="000000" w:themeColor="text1"/>
          <w:sz w:val="22"/>
          <w:rPrChange w:id="1688" w:author="Yuting Wang" w:date="2026-02-11T11:33:00Z" w16du:dateUtc="2026-02-11T03:33:00Z">
            <w:rPr>
              <w:del w:id="1689" w:author="嘏 吴" w:date="2026-03-29T22:56:00Z" w16du:dateUtc="2026-03-29T14:56:00Z"/>
              <w:rFonts w:ascii="Arial" w:hAnsi="Arial" w:cs="Arial"/>
              <w:color w:val="000000" w:themeColor="text1"/>
              <w:sz w:val="22"/>
            </w:rPr>
          </w:rPrChange>
        </w:rPr>
      </w:pPr>
    </w:p>
    <w:p w14:paraId="5740A20A" w14:textId="77777777" w:rsidR="00D83138" w:rsidRPr="00845D13" w:rsidRDefault="00D83138">
      <w:pPr>
        <w:widowControl/>
        <w:spacing w:line="360" w:lineRule="auto"/>
        <w:ind w:firstLine="420"/>
        <w:rPr>
          <w:rFonts w:ascii="Times New Roman" w:hAnsi="Times New Roman" w:cs="Times New Roman"/>
          <w:color w:val="000000" w:themeColor="text1"/>
          <w:sz w:val="22"/>
          <w:rPrChange w:id="1690" w:author="嘏 吴" w:date="2026-03-29T22:56:00Z" w16du:dateUtc="2026-03-29T14:56:00Z">
            <w:rPr>
              <w:rFonts w:ascii="Arial" w:hAnsi="Arial" w:cs="Arial"/>
              <w:color w:val="000000" w:themeColor="text1"/>
              <w:sz w:val="22"/>
            </w:rPr>
          </w:rPrChange>
        </w:rPr>
        <w:pPrChange w:id="1691" w:author="嘏 吴" w:date="2026-03-29T22:57:00Z" w16du:dateUtc="2026-03-29T14:57:00Z">
          <w:pPr>
            <w:spacing w:line="360" w:lineRule="auto"/>
          </w:pPr>
        </w:pPrChange>
      </w:pPr>
    </w:p>
    <w:p w14:paraId="7BB2B632" w14:textId="77777777" w:rsidR="00D83138" w:rsidRPr="003F084D" w:rsidRDefault="00D83138" w:rsidP="00AA6524">
      <w:pPr>
        <w:spacing w:line="360" w:lineRule="auto"/>
        <w:rPr>
          <w:rFonts w:ascii="Times New Roman" w:hAnsi="Times New Roman" w:cs="Times New Roman"/>
          <w:color w:val="000000" w:themeColor="text1"/>
          <w:sz w:val="22"/>
          <w:rPrChange w:id="1692" w:author="Yuting Wang" w:date="2026-02-11T11:33:00Z" w16du:dateUtc="2026-02-11T03:33:00Z">
            <w:rPr>
              <w:rFonts w:ascii="Arial" w:hAnsi="Arial" w:cs="Arial"/>
              <w:color w:val="000000" w:themeColor="text1"/>
              <w:sz w:val="22"/>
            </w:rPr>
          </w:rPrChange>
        </w:rPr>
      </w:pPr>
    </w:p>
    <w:p w14:paraId="6EAC375F" w14:textId="34A66429" w:rsidR="00AA6524" w:rsidRPr="003F084D" w:rsidRDefault="00AA6524" w:rsidP="00AA6524">
      <w:pPr>
        <w:spacing w:line="360" w:lineRule="auto"/>
        <w:rPr>
          <w:rFonts w:ascii="Times New Roman" w:hAnsi="Times New Roman" w:cs="Times New Roman"/>
          <w:b/>
          <w:bCs/>
          <w:color w:val="000000" w:themeColor="text1"/>
          <w:sz w:val="24"/>
          <w:szCs w:val="24"/>
          <w:rPrChange w:id="1693" w:author="Yuting Wang" w:date="2026-02-11T11:33:00Z" w16du:dateUtc="2026-02-11T03:33:00Z">
            <w:rPr>
              <w:rFonts w:ascii="Arial" w:hAnsi="Arial" w:cs="Arial"/>
              <w:b/>
              <w:bCs/>
              <w:color w:val="000000" w:themeColor="text1"/>
              <w:sz w:val="24"/>
              <w:szCs w:val="24"/>
            </w:rPr>
          </w:rPrChange>
        </w:rPr>
      </w:pPr>
      <w:r w:rsidRPr="003F084D">
        <w:rPr>
          <w:rFonts w:ascii="Times New Roman" w:hAnsi="Times New Roman" w:cs="Times New Roman"/>
          <w:b/>
          <w:bCs/>
          <w:color w:val="000000" w:themeColor="text1"/>
          <w:sz w:val="24"/>
          <w:szCs w:val="24"/>
          <w:rPrChange w:id="1694" w:author="Yuting Wang" w:date="2026-02-11T11:33:00Z" w16du:dateUtc="2026-02-11T03:33:00Z">
            <w:rPr>
              <w:rFonts w:ascii="Arial" w:hAnsi="Arial" w:cs="Arial"/>
              <w:b/>
              <w:bCs/>
              <w:color w:val="000000" w:themeColor="text1"/>
              <w:sz w:val="24"/>
              <w:szCs w:val="24"/>
            </w:rPr>
          </w:rPrChange>
        </w:rPr>
        <w:t>Data availability</w:t>
      </w:r>
    </w:p>
    <w:p w14:paraId="6DB54F74" w14:textId="0BF5539A" w:rsidR="00787989" w:rsidRPr="003F084D" w:rsidRDefault="00525993" w:rsidP="00AA6524">
      <w:pPr>
        <w:spacing w:line="360" w:lineRule="auto"/>
        <w:rPr>
          <w:rFonts w:ascii="Times New Roman" w:hAnsi="Times New Roman" w:cs="Times New Roman"/>
          <w:color w:val="000000" w:themeColor="text1"/>
          <w:sz w:val="22"/>
          <w:rPrChange w:id="1695" w:author="Yuting Wang" w:date="2026-02-11T11:33:00Z" w16du:dateUtc="2026-02-11T03:33:00Z">
            <w:rPr>
              <w:rFonts w:ascii="Arial" w:hAnsi="Arial" w:cs="Arial"/>
              <w:color w:val="000000" w:themeColor="text1"/>
              <w:sz w:val="22"/>
            </w:rPr>
          </w:rPrChange>
        </w:rPr>
      </w:pPr>
      <w:r w:rsidRPr="003F084D">
        <w:rPr>
          <w:rFonts w:ascii="Times New Roman" w:hAnsi="Times New Roman" w:cs="Times New Roman"/>
          <w:color w:val="000000" w:themeColor="text1"/>
          <w:sz w:val="22"/>
          <w:rPrChange w:id="1696" w:author="Yuting Wang" w:date="2026-02-11T11:33:00Z" w16du:dateUtc="2026-02-11T03:33:00Z">
            <w:rPr>
              <w:rFonts w:ascii="Arial" w:hAnsi="Arial" w:cs="Arial"/>
              <w:color w:val="000000" w:themeColor="text1"/>
              <w:sz w:val="22"/>
            </w:rPr>
          </w:rPrChange>
        </w:rPr>
        <w:t xml:space="preserve">The binding motifs for each </w:t>
      </w:r>
      <w:r w:rsidR="005F2E6E" w:rsidRPr="003F084D">
        <w:rPr>
          <w:rFonts w:ascii="Times New Roman" w:hAnsi="Times New Roman" w:cs="Times New Roman"/>
          <w:color w:val="000000" w:themeColor="text1"/>
          <w:sz w:val="22"/>
          <w:rPrChange w:id="1697" w:author="Yuting Wang" w:date="2026-02-11T11:33:00Z" w16du:dateUtc="2026-02-11T03:33:00Z">
            <w:rPr>
              <w:rFonts w:ascii="Arial" w:hAnsi="Arial" w:cs="Arial"/>
              <w:color w:val="000000" w:themeColor="text1"/>
              <w:sz w:val="22"/>
            </w:rPr>
          </w:rPrChange>
        </w:rPr>
        <w:t>HLA-I allele</w:t>
      </w:r>
      <w:r w:rsidRPr="003F084D">
        <w:rPr>
          <w:rFonts w:ascii="Times New Roman" w:hAnsi="Times New Roman" w:cs="Times New Roman"/>
          <w:color w:val="000000" w:themeColor="text1"/>
          <w:sz w:val="22"/>
          <w:rPrChange w:id="1698" w:author="Yuting Wang" w:date="2026-02-11T11:33:00Z" w16du:dateUtc="2026-02-11T03:33:00Z">
            <w:rPr>
              <w:rFonts w:ascii="Arial" w:hAnsi="Arial" w:cs="Arial"/>
              <w:color w:val="000000" w:themeColor="text1"/>
              <w:sz w:val="22"/>
            </w:rPr>
          </w:rPrChange>
        </w:rPr>
        <w:t>, along with</w:t>
      </w:r>
      <w:r w:rsidR="005F2E6E" w:rsidRPr="003F084D">
        <w:rPr>
          <w:rFonts w:ascii="Times New Roman" w:hAnsi="Times New Roman" w:cs="Times New Roman"/>
          <w:color w:val="000000" w:themeColor="text1"/>
          <w:sz w:val="22"/>
          <w:rPrChange w:id="1699" w:author="Yuting Wang" w:date="2026-02-11T11:33:00Z" w16du:dateUtc="2026-02-11T03:33:00Z">
            <w:rPr>
              <w:rFonts w:ascii="Arial" w:hAnsi="Arial" w:cs="Arial"/>
              <w:color w:val="000000" w:themeColor="text1"/>
              <w:sz w:val="22"/>
            </w:rPr>
          </w:rPrChange>
        </w:rPr>
        <w:t xml:space="preserve"> the SHAP and LIME values for all peptides in the test dataset</w:t>
      </w:r>
      <w:r w:rsidRPr="003F084D">
        <w:rPr>
          <w:rFonts w:ascii="Times New Roman" w:hAnsi="Times New Roman" w:cs="Times New Roman"/>
          <w:color w:val="000000" w:themeColor="text1"/>
          <w:sz w:val="22"/>
          <w:rPrChange w:id="1700" w:author="Yuting Wang" w:date="2026-02-11T11:33:00Z" w16du:dateUtc="2026-02-11T03:33:00Z">
            <w:rPr>
              <w:rFonts w:ascii="Arial" w:hAnsi="Arial" w:cs="Arial"/>
              <w:color w:val="000000" w:themeColor="text1"/>
              <w:sz w:val="22"/>
            </w:rPr>
          </w:rPrChange>
        </w:rPr>
        <w:t xml:space="preserve"> and their corre</w:t>
      </w:r>
      <w:r w:rsidR="00CF6AB5" w:rsidRPr="003F084D">
        <w:rPr>
          <w:rFonts w:ascii="Times New Roman" w:hAnsi="Times New Roman" w:cs="Times New Roman"/>
          <w:color w:val="000000" w:themeColor="text1"/>
          <w:sz w:val="22"/>
          <w:rPrChange w:id="1701" w:author="Yuting Wang" w:date="2026-02-11T11:33:00Z" w16du:dateUtc="2026-02-11T03:33:00Z">
            <w:rPr>
              <w:rFonts w:ascii="Arial" w:hAnsi="Arial" w:cs="Arial"/>
              <w:color w:val="000000" w:themeColor="text1"/>
              <w:sz w:val="22"/>
            </w:rPr>
          </w:rPrChange>
        </w:rPr>
        <w:t>sponding</w:t>
      </w:r>
      <w:r w:rsidR="005F2E6E" w:rsidRPr="003F084D">
        <w:rPr>
          <w:rFonts w:ascii="Times New Roman" w:hAnsi="Times New Roman" w:cs="Times New Roman"/>
          <w:color w:val="000000" w:themeColor="text1"/>
          <w:sz w:val="22"/>
          <w:rPrChange w:id="1702" w:author="Yuting Wang" w:date="2026-02-11T11:33:00Z" w16du:dateUtc="2026-02-11T03:33:00Z">
            <w:rPr>
              <w:rFonts w:ascii="Arial" w:hAnsi="Arial" w:cs="Arial"/>
              <w:color w:val="000000" w:themeColor="text1"/>
              <w:sz w:val="22"/>
            </w:rPr>
          </w:rPrChange>
        </w:rPr>
        <w:t xml:space="preserve"> prediction results, </w:t>
      </w:r>
      <w:r w:rsidRPr="003F084D">
        <w:rPr>
          <w:rFonts w:ascii="Times New Roman" w:hAnsi="Times New Roman" w:cs="Times New Roman"/>
          <w:color w:val="000000" w:themeColor="text1"/>
          <w:sz w:val="22"/>
          <w:rPrChange w:id="1703" w:author="Yuting Wang" w:date="2026-02-11T11:33:00Z" w16du:dateUtc="2026-02-11T03:33:00Z">
            <w:rPr>
              <w:rFonts w:ascii="Arial" w:hAnsi="Arial" w:cs="Arial"/>
              <w:color w:val="000000" w:themeColor="text1"/>
              <w:sz w:val="22"/>
            </w:rPr>
          </w:rPrChange>
        </w:rPr>
        <w:t>are</w:t>
      </w:r>
      <w:r w:rsidR="005F2E6E" w:rsidRPr="003F084D">
        <w:rPr>
          <w:rFonts w:ascii="Times New Roman" w:hAnsi="Times New Roman" w:cs="Times New Roman"/>
          <w:color w:val="000000" w:themeColor="text1"/>
          <w:sz w:val="22"/>
          <w:rPrChange w:id="1704" w:author="Yuting Wang" w:date="2026-02-11T11:33:00Z" w16du:dateUtc="2026-02-11T03:33:00Z">
            <w:rPr>
              <w:rFonts w:ascii="Arial" w:hAnsi="Arial" w:cs="Arial"/>
              <w:color w:val="000000" w:themeColor="text1"/>
              <w:sz w:val="22"/>
            </w:rPr>
          </w:rPrChange>
        </w:rPr>
        <w:t xml:space="preserve"> publicly available </w:t>
      </w:r>
      <w:r w:rsidRPr="003F084D">
        <w:rPr>
          <w:rFonts w:ascii="Times New Roman" w:hAnsi="Times New Roman" w:cs="Times New Roman"/>
          <w:color w:val="000000" w:themeColor="text1"/>
          <w:sz w:val="22"/>
          <w:rPrChange w:id="1705" w:author="Yuting Wang" w:date="2026-02-11T11:33:00Z" w16du:dateUtc="2026-02-11T03:33:00Z">
            <w:rPr>
              <w:rFonts w:ascii="Arial" w:hAnsi="Arial" w:cs="Arial"/>
              <w:color w:val="000000" w:themeColor="text1"/>
              <w:sz w:val="22"/>
            </w:rPr>
          </w:rPrChange>
        </w:rPr>
        <w:t>via</w:t>
      </w:r>
      <w:r w:rsidR="005F2E6E" w:rsidRPr="003F084D">
        <w:rPr>
          <w:rFonts w:ascii="Times New Roman" w:hAnsi="Times New Roman" w:cs="Times New Roman"/>
          <w:color w:val="000000" w:themeColor="text1"/>
          <w:sz w:val="22"/>
          <w:rPrChange w:id="1706" w:author="Yuting Wang" w:date="2026-02-11T11:33:00Z" w16du:dateUtc="2026-02-11T03:33:00Z">
            <w:rPr>
              <w:rFonts w:ascii="Arial" w:hAnsi="Arial" w:cs="Arial"/>
              <w:color w:val="000000" w:themeColor="text1"/>
              <w:sz w:val="22"/>
            </w:rPr>
          </w:rPrChange>
        </w:rPr>
        <w:t xml:space="preserve"> an open access data portal (</w:t>
      </w:r>
      <w:r w:rsidR="00866116" w:rsidRPr="003F084D">
        <w:rPr>
          <w:rFonts w:ascii="Times New Roman" w:hAnsi="Times New Roman" w:cs="Times New Roman"/>
          <w:rPrChange w:id="1707" w:author="Yuting Wang" w:date="2026-02-11T11:33:00Z" w16du:dateUtc="2026-02-11T03:33:00Z">
            <w:rPr/>
          </w:rPrChange>
        </w:rPr>
        <w:fldChar w:fldCharType="begin"/>
      </w:r>
      <w:r w:rsidR="00866116" w:rsidRPr="003F084D">
        <w:rPr>
          <w:rFonts w:ascii="Times New Roman" w:hAnsi="Times New Roman" w:cs="Times New Roman" w:hint="eastAsia"/>
          <w:rPrChange w:id="1708" w:author="Yuting Wang" w:date="2026-02-11T11:33:00Z" w16du:dateUtc="2026-02-11T03:33:00Z">
            <w:rPr>
              <w:rFonts w:hint="eastAsia"/>
            </w:rPr>
          </w:rPrChange>
        </w:rPr>
        <w:instrText>HYPERLINK "http://bioailab.com/MHCbenchmarking"</w:instrText>
      </w:r>
      <w:r w:rsidR="00866116" w:rsidRPr="004A5A2D">
        <w:rPr>
          <w:rFonts w:ascii="Times New Roman" w:hAnsi="Times New Roman" w:cs="Times New Roman"/>
        </w:rPr>
      </w:r>
      <w:r w:rsidR="00866116" w:rsidRPr="003F084D">
        <w:rPr>
          <w:rFonts w:ascii="Times New Roman" w:hAnsi="Times New Roman" w:cs="Times New Roman"/>
          <w:rPrChange w:id="1709" w:author="Yuting Wang" w:date="2026-02-11T11:33:00Z" w16du:dateUtc="2026-02-11T03:33:00Z">
            <w:rPr/>
          </w:rPrChange>
        </w:rPr>
        <w:fldChar w:fldCharType="separate"/>
      </w:r>
      <w:r w:rsidR="00866116" w:rsidRPr="003F084D">
        <w:rPr>
          <w:rStyle w:val="ae"/>
          <w:rFonts w:ascii="Times New Roman" w:hAnsi="Times New Roman" w:cs="Times New Roman"/>
          <w:color w:val="000000" w:themeColor="text1"/>
          <w:sz w:val="22"/>
          <w:u w:val="none"/>
          <w:rPrChange w:id="1710" w:author="Yuting Wang" w:date="2026-02-11T11:33:00Z" w16du:dateUtc="2026-02-11T03:33:00Z">
            <w:rPr>
              <w:rStyle w:val="ae"/>
              <w:rFonts w:ascii="Arial" w:hAnsi="Arial" w:cs="Arial"/>
              <w:color w:val="000000" w:themeColor="text1"/>
              <w:sz w:val="22"/>
              <w:u w:val="none"/>
            </w:rPr>
          </w:rPrChange>
        </w:rPr>
        <w:t>http://bioailab.com/MHCbenchmarking</w:t>
      </w:r>
      <w:r w:rsidR="00866116" w:rsidRPr="003F084D">
        <w:rPr>
          <w:rFonts w:ascii="Times New Roman" w:hAnsi="Times New Roman" w:cs="Times New Roman"/>
          <w:rPrChange w:id="1711" w:author="Yuting Wang" w:date="2026-02-11T11:33:00Z" w16du:dateUtc="2026-02-11T03:33:00Z">
            <w:rPr/>
          </w:rPrChange>
        </w:rPr>
        <w:fldChar w:fldCharType="end"/>
      </w:r>
      <w:r w:rsidR="005F2E6E" w:rsidRPr="003F084D">
        <w:rPr>
          <w:rFonts w:ascii="Times New Roman" w:hAnsi="Times New Roman" w:cs="Times New Roman"/>
          <w:color w:val="000000" w:themeColor="text1"/>
          <w:sz w:val="22"/>
          <w:rPrChange w:id="1712" w:author="Yuting Wang" w:date="2026-02-11T11:33:00Z" w16du:dateUtc="2026-02-11T03:33:00Z">
            <w:rPr>
              <w:rFonts w:ascii="Arial" w:hAnsi="Arial" w:cs="Arial"/>
              <w:color w:val="000000" w:themeColor="text1"/>
              <w:sz w:val="22"/>
            </w:rPr>
          </w:rPrChange>
        </w:rPr>
        <w:t>)</w:t>
      </w:r>
      <w:r w:rsidRPr="003F084D">
        <w:rPr>
          <w:rFonts w:ascii="Times New Roman" w:hAnsi="Times New Roman" w:cs="Times New Roman"/>
          <w:color w:val="000000" w:themeColor="text1"/>
          <w:sz w:val="22"/>
          <w:rPrChange w:id="1713" w:author="Yuting Wang" w:date="2026-02-11T11:33:00Z" w16du:dateUtc="2026-02-11T03:33:00Z">
            <w:rPr>
              <w:rFonts w:ascii="Arial" w:hAnsi="Arial" w:cs="Arial"/>
              <w:color w:val="000000" w:themeColor="text1"/>
              <w:sz w:val="22"/>
            </w:rPr>
          </w:rPrChange>
        </w:rPr>
        <w:t>.</w:t>
      </w:r>
      <w:ins w:id="1714" w:author="嘏 吴" w:date="2026-03-29T23:04:00Z" w16du:dateUtc="2026-03-29T15:04:00Z">
        <w:r w:rsidR="00322EB5" w:rsidRPr="00322EB5">
          <w:t xml:space="preserve"> </w:t>
        </w:r>
      </w:ins>
      <w:ins w:id="1715" w:author="嘏 吴" w:date="2026-03-29T23:04:00Z">
        <w:r w:rsidR="00322EB5" w:rsidRPr="00322EB5">
          <w:rPr>
            <w:rFonts w:ascii="Times New Roman" w:hAnsi="Times New Roman" w:cs="Times New Roman"/>
            <w:color w:val="000000" w:themeColor="text1"/>
            <w:sz w:val="22"/>
          </w:rPr>
          <w:t xml:space="preserve">Furthermore, to ensure absolute transparency and </w:t>
        </w:r>
        <w:r w:rsidR="00322EB5" w:rsidRPr="00322EB5">
          <w:rPr>
            <w:rFonts w:ascii="Times New Roman" w:hAnsi="Times New Roman" w:cs="Times New Roman"/>
            <w:color w:val="000000" w:themeColor="text1"/>
            <w:sz w:val="22"/>
          </w:rPr>
          <w:lastRenderedPageBreak/>
          <w:t xml:space="preserve">guarantee a strictly zero-leakage testing environment, a massive comprehensive data archive has been permanently deposited on </w:t>
        </w:r>
        <w:r w:rsidR="00322EB5" w:rsidRPr="00322EB5">
          <w:rPr>
            <w:rFonts w:ascii="Times New Roman" w:hAnsi="Times New Roman" w:cs="Times New Roman"/>
            <w:b/>
            <w:bCs/>
            <w:color w:val="EE0000"/>
            <w:sz w:val="22"/>
            <w:rPrChange w:id="1716" w:author="嘏 吴" w:date="2026-03-29T23:04:00Z" w16du:dateUtc="2026-03-29T15:04:00Z">
              <w:rPr>
                <w:rFonts w:ascii="Times New Roman" w:hAnsi="Times New Roman" w:cs="Times New Roman"/>
                <w:color w:val="000000" w:themeColor="text1"/>
                <w:sz w:val="22"/>
              </w:rPr>
            </w:rPrChange>
          </w:rPr>
          <w:t>Zenodo (</w:t>
        </w:r>
      </w:ins>
      <w:ins w:id="1717" w:author="嘏 吴" w:date="2026-03-29T23:04:00Z" w16du:dateUtc="2026-03-29T15:04:00Z">
        <w:r w:rsidR="00322EB5" w:rsidRPr="00322EB5">
          <w:rPr>
            <w:rFonts w:ascii="Times New Roman" w:hAnsi="Times New Roman" w:cs="Times New Roman"/>
            <w:b/>
            <w:bCs/>
            <w:color w:val="EE0000"/>
            <w:sz w:val="22"/>
            <w:rPrChange w:id="1718" w:author="嘏 吴" w:date="2026-03-29T23:04:00Z" w16du:dateUtc="2026-03-29T15:04:00Z">
              <w:rPr>
                <w:rFonts w:ascii="Times New Roman" w:hAnsi="Times New Roman" w:cs="Times New Roman"/>
                <w:color w:val="000000" w:themeColor="text1"/>
                <w:sz w:val="22"/>
              </w:rPr>
            </w:rPrChange>
          </w:rPr>
          <w:t>URL</w:t>
        </w:r>
      </w:ins>
      <w:ins w:id="1719" w:author="嘏 吴" w:date="2026-03-29T23:04:00Z">
        <w:r w:rsidR="00322EB5" w:rsidRPr="00322EB5">
          <w:rPr>
            <w:rFonts w:ascii="Times New Roman" w:hAnsi="Times New Roman" w:cs="Times New Roman"/>
            <w:b/>
            <w:bCs/>
            <w:color w:val="EE0000"/>
            <w:sz w:val="22"/>
            <w:rPrChange w:id="1720" w:author="嘏 吴" w:date="2026-03-29T23:04:00Z" w16du:dateUtc="2026-03-29T15:04:00Z">
              <w:rPr>
                <w:rFonts w:ascii="Times New Roman" w:hAnsi="Times New Roman" w:cs="Times New Roman"/>
                <w:color w:val="000000" w:themeColor="text1"/>
                <w:sz w:val="22"/>
              </w:rPr>
            </w:rPrChange>
          </w:rPr>
          <w:t>)</w:t>
        </w:r>
        <w:r w:rsidR="00322EB5" w:rsidRPr="00322EB5">
          <w:rPr>
            <w:rFonts w:ascii="Times New Roman" w:hAnsi="Times New Roman" w:cs="Times New Roman"/>
            <w:color w:val="000000" w:themeColor="text1"/>
            <w:sz w:val="22"/>
          </w:rPr>
          <w:t>. This repository includes: (i) the aggregated training datasets of all evaluated tools utilized for our strict de-duplication and filtration pipeline; (ii) the complete raw benchmarking datasets across all evaluated prevalence ratios (from the standard 1:1 to the extreme 1:99 highly imbalanced scenarios); (iii) the curated positive peptide-HLA pairs utilized to generate the global Position Weight Matrices (PWMs) across all evaluated alleles; and (iv) the complete structural validation data, encompassing all APE-Gen2.0-generated PDB ensemble models and the full computational alanine-scanning (BAlaS) thermodynamic energy landscapes for the selected diagnostic peptides.</w:t>
        </w:r>
      </w:ins>
    </w:p>
    <w:p w14:paraId="0BE6840F" w14:textId="77777777" w:rsidR="00AA6524" w:rsidRPr="003F084D" w:rsidRDefault="00AA6524" w:rsidP="00AA6524">
      <w:pPr>
        <w:spacing w:line="360" w:lineRule="auto"/>
        <w:rPr>
          <w:rFonts w:ascii="Times New Roman" w:hAnsi="Times New Roman" w:cs="Times New Roman"/>
          <w:b/>
          <w:bCs/>
          <w:color w:val="000000" w:themeColor="text1"/>
          <w:sz w:val="22"/>
          <w:rPrChange w:id="1721" w:author="Yuting Wang" w:date="2026-02-11T11:33:00Z" w16du:dateUtc="2026-02-11T03:33:00Z">
            <w:rPr>
              <w:rFonts w:ascii="Arial" w:hAnsi="Arial" w:cs="Arial"/>
              <w:b/>
              <w:bCs/>
              <w:color w:val="000000" w:themeColor="text1"/>
              <w:sz w:val="22"/>
            </w:rPr>
          </w:rPrChange>
        </w:rPr>
      </w:pPr>
    </w:p>
    <w:p w14:paraId="1813AC78" w14:textId="7B7AF146" w:rsidR="00AA6524" w:rsidRPr="003F084D" w:rsidRDefault="00AA6524" w:rsidP="00AA6524">
      <w:pPr>
        <w:spacing w:line="360" w:lineRule="auto"/>
        <w:rPr>
          <w:rFonts w:ascii="Times New Roman" w:hAnsi="Times New Roman" w:cs="Times New Roman"/>
          <w:b/>
          <w:bCs/>
          <w:color w:val="000000" w:themeColor="text1"/>
          <w:sz w:val="24"/>
          <w:szCs w:val="24"/>
          <w:rPrChange w:id="1722" w:author="Yuting Wang" w:date="2026-02-11T11:33:00Z" w16du:dateUtc="2026-02-11T03:33:00Z">
            <w:rPr>
              <w:rFonts w:ascii="Arial" w:hAnsi="Arial" w:cs="Arial"/>
              <w:b/>
              <w:bCs/>
              <w:color w:val="000000" w:themeColor="text1"/>
              <w:sz w:val="24"/>
              <w:szCs w:val="24"/>
            </w:rPr>
          </w:rPrChange>
        </w:rPr>
      </w:pPr>
      <w:r w:rsidRPr="003F084D">
        <w:rPr>
          <w:rFonts w:ascii="Times New Roman" w:hAnsi="Times New Roman" w:cs="Times New Roman"/>
          <w:b/>
          <w:bCs/>
          <w:color w:val="000000" w:themeColor="text1"/>
          <w:sz w:val="24"/>
          <w:szCs w:val="24"/>
          <w:rPrChange w:id="1723" w:author="Yuting Wang" w:date="2026-02-11T11:33:00Z" w16du:dateUtc="2026-02-11T03:33:00Z">
            <w:rPr>
              <w:rFonts w:ascii="Arial" w:hAnsi="Arial" w:cs="Arial"/>
              <w:b/>
              <w:bCs/>
              <w:color w:val="000000" w:themeColor="text1"/>
              <w:sz w:val="24"/>
              <w:szCs w:val="24"/>
            </w:rPr>
          </w:rPrChange>
        </w:rPr>
        <w:t>Code availability</w:t>
      </w:r>
    </w:p>
    <w:p w14:paraId="73F50E83" w14:textId="2403353C" w:rsidR="00AA6524" w:rsidRPr="003F084D" w:rsidRDefault="00787989" w:rsidP="00AA6524">
      <w:pPr>
        <w:spacing w:line="360" w:lineRule="auto"/>
        <w:rPr>
          <w:rFonts w:ascii="Times New Roman" w:hAnsi="Times New Roman" w:cs="Times New Roman"/>
          <w:color w:val="000000" w:themeColor="text1"/>
          <w:sz w:val="22"/>
          <w:rPrChange w:id="1724" w:author="Yuting Wang" w:date="2026-02-11T11:33:00Z" w16du:dateUtc="2026-02-11T03:33:00Z">
            <w:rPr>
              <w:rFonts w:ascii="Arial" w:hAnsi="Arial" w:cs="Arial"/>
              <w:color w:val="000000" w:themeColor="text1"/>
              <w:sz w:val="22"/>
            </w:rPr>
          </w:rPrChange>
        </w:rPr>
      </w:pPr>
      <w:r w:rsidRPr="003F084D">
        <w:rPr>
          <w:rFonts w:ascii="Times New Roman" w:hAnsi="Times New Roman" w:cs="Times New Roman"/>
          <w:color w:val="000000" w:themeColor="text1"/>
          <w:sz w:val="22"/>
          <w:rPrChange w:id="1725" w:author="Yuting Wang" w:date="2026-02-11T11:33:00Z" w16du:dateUtc="2026-02-11T03:33:00Z">
            <w:rPr>
              <w:rFonts w:ascii="Arial" w:hAnsi="Arial" w:cs="Arial"/>
              <w:color w:val="000000" w:themeColor="text1"/>
              <w:sz w:val="22"/>
            </w:rPr>
          </w:rPrChange>
        </w:rPr>
        <w:t xml:space="preserve">The </w:t>
      </w:r>
      <w:ins w:id="1726" w:author="嘏 吴" w:date="2026-03-29T23:05:00Z" w16du:dateUtc="2026-03-29T15:05:00Z">
        <w:r w:rsidR="00AA00E6">
          <w:rPr>
            <w:rFonts w:ascii="Times New Roman" w:hAnsi="Times New Roman" w:cs="Times New Roman" w:hint="eastAsia"/>
            <w:color w:val="000000" w:themeColor="text1"/>
            <w:sz w:val="22"/>
          </w:rPr>
          <w:t>complete codebase</w:t>
        </w:r>
      </w:ins>
      <w:del w:id="1727" w:author="嘏 吴" w:date="2026-03-29T23:05:00Z" w16du:dateUtc="2026-03-29T15:05:00Z">
        <w:r w:rsidRPr="003F084D" w:rsidDel="00AA00E6">
          <w:rPr>
            <w:rFonts w:ascii="Times New Roman" w:hAnsi="Times New Roman" w:cs="Times New Roman"/>
            <w:color w:val="000000" w:themeColor="text1"/>
            <w:sz w:val="22"/>
            <w:rPrChange w:id="1728" w:author="Yuting Wang" w:date="2026-02-11T11:33:00Z" w16du:dateUtc="2026-02-11T03:33:00Z">
              <w:rPr>
                <w:rFonts w:ascii="Arial" w:hAnsi="Arial" w:cs="Arial"/>
                <w:color w:val="000000" w:themeColor="text1"/>
                <w:sz w:val="22"/>
              </w:rPr>
            </w:rPrChange>
          </w:rPr>
          <w:delText>code</w:delText>
        </w:r>
      </w:del>
      <w:r w:rsidRPr="003F084D">
        <w:rPr>
          <w:rFonts w:ascii="Times New Roman" w:hAnsi="Times New Roman" w:cs="Times New Roman"/>
          <w:color w:val="000000" w:themeColor="text1"/>
          <w:sz w:val="22"/>
          <w:rPrChange w:id="1729" w:author="Yuting Wang" w:date="2026-02-11T11:33:00Z" w16du:dateUtc="2026-02-11T03:33:00Z">
            <w:rPr>
              <w:rFonts w:ascii="Arial" w:hAnsi="Arial" w:cs="Arial"/>
              <w:color w:val="000000" w:themeColor="text1"/>
              <w:sz w:val="22"/>
            </w:rPr>
          </w:rPrChange>
        </w:rPr>
        <w:t xml:space="preserve"> used for this study can be obtained from </w:t>
      </w:r>
      <w:ins w:id="1730" w:author="嘏 吴" w:date="2026-03-29T23:05:00Z" w16du:dateUtc="2026-03-29T15:05:00Z">
        <w:r w:rsidR="00AA00E6">
          <w:rPr>
            <w:rFonts w:ascii="Times New Roman" w:hAnsi="Times New Roman" w:cs="Times New Roman" w:hint="eastAsia"/>
            <w:color w:val="000000" w:themeColor="text1"/>
            <w:sz w:val="22"/>
          </w:rPr>
          <w:t xml:space="preserve">our </w:t>
        </w:r>
      </w:ins>
      <w:r w:rsidRPr="003F084D">
        <w:rPr>
          <w:rFonts w:ascii="Times New Roman" w:hAnsi="Times New Roman" w:cs="Times New Roman"/>
          <w:color w:val="000000" w:themeColor="text1"/>
          <w:sz w:val="22"/>
          <w:rPrChange w:id="1731" w:author="Yuting Wang" w:date="2026-02-11T11:33:00Z" w16du:dateUtc="2026-02-11T03:33:00Z">
            <w:rPr>
              <w:rFonts w:ascii="Arial" w:hAnsi="Arial" w:cs="Arial"/>
              <w:color w:val="000000" w:themeColor="text1"/>
              <w:sz w:val="22"/>
            </w:rPr>
          </w:rPrChange>
        </w:rPr>
        <w:t>Github repository</w:t>
      </w:r>
      <w:r w:rsidR="00E27557" w:rsidRPr="003F084D">
        <w:rPr>
          <w:rFonts w:ascii="Times New Roman" w:hAnsi="Times New Roman" w:cs="Times New Roman"/>
          <w:color w:val="000000" w:themeColor="text1"/>
          <w:sz w:val="22"/>
          <w:rPrChange w:id="1732" w:author="Yuting Wang" w:date="2026-02-11T11:33:00Z" w16du:dateUtc="2026-02-11T03:33:00Z">
            <w:rPr>
              <w:rFonts w:ascii="Arial" w:hAnsi="Arial" w:cs="Arial"/>
              <w:color w:val="000000" w:themeColor="text1"/>
              <w:sz w:val="22"/>
            </w:rPr>
          </w:rPrChange>
        </w:rPr>
        <w:t xml:space="preserve"> (</w:t>
      </w:r>
      <w:r w:rsidR="00E27557" w:rsidRPr="003F084D">
        <w:rPr>
          <w:rFonts w:ascii="Times New Roman" w:hAnsi="Times New Roman" w:cs="Times New Roman"/>
          <w:rPrChange w:id="1733" w:author="Yuting Wang" w:date="2026-02-11T11:33:00Z" w16du:dateUtc="2026-02-11T03:33:00Z">
            <w:rPr/>
          </w:rPrChange>
        </w:rPr>
        <w:fldChar w:fldCharType="begin"/>
      </w:r>
      <w:r w:rsidR="00E27557" w:rsidRPr="003F084D">
        <w:rPr>
          <w:rFonts w:ascii="Times New Roman" w:hAnsi="Times New Roman" w:cs="Times New Roman" w:hint="eastAsia"/>
          <w:rPrChange w:id="1734" w:author="Yuting Wang" w:date="2026-02-11T11:33:00Z" w16du:dateUtc="2026-02-11T03:33:00Z">
            <w:rPr>
              <w:rFonts w:hint="eastAsia"/>
            </w:rPr>
          </w:rPrChange>
        </w:rPr>
        <w:instrText>HYPERLINK "https://github.com/YY-TMU/MHCI_benchmark"</w:instrText>
      </w:r>
      <w:r w:rsidR="00E27557" w:rsidRPr="004A5A2D">
        <w:rPr>
          <w:rFonts w:ascii="Times New Roman" w:hAnsi="Times New Roman" w:cs="Times New Roman"/>
        </w:rPr>
      </w:r>
      <w:r w:rsidR="00E27557" w:rsidRPr="003F084D">
        <w:rPr>
          <w:rFonts w:ascii="Times New Roman" w:hAnsi="Times New Roman" w:cs="Times New Roman"/>
          <w:rPrChange w:id="1735" w:author="Yuting Wang" w:date="2026-02-11T11:33:00Z" w16du:dateUtc="2026-02-11T03:33:00Z">
            <w:rPr/>
          </w:rPrChange>
        </w:rPr>
        <w:fldChar w:fldCharType="separate"/>
      </w:r>
      <w:r w:rsidR="00E27557" w:rsidRPr="003F084D">
        <w:rPr>
          <w:rStyle w:val="ae"/>
          <w:rFonts w:ascii="Times New Roman" w:hAnsi="Times New Roman" w:cs="Times New Roman"/>
          <w:color w:val="000000" w:themeColor="text1"/>
          <w:sz w:val="22"/>
          <w:u w:val="none"/>
          <w:rPrChange w:id="1736" w:author="Yuting Wang" w:date="2026-02-11T11:33:00Z" w16du:dateUtc="2026-02-11T03:33:00Z">
            <w:rPr>
              <w:rStyle w:val="ae"/>
              <w:rFonts w:ascii="Arial" w:hAnsi="Arial" w:cs="Arial"/>
              <w:color w:val="000000" w:themeColor="text1"/>
              <w:sz w:val="22"/>
              <w:u w:val="none"/>
            </w:rPr>
          </w:rPrChange>
        </w:rPr>
        <w:t>https://github.com/YY-TMU/MHCI_benchmark</w:t>
      </w:r>
      <w:r w:rsidR="00E27557" w:rsidRPr="003F084D">
        <w:rPr>
          <w:rFonts w:ascii="Times New Roman" w:hAnsi="Times New Roman" w:cs="Times New Roman"/>
          <w:rPrChange w:id="1737" w:author="Yuting Wang" w:date="2026-02-11T11:33:00Z" w16du:dateUtc="2026-02-11T03:33:00Z">
            <w:rPr/>
          </w:rPrChange>
        </w:rPr>
        <w:fldChar w:fldCharType="end"/>
      </w:r>
      <w:r w:rsidR="00E27557" w:rsidRPr="003F084D">
        <w:rPr>
          <w:rFonts w:ascii="Times New Roman" w:hAnsi="Times New Roman" w:cs="Times New Roman"/>
          <w:color w:val="000000" w:themeColor="text1"/>
          <w:sz w:val="22"/>
          <w:rPrChange w:id="1738" w:author="Yuting Wang" w:date="2026-02-11T11:33:00Z" w16du:dateUtc="2026-02-11T03:33:00Z">
            <w:rPr>
              <w:rFonts w:ascii="Arial" w:hAnsi="Arial" w:cs="Arial"/>
              <w:color w:val="000000" w:themeColor="text1"/>
              <w:sz w:val="22"/>
            </w:rPr>
          </w:rPrChange>
        </w:rPr>
        <w:t>)</w:t>
      </w:r>
      <w:ins w:id="1739" w:author="Yuting Wang" w:date="2026-03-17T10:29:00Z" w16du:dateUtc="2026-03-17T02:29:00Z">
        <w:r w:rsidR="006B742C">
          <w:rPr>
            <w:rFonts w:ascii="Times New Roman" w:hAnsi="Times New Roman" w:cs="Times New Roman" w:hint="eastAsia"/>
            <w:color w:val="000000" w:themeColor="text1"/>
            <w:sz w:val="22"/>
          </w:rPr>
          <w:t>,</w:t>
        </w:r>
      </w:ins>
      <w:ins w:id="1740" w:author="Yuting Wang" w:date="2026-03-17T10:28:00Z" w16du:dateUtc="2026-03-17T02:28:00Z">
        <w:r w:rsidR="006B742C">
          <w:rPr>
            <w:rFonts w:ascii="Times New Roman" w:hAnsi="Times New Roman" w:cs="Times New Roman" w:hint="eastAsia"/>
            <w:color w:val="000000" w:themeColor="text1"/>
            <w:sz w:val="22"/>
          </w:rPr>
          <w:t xml:space="preserve"> </w:t>
        </w:r>
      </w:ins>
      <w:ins w:id="1741" w:author="嘏 吴" w:date="2026-03-29T23:05:00Z" w16du:dateUtc="2026-03-29T15:05:00Z">
        <w:r w:rsidR="00AA00E6" w:rsidRPr="003C059E">
          <w:rPr>
            <w:rFonts w:ascii="Times New Roman" w:hAnsi="Times New Roman" w:cs="Times New Roman"/>
            <w:b/>
            <w:bCs/>
            <w:color w:val="EE0000"/>
            <w:sz w:val="22"/>
          </w:rPr>
          <w:t>Zenodo (</w:t>
        </w:r>
        <w:r w:rsidR="00AA00E6" w:rsidRPr="003C059E">
          <w:rPr>
            <w:rFonts w:ascii="Times New Roman" w:hAnsi="Times New Roman" w:cs="Times New Roman" w:hint="eastAsia"/>
            <w:b/>
            <w:bCs/>
            <w:color w:val="EE0000"/>
            <w:sz w:val="22"/>
          </w:rPr>
          <w:t>URL</w:t>
        </w:r>
        <w:r w:rsidR="00AA00E6" w:rsidRPr="003C059E">
          <w:rPr>
            <w:rFonts w:ascii="Times New Roman" w:hAnsi="Times New Roman" w:cs="Times New Roman"/>
            <w:b/>
            <w:bCs/>
            <w:color w:val="EE0000"/>
            <w:sz w:val="22"/>
          </w:rPr>
          <w:t>)</w:t>
        </w:r>
      </w:ins>
      <w:ins w:id="1742" w:author="Yuting Wang" w:date="2026-03-17T10:28:00Z" w16du:dateUtc="2026-03-17T02:28:00Z">
        <w:del w:id="1743" w:author="嘏 吴" w:date="2026-03-29T23:05:00Z" w16du:dateUtc="2026-03-29T15:05:00Z">
          <w:r w:rsidR="006B742C" w:rsidDel="00AA00E6">
            <w:rPr>
              <w:rFonts w:ascii="Times New Roman" w:hAnsi="Times New Roman" w:cs="Times New Roman" w:hint="eastAsia"/>
              <w:color w:val="000000" w:themeColor="text1"/>
              <w:sz w:val="22"/>
            </w:rPr>
            <w:delText>Zenodo</w:delText>
          </w:r>
        </w:del>
      </w:ins>
      <w:ins w:id="1744" w:author="Yuting Wang" w:date="2026-03-17T10:29:00Z" w16du:dateUtc="2026-03-17T02:29:00Z">
        <w:del w:id="1745" w:author="嘏 吴" w:date="2026-03-29T23:05:00Z" w16du:dateUtc="2026-03-29T15:05:00Z">
          <w:r w:rsidR="006B742C" w:rsidDel="00AA00E6">
            <w:rPr>
              <w:rFonts w:ascii="Times New Roman" w:hAnsi="Times New Roman" w:cs="Times New Roman" w:hint="eastAsia"/>
              <w:color w:val="000000" w:themeColor="text1"/>
              <w:sz w:val="22"/>
            </w:rPr>
            <w:delText xml:space="preserve"> </w:delText>
          </w:r>
        </w:del>
      </w:ins>
      <w:ins w:id="1746" w:author="Yuting Wang" w:date="2026-03-17T10:28:00Z" w16du:dateUtc="2026-03-17T02:28:00Z">
        <w:del w:id="1747" w:author="嘏 吴" w:date="2026-03-29T23:05:00Z" w16du:dateUtc="2026-03-29T15:05:00Z">
          <w:r w:rsidR="006B742C" w:rsidDel="00AA00E6">
            <w:rPr>
              <w:rFonts w:ascii="Times New Roman" w:hAnsi="Times New Roman" w:cs="Times New Roman" w:hint="eastAsia"/>
              <w:color w:val="000000" w:themeColor="text1"/>
              <w:sz w:val="22"/>
            </w:rPr>
            <w:delText>(</w:delText>
          </w:r>
        </w:del>
      </w:ins>
      <w:ins w:id="1748" w:author="Yuting Wang" w:date="2026-03-17T10:34:00Z" w16du:dateUtc="2026-03-17T02:34:00Z">
        <w:del w:id="1749" w:author="嘏 吴" w:date="2026-03-29T23:05:00Z" w16du:dateUtc="2026-03-29T15:05:00Z">
          <w:r w:rsidR="004A762A" w:rsidDel="00AA00E6">
            <w:rPr>
              <w:rFonts w:ascii="Times New Roman" w:hAnsi="Times New Roman" w:cs="Times New Roman" w:hint="eastAsia"/>
              <w:color w:val="000000" w:themeColor="text1"/>
              <w:sz w:val="22"/>
            </w:rPr>
            <w:delText xml:space="preserve">? </w:delText>
          </w:r>
        </w:del>
      </w:ins>
      <w:ins w:id="1750" w:author="Yuting Wang" w:date="2026-03-17T10:28:00Z" w16du:dateUtc="2026-03-17T02:28:00Z">
        <w:del w:id="1751" w:author="嘏 吴" w:date="2026-03-29T23:05:00Z" w16du:dateUtc="2026-03-29T15:05:00Z">
          <w:r w:rsidR="006B742C" w:rsidDel="00AA00E6">
            <w:rPr>
              <w:rFonts w:ascii="Times New Roman" w:hAnsi="Times New Roman" w:cs="Times New Roman" w:hint="eastAsia"/>
              <w:color w:val="000000" w:themeColor="text1"/>
              <w:sz w:val="22"/>
            </w:rPr>
            <w:delText>)</w:delText>
          </w:r>
        </w:del>
      </w:ins>
      <w:ins w:id="1752" w:author="Yuting Wang" w:date="2026-02-10T17:10:00Z" w16du:dateUtc="2026-02-10T09:10:00Z">
        <w:r w:rsidR="00431E68" w:rsidRPr="003F084D">
          <w:rPr>
            <w:rFonts w:ascii="Times New Roman" w:hAnsi="Times New Roman" w:cs="Times New Roman"/>
            <w:color w:val="000000" w:themeColor="text1"/>
            <w:sz w:val="22"/>
            <w:rPrChange w:id="1753" w:author="Yuting Wang" w:date="2026-02-11T11:33:00Z" w16du:dateUtc="2026-02-11T03:33:00Z">
              <w:rPr>
                <w:rFonts w:ascii="Arial" w:hAnsi="Arial" w:cs="Arial"/>
                <w:color w:val="000000" w:themeColor="text1"/>
                <w:sz w:val="22"/>
              </w:rPr>
            </w:rPrChange>
          </w:rPr>
          <w:t xml:space="preserve"> and BioCode (</w:t>
        </w:r>
      </w:ins>
      <w:ins w:id="1754" w:author="Yuting Wang" w:date="2026-02-10T17:40:00Z" w16du:dateUtc="2026-02-10T09:40:00Z">
        <w:r w:rsidR="00606F1B" w:rsidRPr="003F084D">
          <w:rPr>
            <w:rFonts w:ascii="Times New Roman" w:hAnsi="Times New Roman" w:cs="Times New Roman"/>
            <w:color w:val="000000" w:themeColor="text1"/>
            <w:sz w:val="22"/>
            <w:rPrChange w:id="1755" w:author="Yuting Wang" w:date="2026-02-11T11:33:00Z" w16du:dateUtc="2026-02-11T03:33:00Z">
              <w:rPr>
                <w:rFonts w:ascii="Arial" w:hAnsi="Arial" w:cs="Arial"/>
                <w:color w:val="000000" w:themeColor="text1"/>
                <w:sz w:val="22"/>
              </w:rPr>
            </w:rPrChange>
          </w:rPr>
          <w:t>https://ngdc.cncb.ac.cn/biocode/tool/BT008084</w:t>
        </w:r>
      </w:ins>
      <w:ins w:id="1756" w:author="Yuting Wang" w:date="2026-02-10T17:10:00Z" w16du:dateUtc="2026-02-10T09:10:00Z">
        <w:r w:rsidR="00431E68" w:rsidRPr="003F084D">
          <w:rPr>
            <w:rFonts w:ascii="Times New Roman" w:hAnsi="Times New Roman" w:cs="Times New Roman"/>
            <w:color w:val="000000" w:themeColor="text1"/>
            <w:sz w:val="22"/>
            <w:rPrChange w:id="1757" w:author="Yuting Wang" w:date="2026-02-11T11:33:00Z" w16du:dateUtc="2026-02-11T03:33:00Z">
              <w:rPr>
                <w:rFonts w:ascii="Arial" w:hAnsi="Arial" w:cs="Arial"/>
                <w:color w:val="000000" w:themeColor="text1"/>
                <w:sz w:val="22"/>
              </w:rPr>
            </w:rPrChange>
          </w:rPr>
          <w:t>).</w:t>
        </w:r>
      </w:ins>
    </w:p>
    <w:p w14:paraId="51AB1496" w14:textId="77777777" w:rsidR="00E27557" w:rsidRDefault="00E27557" w:rsidP="00AA6524">
      <w:pPr>
        <w:spacing w:line="360" w:lineRule="auto"/>
        <w:rPr>
          <w:ins w:id="1758" w:author="Yuting Wang" w:date="2026-02-11T14:17:00Z" w16du:dateUtc="2026-02-11T06:17:00Z"/>
          <w:rFonts w:ascii="Times New Roman" w:hAnsi="Times New Roman" w:cs="Times New Roman"/>
          <w:color w:val="000000" w:themeColor="text1"/>
          <w:sz w:val="22"/>
        </w:rPr>
      </w:pPr>
    </w:p>
    <w:p w14:paraId="405DF08A" w14:textId="77777777" w:rsidR="00675108" w:rsidRPr="00675108" w:rsidRDefault="00675108" w:rsidP="00675108">
      <w:pPr>
        <w:spacing w:line="360" w:lineRule="auto"/>
        <w:rPr>
          <w:ins w:id="1759" w:author="Yuting Wang" w:date="2026-02-11T14:17:00Z"/>
          <w:rFonts w:ascii="Times New Roman" w:hAnsi="Times New Roman" w:cs="Times New Roman"/>
          <w:b/>
          <w:bCs/>
          <w:color w:val="000000" w:themeColor="text1"/>
          <w:sz w:val="24"/>
          <w:szCs w:val="24"/>
          <w:rPrChange w:id="1760" w:author="Yuting Wang" w:date="2026-02-11T14:17:00Z" w16du:dateUtc="2026-02-11T06:17:00Z">
            <w:rPr>
              <w:ins w:id="1761" w:author="Yuting Wang" w:date="2026-02-11T14:17:00Z"/>
              <w:rFonts w:ascii="Times New Roman" w:hAnsi="Times New Roman" w:cs="Times New Roman"/>
              <w:b/>
              <w:bCs/>
              <w:color w:val="000000" w:themeColor="text1"/>
              <w:sz w:val="22"/>
            </w:rPr>
          </w:rPrChange>
        </w:rPr>
      </w:pPr>
      <w:ins w:id="1762" w:author="Yuting Wang" w:date="2026-02-11T14:17:00Z">
        <w:r w:rsidRPr="00675108">
          <w:rPr>
            <w:rFonts w:ascii="Times New Roman" w:hAnsi="Times New Roman" w:cs="Times New Roman"/>
            <w:b/>
            <w:bCs/>
            <w:color w:val="000000" w:themeColor="text1"/>
            <w:sz w:val="24"/>
            <w:szCs w:val="24"/>
            <w:rPrChange w:id="1763" w:author="Yuting Wang" w:date="2026-02-11T14:17:00Z" w16du:dateUtc="2026-02-11T06:17:00Z">
              <w:rPr>
                <w:rFonts w:ascii="Times New Roman" w:hAnsi="Times New Roman" w:cs="Times New Roman"/>
                <w:b/>
                <w:bCs/>
                <w:color w:val="000000" w:themeColor="text1"/>
                <w:sz w:val="22"/>
              </w:rPr>
            </w:rPrChange>
          </w:rPr>
          <w:t>Supplementary material</w:t>
        </w:r>
      </w:ins>
    </w:p>
    <w:p w14:paraId="6EE1B306" w14:textId="3ABCEB11" w:rsidR="00675108" w:rsidRPr="00675108" w:rsidRDefault="00675108" w:rsidP="00675108">
      <w:pPr>
        <w:spacing w:line="360" w:lineRule="auto"/>
        <w:rPr>
          <w:ins w:id="1764" w:author="Yuting Wang" w:date="2026-02-11T14:17:00Z"/>
          <w:rFonts w:ascii="Times New Roman" w:hAnsi="Times New Roman" w:cs="Times New Roman"/>
          <w:color w:val="000000" w:themeColor="text1"/>
          <w:sz w:val="22"/>
        </w:rPr>
      </w:pPr>
      <w:ins w:id="1765" w:author="Yuting Wang" w:date="2026-02-11T14:17:00Z">
        <w:r w:rsidRPr="00A06480">
          <w:rPr>
            <w:rFonts w:ascii="Times New Roman" w:hAnsi="Times New Roman" w:cs="Times New Roman"/>
            <w:color w:val="EE0000"/>
            <w:sz w:val="22"/>
            <w:rPrChange w:id="1766" w:author="嘏 吴" w:date="2026-03-29T23:28:00Z" w16du:dateUtc="2026-03-29T15:28:00Z">
              <w:rPr>
                <w:rFonts w:ascii="Times New Roman" w:hAnsi="Times New Roman" w:cs="Times New Roman"/>
                <w:color w:val="000000" w:themeColor="text1"/>
                <w:sz w:val="22"/>
              </w:rPr>
            </w:rPrChange>
          </w:rPr>
          <w:fldChar w:fldCharType="begin"/>
        </w:r>
        <w:r w:rsidRPr="00A06480">
          <w:rPr>
            <w:rFonts w:ascii="Times New Roman" w:hAnsi="Times New Roman" w:cs="Times New Roman"/>
            <w:color w:val="EE0000"/>
            <w:sz w:val="22"/>
            <w:rPrChange w:id="1767" w:author="嘏 吴" w:date="2026-03-29T23:28:00Z" w16du:dateUtc="2026-03-29T15:28:00Z">
              <w:rPr>
                <w:rFonts w:ascii="Times New Roman" w:hAnsi="Times New Roman" w:cs="Times New Roman"/>
                <w:color w:val="000000" w:themeColor="text1"/>
                <w:sz w:val="22"/>
              </w:rPr>
            </w:rPrChange>
          </w:rPr>
          <w:instrText>HYPERLINK "https://oup.silverchair-cdn.com/oup/backfile/Content_public/Journal/gpb/23/6/10.1093_gpbjnl_qzaf115/1/qzaf115_supplementary_data.zip?Expires=1773788103&amp;Signature=JCvCRXgn6F47FuB3z3QTeVTbJQ5ZrpHJpwlKJSXrz9KIOFZbTIjfms0Quz3Z4HCWEiuDlXdwYYZLgMtQE0hmk6rpbhWobSsugsfkTpPZvfC~U0m3GH1APsCucLfzzRKusxvqysM83okP~-zkud1SzAJ6p2laM0ZEqrdotez5Jow59v8Z-5Q2iuZglmXBZhKocHgsZ3zTOuJpDoY57mr9UTGgyfzjBsFlR~VksobSsa0mU-lMbwtJNrOBBYnmU0PWKfpIF-30SUWOOBZ1a3oLzLe-1yXWPwTot0ZXbHiwt913NQj~~xgHd5uNTgkbDqn4~xHf9X5mcXHG2iH-Th0Zbg__&amp;Key-Pair-Id=APKAIE5G5CRDK6RD3PGA"</w:instrText>
        </w:r>
        <w:r w:rsidRPr="004A5A2D">
          <w:rPr>
            <w:rFonts w:ascii="Times New Roman" w:hAnsi="Times New Roman" w:cs="Times New Roman"/>
            <w:color w:val="EE0000"/>
            <w:sz w:val="22"/>
          </w:rPr>
        </w:r>
        <w:r w:rsidRPr="00A06480">
          <w:rPr>
            <w:rFonts w:ascii="Times New Roman" w:hAnsi="Times New Roman" w:cs="Times New Roman"/>
            <w:color w:val="EE0000"/>
            <w:sz w:val="22"/>
            <w:rPrChange w:id="1768" w:author="嘏 吴" w:date="2026-03-29T23:28:00Z" w16du:dateUtc="2026-03-29T15:28:00Z">
              <w:rPr>
                <w:rFonts w:ascii="Times New Roman" w:hAnsi="Times New Roman" w:cs="Times New Roman"/>
                <w:color w:val="000000" w:themeColor="text1"/>
                <w:sz w:val="22"/>
              </w:rPr>
            </w:rPrChange>
          </w:rPr>
          <w:fldChar w:fldCharType="separate"/>
        </w:r>
        <w:r w:rsidRPr="00A06480">
          <w:rPr>
            <w:rStyle w:val="ae"/>
            <w:rFonts w:ascii="Times New Roman" w:hAnsi="Times New Roman" w:cs="Times New Roman"/>
            <w:color w:val="EE0000"/>
            <w:sz w:val="22"/>
            <w:rPrChange w:id="1769" w:author="嘏 吴" w:date="2026-03-29T23:28:00Z" w16du:dateUtc="2026-03-29T15:28:00Z">
              <w:rPr>
                <w:rStyle w:val="ae"/>
                <w:rFonts w:ascii="Times New Roman" w:hAnsi="Times New Roman" w:cs="Times New Roman"/>
                <w:sz w:val="22"/>
              </w:rPr>
            </w:rPrChange>
          </w:rPr>
          <w:t>Supplementary material</w:t>
        </w:r>
      </w:ins>
      <w:ins w:id="1770" w:author="Yuting Wang" w:date="2026-02-11T14:17:00Z" w16du:dateUtc="2026-02-11T06:17:00Z">
        <w:r w:rsidRPr="00A06480">
          <w:rPr>
            <w:rFonts w:ascii="Times New Roman" w:hAnsi="Times New Roman" w:cs="Times New Roman"/>
            <w:color w:val="EE0000"/>
            <w:sz w:val="22"/>
            <w:rPrChange w:id="1771" w:author="嘏 吴" w:date="2026-03-29T23:28:00Z" w16du:dateUtc="2026-03-29T15:28:00Z">
              <w:rPr>
                <w:rFonts w:ascii="Times New Roman" w:hAnsi="Times New Roman" w:cs="Times New Roman"/>
                <w:color w:val="000000" w:themeColor="text1"/>
                <w:sz w:val="22"/>
              </w:rPr>
            </w:rPrChange>
          </w:rPr>
          <w:fldChar w:fldCharType="end"/>
        </w:r>
      </w:ins>
      <w:ins w:id="1772" w:author="Yuting Wang" w:date="2026-02-11T14:17:00Z">
        <w:r w:rsidRPr="00A06480">
          <w:rPr>
            <w:rFonts w:ascii="Times New Roman" w:hAnsi="Times New Roman" w:cs="Times New Roman"/>
            <w:color w:val="EE0000"/>
            <w:sz w:val="22"/>
            <w:rPrChange w:id="1773" w:author="嘏 吴" w:date="2026-03-29T23:28:00Z" w16du:dateUtc="2026-03-29T15:28:00Z">
              <w:rPr>
                <w:rFonts w:ascii="Times New Roman" w:hAnsi="Times New Roman" w:cs="Times New Roman"/>
                <w:color w:val="000000" w:themeColor="text1"/>
                <w:sz w:val="22"/>
              </w:rPr>
            </w:rPrChange>
          </w:rPr>
          <w:t> </w:t>
        </w:r>
        <w:r w:rsidRPr="00675108">
          <w:rPr>
            <w:rFonts w:ascii="Times New Roman" w:hAnsi="Times New Roman" w:cs="Times New Roman"/>
            <w:color w:val="000000" w:themeColor="text1"/>
            <w:sz w:val="22"/>
          </w:rPr>
          <w:t>is available at </w:t>
        </w:r>
        <w:r w:rsidRPr="00675108">
          <w:rPr>
            <w:rFonts w:ascii="Times New Roman" w:hAnsi="Times New Roman" w:cs="Times New Roman"/>
            <w:i/>
            <w:iCs/>
            <w:color w:val="000000" w:themeColor="text1"/>
            <w:sz w:val="22"/>
          </w:rPr>
          <w:t>Genomics, Proteomics &amp; Bioinformatics</w:t>
        </w:r>
        <w:r w:rsidRPr="00675108">
          <w:rPr>
            <w:rFonts w:ascii="Times New Roman" w:hAnsi="Times New Roman" w:cs="Times New Roman"/>
            <w:color w:val="000000" w:themeColor="text1"/>
            <w:sz w:val="22"/>
          </w:rPr>
          <w:t> online</w:t>
        </w:r>
      </w:ins>
      <w:ins w:id="1774" w:author="Yuting Wang" w:date="2026-02-11T14:18:00Z" w16du:dateUtc="2026-02-11T06:18:00Z">
        <w:r>
          <w:rPr>
            <w:rFonts w:ascii="Times New Roman" w:hAnsi="Times New Roman" w:cs="Times New Roman" w:hint="eastAsia"/>
            <w:color w:val="000000" w:themeColor="text1"/>
            <w:sz w:val="22"/>
          </w:rPr>
          <w:t>.</w:t>
        </w:r>
      </w:ins>
    </w:p>
    <w:p w14:paraId="49AB664B" w14:textId="77777777" w:rsidR="00675108" w:rsidRPr="00675108" w:rsidRDefault="00675108" w:rsidP="00AA6524">
      <w:pPr>
        <w:spacing w:line="360" w:lineRule="auto"/>
        <w:rPr>
          <w:rFonts w:ascii="Times New Roman" w:hAnsi="Times New Roman" w:cs="Times New Roman"/>
          <w:color w:val="000000" w:themeColor="text1"/>
          <w:sz w:val="22"/>
          <w:rPrChange w:id="1775" w:author="Yuting Wang" w:date="2026-02-11T14:17:00Z" w16du:dateUtc="2026-02-11T06:17:00Z">
            <w:rPr>
              <w:rFonts w:ascii="Arial" w:hAnsi="Arial" w:cs="Arial"/>
              <w:color w:val="000000" w:themeColor="text1"/>
              <w:sz w:val="22"/>
            </w:rPr>
          </w:rPrChange>
        </w:rPr>
      </w:pPr>
    </w:p>
    <w:p w14:paraId="1F539727" w14:textId="77777777" w:rsidR="009718B4" w:rsidRPr="003F084D" w:rsidRDefault="009718B4" w:rsidP="009718B4">
      <w:pPr>
        <w:spacing w:line="360" w:lineRule="auto"/>
        <w:rPr>
          <w:rFonts w:ascii="Times New Roman" w:hAnsi="Times New Roman" w:cs="Times New Roman"/>
          <w:b/>
          <w:bCs/>
          <w:color w:val="000000" w:themeColor="text1"/>
          <w:sz w:val="24"/>
          <w:szCs w:val="24"/>
          <w:rPrChange w:id="1776" w:author="Yuting Wang" w:date="2026-02-11T11:33:00Z" w16du:dateUtc="2026-02-11T03:33:00Z">
            <w:rPr>
              <w:rFonts w:ascii="Arial" w:hAnsi="Arial" w:cs="Arial"/>
              <w:b/>
              <w:bCs/>
              <w:color w:val="000000" w:themeColor="text1"/>
              <w:sz w:val="24"/>
              <w:szCs w:val="24"/>
            </w:rPr>
          </w:rPrChange>
        </w:rPr>
      </w:pPr>
      <w:r w:rsidRPr="003F084D">
        <w:rPr>
          <w:rFonts w:ascii="Times New Roman" w:hAnsi="Times New Roman" w:cs="Times New Roman"/>
          <w:b/>
          <w:bCs/>
          <w:color w:val="000000" w:themeColor="text1"/>
          <w:sz w:val="24"/>
          <w:szCs w:val="24"/>
          <w:rPrChange w:id="1777" w:author="Yuting Wang" w:date="2026-02-11T11:33:00Z" w16du:dateUtc="2026-02-11T03:33:00Z">
            <w:rPr>
              <w:rFonts w:ascii="Arial" w:hAnsi="Arial" w:cs="Arial"/>
              <w:b/>
              <w:bCs/>
              <w:color w:val="000000" w:themeColor="text1"/>
              <w:sz w:val="24"/>
              <w:szCs w:val="24"/>
            </w:rPr>
          </w:rPrChange>
        </w:rPr>
        <w:t>Acknowledgements</w:t>
      </w:r>
    </w:p>
    <w:p w14:paraId="64DA6BF6" w14:textId="189E015A" w:rsidR="009718B4" w:rsidRPr="00B55552" w:rsidRDefault="009718B4" w:rsidP="009718B4">
      <w:pPr>
        <w:spacing w:line="360" w:lineRule="auto"/>
        <w:rPr>
          <w:rFonts w:ascii="Times New Roman" w:hAnsi="Times New Roman" w:cs="Times New Roman"/>
          <w:color w:val="000000" w:themeColor="text1"/>
          <w:sz w:val="22"/>
          <w:rPrChange w:id="1778" w:author="Yuting Wang" w:date="2026-02-11T13:43:00Z" w16du:dateUtc="2026-02-11T05:43:00Z">
            <w:rPr>
              <w:rFonts w:ascii="Arial" w:hAnsi="Arial" w:cs="Arial"/>
              <w:color w:val="000000" w:themeColor="text1"/>
            </w:rPr>
          </w:rPrChange>
        </w:rPr>
      </w:pPr>
      <w:r w:rsidRPr="00B55552">
        <w:rPr>
          <w:rFonts w:ascii="Times New Roman" w:hAnsi="Times New Roman" w:cs="Times New Roman"/>
          <w:color w:val="000000" w:themeColor="text1"/>
          <w:sz w:val="22"/>
          <w:rPrChange w:id="1779" w:author="Yuting Wang" w:date="2026-02-11T13:43:00Z" w16du:dateUtc="2026-02-11T05:43:00Z">
            <w:rPr>
              <w:rFonts w:ascii="Arial" w:hAnsi="Arial" w:cs="Arial"/>
              <w:color w:val="000000" w:themeColor="text1"/>
            </w:rPr>
          </w:rPrChange>
        </w:rPr>
        <w:t xml:space="preserve">The work was supported by the following grants: National Natural Science Foundation of China (32470721, 32100534), </w:t>
      </w:r>
      <w:r w:rsidR="00BF1678" w:rsidRPr="00B55552">
        <w:rPr>
          <w:rFonts w:ascii="Times New Roman" w:hAnsi="Times New Roman" w:cs="Times New Roman"/>
          <w:color w:val="000000" w:themeColor="text1"/>
          <w:sz w:val="22"/>
          <w:rPrChange w:id="1780" w:author="Yuting Wang" w:date="2026-02-11T13:43:00Z" w16du:dateUtc="2026-02-11T05:43:00Z">
            <w:rPr>
              <w:rFonts w:ascii="Arial" w:hAnsi="Arial" w:cs="Arial"/>
              <w:color w:val="000000" w:themeColor="text1"/>
            </w:rPr>
          </w:rPrChange>
        </w:rPr>
        <w:t xml:space="preserve">Natural Science Foundation of Tianjin Municipality (24JCYBJC00960) </w:t>
      </w:r>
      <w:r w:rsidRPr="00B55552">
        <w:rPr>
          <w:rFonts w:ascii="Times New Roman" w:hAnsi="Times New Roman" w:cs="Times New Roman"/>
          <w:color w:val="000000" w:themeColor="text1"/>
          <w:sz w:val="22"/>
          <w:rPrChange w:id="1781" w:author="Yuting Wang" w:date="2026-02-11T13:43:00Z" w16du:dateUtc="2026-02-11T05:43:00Z">
            <w:rPr>
              <w:rFonts w:ascii="Arial" w:hAnsi="Arial" w:cs="Arial"/>
              <w:color w:val="000000" w:themeColor="text1"/>
            </w:rPr>
          </w:rPrChange>
        </w:rPr>
        <w:t>and Talent Excellence Program from Tianjin Medical University. We gratefully acknowledge the technical support provided by the High-performance Computing Platform of Tianjin Medial University.</w:t>
      </w:r>
      <w:ins w:id="1782" w:author="Yuting Wang" w:date="2026-02-11T14:41:00Z" w16du:dateUtc="2026-02-11T06:41:00Z">
        <w:r w:rsidR="00DE08CF">
          <w:rPr>
            <w:rFonts w:ascii="Times New Roman" w:hAnsi="Times New Roman" w:cs="Times New Roman" w:hint="eastAsia"/>
            <w:color w:val="000000" w:themeColor="text1"/>
            <w:sz w:val="22"/>
          </w:rPr>
          <w:t xml:space="preserve"> </w:t>
        </w:r>
        <w:r w:rsidR="00DE08CF" w:rsidRPr="00DE08CF">
          <w:rPr>
            <w:rFonts w:ascii="Times New Roman" w:hAnsi="Times New Roman" w:cs="Times New Roman" w:hint="eastAsia"/>
            <w:color w:val="000000" w:themeColor="text1"/>
            <w:sz w:val="22"/>
          </w:rPr>
          <w:t>We extend special thanks to Professor Jiapei Yuan's research group for generously providing GPU computing resources, which were essential for the large-scale computations and validation in this study. We also thank all colleagues who contributed data and assistance to this research.</w:t>
        </w:r>
      </w:ins>
    </w:p>
    <w:p w14:paraId="2A6CB06F" w14:textId="77777777" w:rsidR="009718B4" w:rsidRPr="003F084D" w:rsidRDefault="009718B4" w:rsidP="009718B4">
      <w:pPr>
        <w:spacing w:line="360" w:lineRule="auto"/>
        <w:rPr>
          <w:rFonts w:ascii="Times New Roman" w:hAnsi="Times New Roman" w:cs="Times New Roman"/>
          <w:b/>
          <w:bCs/>
          <w:color w:val="000000" w:themeColor="text1"/>
          <w:sz w:val="22"/>
          <w:rPrChange w:id="1783" w:author="Yuting Wang" w:date="2026-02-11T11:33:00Z" w16du:dateUtc="2026-02-11T03:33:00Z">
            <w:rPr>
              <w:rFonts w:ascii="Arial" w:hAnsi="Arial" w:cs="Arial"/>
              <w:b/>
              <w:bCs/>
              <w:color w:val="000000" w:themeColor="text1"/>
              <w:sz w:val="22"/>
            </w:rPr>
          </w:rPrChange>
        </w:rPr>
      </w:pPr>
    </w:p>
    <w:p w14:paraId="26B953AA" w14:textId="5DB3A868" w:rsidR="009718B4" w:rsidRPr="003F084D" w:rsidRDefault="00DA3760" w:rsidP="009718B4">
      <w:pPr>
        <w:spacing w:line="360" w:lineRule="auto"/>
        <w:rPr>
          <w:rFonts w:ascii="Times New Roman" w:hAnsi="Times New Roman" w:cs="Times New Roman"/>
          <w:b/>
          <w:bCs/>
          <w:color w:val="000000" w:themeColor="text1"/>
          <w:sz w:val="24"/>
          <w:szCs w:val="24"/>
          <w:rPrChange w:id="1784" w:author="Yuting Wang" w:date="2026-02-11T11:33:00Z" w16du:dateUtc="2026-02-11T03:33:00Z">
            <w:rPr>
              <w:rFonts w:ascii="Arial" w:hAnsi="Arial" w:cs="Arial"/>
              <w:b/>
              <w:bCs/>
              <w:color w:val="000000" w:themeColor="text1"/>
              <w:sz w:val="24"/>
              <w:szCs w:val="24"/>
            </w:rPr>
          </w:rPrChange>
        </w:rPr>
      </w:pPr>
      <w:ins w:id="1785" w:author="Yuting Wang" w:date="2026-02-11T14:08:00Z" w16du:dateUtc="2026-02-11T06:08:00Z">
        <w:r w:rsidRPr="00DA3760">
          <w:rPr>
            <w:rFonts w:ascii="Times New Roman" w:hAnsi="Times New Roman" w:cs="Times New Roman" w:hint="eastAsia"/>
            <w:b/>
            <w:bCs/>
            <w:color w:val="000000" w:themeColor="text1"/>
            <w:sz w:val="24"/>
            <w:szCs w:val="24"/>
          </w:rPr>
          <w:t>CRediT author statement</w:t>
        </w:r>
      </w:ins>
      <w:ins w:id="1786" w:author="Yuting Wang" w:date="2026-02-11T14:09:00Z" w16du:dateUtc="2026-02-11T06:09:00Z">
        <w:r>
          <w:rPr>
            <w:rFonts w:ascii="Times New Roman" w:hAnsi="Times New Roman" w:cs="Times New Roman" w:hint="eastAsia"/>
            <w:b/>
            <w:bCs/>
            <w:color w:val="000000" w:themeColor="text1"/>
            <w:sz w:val="24"/>
            <w:szCs w:val="24"/>
          </w:rPr>
          <w:t xml:space="preserve"> </w:t>
        </w:r>
      </w:ins>
      <w:del w:id="1787" w:author="Yuting Wang" w:date="2026-02-11T14:08:00Z" w16du:dateUtc="2026-02-11T06:08:00Z">
        <w:r w:rsidR="009718B4" w:rsidRPr="003F084D" w:rsidDel="00DA3760">
          <w:rPr>
            <w:rFonts w:ascii="Times New Roman" w:hAnsi="Times New Roman" w:cs="Times New Roman"/>
            <w:b/>
            <w:bCs/>
            <w:color w:val="000000" w:themeColor="text1"/>
            <w:sz w:val="24"/>
            <w:szCs w:val="24"/>
            <w:rPrChange w:id="1788" w:author="Yuting Wang" w:date="2026-02-11T11:33:00Z" w16du:dateUtc="2026-02-11T03:33:00Z">
              <w:rPr>
                <w:rFonts w:ascii="Arial" w:hAnsi="Arial" w:cs="Arial"/>
                <w:b/>
                <w:bCs/>
                <w:color w:val="000000" w:themeColor="text1"/>
                <w:sz w:val="24"/>
                <w:szCs w:val="24"/>
              </w:rPr>
            </w:rPrChange>
          </w:rPr>
          <w:delText>Author contributions</w:delText>
        </w:r>
      </w:del>
    </w:p>
    <w:p w14:paraId="2ECB6338" w14:textId="29F739DA" w:rsidR="009718B4" w:rsidRPr="00B55552" w:rsidRDefault="009718B4" w:rsidP="009718B4">
      <w:pPr>
        <w:spacing w:line="360" w:lineRule="auto"/>
        <w:rPr>
          <w:rFonts w:ascii="Times New Roman" w:hAnsi="Times New Roman" w:cs="Times New Roman"/>
          <w:color w:val="000000" w:themeColor="text1"/>
          <w:sz w:val="22"/>
          <w:rPrChange w:id="1789" w:author="Yuting Wang" w:date="2026-02-11T13:44:00Z" w16du:dateUtc="2026-02-11T05:44:00Z">
            <w:rPr>
              <w:rFonts w:ascii="Arial" w:hAnsi="Arial" w:cs="Arial"/>
              <w:color w:val="000000" w:themeColor="text1"/>
            </w:rPr>
          </w:rPrChange>
        </w:rPr>
      </w:pPr>
      <w:r w:rsidRPr="00B55552">
        <w:rPr>
          <w:rFonts w:ascii="Times New Roman" w:hAnsi="Times New Roman" w:cs="Times New Roman"/>
          <w:b/>
          <w:bCs/>
          <w:color w:val="000000" w:themeColor="text1"/>
          <w:sz w:val="22"/>
          <w:rPrChange w:id="1790" w:author="Yuting Wang" w:date="2026-02-11T13:44:00Z" w16du:dateUtc="2026-02-11T05:44:00Z">
            <w:rPr>
              <w:rFonts w:ascii="Arial" w:hAnsi="Arial" w:cs="Arial"/>
              <w:color w:val="000000" w:themeColor="text1"/>
            </w:rPr>
          </w:rPrChange>
        </w:rPr>
        <w:t>Guojia Wu</w:t>
      </w:r>
      <w:r w:rsidRPr="00B55552">
        <w:rPr>
          <w:rFonts w:ascii="Times New Roman" w:hAnsi="Times New Roman" w:cs="Times New Roman"/>
          <w:color w:val="000000" w:themeColor="text1"/>
          <w:sz w:val="22"/>
          <w:rPrChange w:id="1791" w:author="Yuting Wang" w:date="2026-02-11T13:44:00Z" w16du:dateUtc="2026-02-11T05:44:00Z">
            <w:rPr>
              <w:rFonts w:ascii="Arial" w:hAnsi="Arial" w:cs="Arial"/>
              <w:color w:val="000000" w:themeColor="text1"/>
            </w:rPr>
          </w:rPrChange>
        </w:rPr>
        <w:t xml:space="preserve">: Writing–original draft, Visualization, Methodology, Investigation, Formal analysis, Data curation. </w:t>
      </w:r>
      <w:r w:rsidRPr="00B55552">
        <w:rPr>
          <w:rFonts w:ascii="Times New Roman" w:hAnsi="Times New Roman" w:cs="Times New Roman"/>
          <w:b/>
          <w:bCs/>
          <w:color w:val="000000" w:themeColor="text1"/>
          <w:sz w:val="22"/>
          <w:rPrChange w:id="1792" w:author="Yuting Wang" w:date="2026-02-11T13:44:00Z" w16du:dateUtc="2026-02-11T05:44:00Z">
            <w:rPr>
              <w:rFonts w:ascii="Arial" w:hAnsi="Arial" w:cs="Arial"/>
              <w:color w:val="000000" w:themeColor="text1"/>
            </w:rPr>
          </w:rPrChange>
        </w:rPr>
        <w:t>Xiaochuan Liu</w:t>
      </w:r>
      <w:r w:rsidRPr="00B55552">
        <w:rPr>
          <w:rFonts w:ascii="Times New Roman" w:hAnsi="Times New Roman" w:cs="Times New Roman"/>
          <w:color w:val="000000" w:themeColor="text1"/>
          <w:sz w:val="22"/>
          <w:rPrChange w:id="1793" w:author="Yuting Wang" w:date="2026-02-11T13:44:00Z" w16du:dateUtc="2026-02-11T05:44:00Z">
            <w:rPr>
              <w:rFonts w:ascii="Arial" w:hAnsi="Arial" w:cs="Arial"/>
              <w:color w:val="000000" w:themeColor="text1"/>
            </w:rPr>
          </w:rPrChange>
        </w:rPr>
        <w:t xml:space="preserve">: Methodology, Investigation, Formal analysis. </w:t>
      </w:r>
      <w:r w:rsidRPr="00B55552">
        <w:rPr>
          <w:rFonts w:ascii="Times New Roman" w:hAnsi="Times New Roman" w:cs="Times New Roman"/>
          <w:b/>
          <w:bCs/>
          <w:color w:val="000000" w:themeColor="text1"/>
          <w:sz w:val="22"/>
          <w:rPrChange w:id="1794" w:author="Yuting Wang" w:date="2026-02-11T13:44:00Z" w16du:dateUtc="2026-02-11T05:44:00Z">
            <w:rPr>
              <w:rFonts w:ascii="Arial" w:hAnsi="Arial" w:cs="Arial"/>
              <w:color w:val="000000" w:themeColor="text1"/>
            </w:rPr>
          </w:rPrChange>
        </w:rPr>
        <w:t>Yuting Wang</w:t>
      </w:r>
      <w:r w:rsidRPr="00B55552">
        <w:rPr>
          <w:rFonts w:ascii="Times New Roman" w:hAnsi="Times New Roman" w:cs="Times New Roman"/>
          <w:color w:val="000000" w:themeColor="text1"/>
          <w:sz w:val="22"/>
          <w:rPrChange w:id="1795" w:author="Yuting Wang" w:date="2026-02-11T13:44:00Z" w16du:dateUtc="2026-02-11T05:44:00Z">
            <w:rPr>
              <w:rFonts w:ascii="Arial" w:hAnsi="Arial" w:cs="Arial"/>
              <w:color w:val="000000" w:themeColor="text1"/>
            </w:rPr>
          </w:rPrChange>
        </w:rPr>
        <w:t xml:space="preserve">: Supervision, </w:t>
      </w:r>
      <w:r w:rsidRPr="00B55552">
        <w:rPr>
          <w:rFonts w:ascii="Times New Roman" w:hAnsi="Times New Roman" w:cs="Times New Roman"/>
          <w:color w:val="000000" w:themeColor="text1"/>
          <w:sz w:val="22"/>
          <w:rPrChange w:id="1796" w:author="Yuting Wang" w:date="2026-02-11T13:44:00Z" w16du:dateUtc="2026-02-11T05:44:00Z">
            <w:rPr>
              <w:rFonts w:ascii="Arial" w:hAnsi="Arial" w:cs="Arial"/>
              <w:color w:val="000000" w:themeColor="text1"/>
            </w:rPr>
          </w:rPrChange>
        </w:rPr>
        <w:lastRenderedPageBreak/>
        <w:t xml:space="preserve">Resources, Project administration, Methodology, Investigation. </w:t>
      </w:r>
      <w:r w:rsidRPr="00B55552">
        <w:rPr>
          <w:rFonts w:ascii="Times New Roman" w:hAnsi="Times New Roman" w:cs="Times New Roman"/>
          <w:b/>
          <w:bCs/>
          <w:color w:val="000000" w:themeColor="text1"/>
          <w:sz w:val="22"/>
          <w:rPrChange w:id="1797" w:author="Yuting Wang" w:date="2026-02-11T13:44:00Z" w16du:dateUtc="2026-02-11T05:44:00Z">
            <w:rPr>
              <w:rFonts w:ascii="Arial" w:hAnsi="Arial" w:cs="Arial"/>
              <w:color w:val="000000" w:themeColor="text1"/>
            </w:rPr>
          </w:rPrChange>
        </w:rPr>
        <w:t>Yang Yang</w:t>
      </w:r>
      <w:r w:rsidRPr="00B55552">
        <w:rPr>
          <w:rFonts w:ascii="Times New Roman" w:hAnsi="Times New Roman" w:cs="Times New Roman"/>
          <w:color w:val="000000" w:themeColor="text1"/>
          <w:sz w:val="22"/>
          <w:rPrChange w:id="1798" w:author="Yuting Wang" w:date="2026-02-11T13:44:00Z" w16du:dateUtc="2026-02-11T05:44:00Z">
            <w:rPr>
              <w:rFonts w:ascii="Arial" w:hAnsi="Arial" w:cs="Arial"/>
              <w:color w:val="000000" w:themeColor="text1"/>
            </w:rPr>
          </w:rPrChange>
        </w:rPr>
        <w:t>: Writing–review &amp; editing, Visualization, Supervision, Resources, Project administration, Methodology, Investigation, Funding acquisition, Data curation, Conceptualization.</w:t>
      </w:r>
      <w:ins w:id="1799" w:author="Yuting Wang" w:date="2026-02-09T17:46:00Z" w16du:dateUtc="2026-02-09T09:46:00Z">
        <w:r w:rsidR="00357B20" w:rsidRPr="00B55552">
          <w:rPr>
            <w:rFonts w:ascii="Times New Roman" w:hAnsi="Times New Roman" w:cs="Times New Roman"/>
            <w:color w:val="000000" w:themeColor="text1"/>
            <w:sz w:val="22"/>
            <w:rPrChange w:id="1800" w:author="Yuting Wang" w:date="2026-02-11T13:44:00Z" w16du:dateUtc="2026-02-11T05:44:00Z">
              <w:rPr>
                <w:rFonts w:ascii="Arial" w:hAnsi="Arial" w:cs="Arial"/>
                <w:color w:val="000000" w:themeColor="text1"/>
              </w:rPr>
            </w:rPrChange>
          </w:rPr>
          <w:t xml:space="preserve"> </w:t>
        </w:r>
      </w:ins>
      <w:ins w:id="1801" w:author="Yuting Wang" w:date="2026-02-09T17:46:00Z">
        <w:r w:rsidR="00357B20" w:rsidRPr="00B55552">
          <w:rPr>
            <w:rFonts w:ascii="Times New Roman" w:hAnsi="Times New Roman" w:cs="Times New Roman"/>
            <w:color w:val="000000" w:themeColor="text1"/>
            <w:sz w:val="22"/>
            <w:rPrChange w:id="1802" w:author="Yuting Wang" w:date="2026-02-11T13:44:00Z" w16du:dateUtc="2026-02-11T05:44:00Z">
              <w:rPr>
                <w:rFonts w:ascii="Arial" w:hAnsi="Arial" w:cs="Arial"/>
                <w:color w:val="000000" w:themeColor="text1"/>
                <w:lang w:val="zh-CN"/>
              </w:rPr>
            </w:rPrChange>
          </w:rPr>
          <w:t>All authors have read and approved the final manuscript.</w:t>
        </w:r>
      </w:ins>
    </w:p>
    <w:p w14:paraId="0107E513" w14:textId="3B59D9FA" w:rsidR="00606F1B" w:rsidRPr="003F084D" w:rsidDel="00606F1B" w:rsidRDefault="00606F1B" w:rsidP="009718B4">
      <w:pPr>
        <w:spacing w:line="360" w:lineRule="auto"/>
        <w:rPr>
          <w:del w:id="1803" w:author="Yuting Wang" w:date="2026-02-10T17:43:00Z" w16du:dateUtc="2026-02-10T09:43:00Z"/>
          <w:rFonts w:ascii="Times New Roman" w:hAnsi="Times New Roman" w:cs="Times New Roman"/>
          <w:color w:val="000000" w:themeColor="text1"/>
          <w:rPrChange w:id="1804" w:author="Yuting Wang" w:date="2026-02-11T11:33:00Z" w16du:dateUtc="2026-02-11T03:33:00Z">
            <w:rPr>
              <w:del w:id="1805" w:author="Yuting Wang" w:date="2026-02-10T17:43:00Z" w16du:dateUtc="2026-02-10T09:43:00Z"/>
              <w:rFonts w:ascii="Arial" w:hAnsi="Arial" w:cs="Arial"/>
              <w:b/>
              <w:bCs/>
              <w:color w:val="000000" w:themeColor="text1"/>
              <w:sz w:val="22"/>
            </w:rPr>
          </w:rPrChange>
        </w:rPr>
      </w:pPr>
    </w:p>
    <w:p w14:paraId="5C70B61D" w14:textId="2A1CD68C" w:rsidR="009718B4" w:rsidRPr="003F084D" w:rsidRDefault="00DA3760" w:rsidP="009718B4">
      <w:pPr>
        <w:spacing w:line="360" w:lineRule="auto"/>
        <w:rPr>
          <w:rFonts w:ascii="Times New Roman" w:hAnsi="Times New Roman" w:cs="Times New Roman"/>
          <w:b/>
          <w:bCs/>
          <w:color w:val="000000" w:themeColor="text1"/>
          <w:sz w:val="24"/>
          <w:szCs w:val="24"/>
          <w:rPrChange w:id="1806" w:author="Yuting Wang" w:date="2026-02-11T11:33:00Z" w16du:dateUtc="2026-02-11T03:33:00Z">
            <w:rPr>
              <w:rFonts w:ascii="Arial" w:hAnsi="Arial" w:cs="Arial"/>
              <w:b/>
              <w:bCs/>
              <w:color w:val="000000" w:themeColor="text1"/>
              <w:sz w:val="24"/>
              <w:szCs w:val="24"/>
            </w:rPr>
          </w:rPrChange>
        </w:rPr>
      </w:pPr>
      <w:ins w:id="1807" w:author="Yuting Wang" w:date="2026-02-11T14:11:00Z" w16du:dateUtc="2026-02-11T06:11:00Z">
        <w:r w:rsidRPr="00DA3760">
          <w:rPr>
            <w:rFonts w:ascii="Times New Roman" w:hAnsi="Times New Roman" w:cs="Times New Roman" w:hint="eastAsia"/>
            <w:b/>
            <w:bCs/>
            <w:color w:val="000000" w:themeColor="text1"/>
            <w:sz w:val="24"/>
            <w:szCs w:val="24"/>
          </w:rPr>
          <w:t>Competing interests</w:t>
        </w:r>
        <w:r>
          <w:rPr>
            <w:rFonts w:ascii="Times New Roman" w:hAnsi="Times New Roman" w:cs="Times New Roman" w:hint="eastAsia"/>
            <w:b/>
            <w:bCs/>
            <w:color w:val="000000" w:themeColor="text1"/>
            <w:sz w:val="24"/>
            <w:szCs w:val="24"/>
          </w:rPr>
          <w:t xml:space="preserve"> </w:t>
        </w:r>
      </w:ins>
      <w:del w:id="1808" w:author="Yuting Wang" w:date="2026-02-11T14:11:00Z" w16du:dateUtc="2026-02-11T06:11:00Z">
        <w:r w:rsidR="00E1136D" w:rsidRPr="003F084D" w:rsidDel="00DA3760">
          <w:rPr>
            <w:rFonts w:ascii="Times New Roman" w:hAnsi="Times New Roman" w:cs="Times New Roman"/>
            <w:b/>
            <w:bCs/>
            <w:color w:val="000000" w:themeColor="text1"/>
            <w:sz w:val="24"/>
            <w:szCs w:val="24"/>
            <w:rPrChange w:id="1809" w:author="Yuting Wang" w:date="2026-02-11T11:33:00Z" w16du:dateUtc="2026-02-11T03:33:00Z">
              <w:rPr>
                <w:rFonts w:ascii="Arial" w:hAnsi="Arial" w:cs="Arial"/>
                <w:b/>
                <w:bCs/>
                <w:color w:val="000000" w:themeColor="text1"/>
                <w:sz w:val="24"/>
                <w:szCs w:val="24"/>
              </w:rPr>
            </w:rPrChange>
          </w:rPr>
          <w:delText>Declaration of interests</w:delText>
        </w:r>
      </w:del>
    </w:p>
    <w:p w14:paraId="6FDD8050" w14:textId="7F898970" w:rsidR="00E1136D" w:rsidRPr="003F084D" w:rsidRDefault="00E1136D" w:rsidP="00FE2274">
      <w:pPr>
        <w:spacing w:line="360" w:lineRule="auto"/>
        <w:rPr>
          <w:ins w:id="1810" w:author="Yuting Wang" w:date="2026-02-10T17:41:00Z" w16du:dateUtc="2026-02-10T09:41:00Z"/>
          <w:rFonts w:ascii="Times New Roman" w:hAnsi="Times New Roman" w:cs="Times New Roman"/>
          <w:color w:val="000000" w:themeColor="text1"/>
          <w:sz w:val="22"/>
          <w:rPrChange w:id="1811" w:author="Yuting Wang" w:date="2026-02-11T11:33:00Z" w16du:dateUtc="2026-02-11T03:33:00Z">
            <w:rPr>
              <w:ins w:id="1812" w:author="Yuting Wang" w:date="2026-02-10T17:41:00Z" w16du:dateUtc="2026-02-10T09:41:00Z"/>
              <w:rFonts w:ascii="Arial" w:hAnsi="Arial" w:cs="Arial"/>
              <w:color w:val="000000" w:themeColor="text1"/>
              <w:sz w:val="22"/>
            </w:rPr>
          </w:rPrChange>
        </w:rPr>
      </w:pPr>
      <w:r w:rsidRPr="003F084D">
        <w:rPr>
          <w:rFonts w:ascii="Times New Roman" w:hAnsi="Times New Roman" w:cs="Times New Roman"/>
          <w:color w:val="000000" w:themeColor="text1"/>
          <w:sz w:val="22"/>
          <w:rPrChange w:id="1813" w:author="Yuting Wang" w:date="2026-02-11T11:33:00Z" w16du:dateUtc="2026-02-11T03:33:00Z">
            <w:rPr>
              <w:rFonts w:ascii="Arial" w:hAnsi="Arial" w:cs="Arial"/>
              <w:color w:val="000000" w:themeColor="text1"/>
              <w:sz w:val="22"/>
            </w:rPr>
          </w:rPrChange>
        </w:rPr>
        <w:t>The authors declare no competing interests.</w:t>
      </w:r>
    </w:p>
    <w:p w14:paraId="7CA4B17A" w14:textId="77777777" w:rsidR="00606F1B" w:rsidRPr="003F084D" w:rsidRDefault="00606F1B" w:rsidP="00606F1B">
      <w:pPr>
        <w:spacing w:line="360" w:lineRule="auto"/>
        <w:rPr>
          <w:ins w:id="1814" w:author="Yuting Wang" w:date="2026-02-10T17:43:00Z" w16du:dateUtc="2026-02-10T09:43:00Z"/>
          <w:rFonts w:ascii="Times New Roman" w:hAnsi="Times New Roman" w:cs="Times New Roman"/>
          <w:b/>
          <w:bCs/>
          <w:color w:val="000000" w:themeColor="text1"/>
          <w:sz w:val="24"/>
          <w:szCs w:val="24"/>
          <w:rPrChange w:id="1815" w:author="Yuting Wang" w:date="2026-02-11T11:33:00Z" w16du:dateUtc="2026-02-11T03:33:00Z">
            <w:rPr>
              <w:ins w:id="1816" w:author="Yuting Wang" w:date="2026-02-10T17:43:00Z" w16du:dateUtc="2026-02-10T09:43:00Z"/>
              <w:rFonts w:ascii="Arial" w:hAnsi="Arial" w:cs="Arial"/>
              <w:b/>
              <w:bCs/>
              <w:color w:val="000000" w:themeColor="text1"/>
              <w:sz w:val="24"/>
              <w:szCs w:val="24"/>
            </w:rPr>
          </w:rPrChange>
        </w:rPr>
      </w:pPr>
    </w:p>
    <w:p w14:paraId="010C1302" w14:textId="654E01B7" w:rsidR="00606F1B" w:rsidRPr="003F084D" w:rsidRDefault="00606F1B" w:rsidP="00606F1B">
      <w:pPr>
        <w:spacing w:line="360" w:lineRule="auto"/>
        <w:rPr>
          <w:ins w:id="1817" w:author="Yuting Wang" w:date="2026-02-10T17:43:00Z" w16du:dateUtc="2026-02-10T09:43:00Z"/>
          <w:rFonts w:ascii="Times New Roman" w:hAnsi="Times New Roman" w:cs="Times New Roman"/>
          <w:b/>
          <w:bCs/>
          <w:color w:val="000000" w:themeColor="text1"/>
          <w:sz w:val="24"/>
          <w:szCs w:val="24"/>
          <w:rPrChange w:id="1818" w:author="Yuting Wang" w:date="2026-02-11T11:33:00Z" w16du:dateUtc="2026-02-11T03:33:00Z">
            <w:rPr>
              <w:ins w:id="1819" w:author="Yuting Wang" w:date="2026-02-10T17:43:00Z" w16du:dateUtc="2026-02-10T09:43:00Z"/>
              <w:rFonts w:ascii="Arial" w:hAnsi="Arial" w:cs="Arial"/>
              <w:b/>
              <w:bCs/>
              <w:color w:val="000000" w:themeColor="text1"/>
              <w:sz w:val="24"/>
              <w:szCs w:val="24"/>
            </w:rPr>
          </w:rPrChange>
        </w:rPr>
      </w:pPr>
      <w:ins w:id="1820" w:author="Yuting Wang" w:date="2026-02-10T17:43:00Z" w16du:dateUtc="2026-02-10T09:43:00Z">
        <w:r w:rsidRPr="003F084D">
          <w:rPr>
            <w:rFonts w:ascii="Times New Roman" w:hAnsi="Times New Roman" w:cs="Times New Roman"/>
            <w:b/>
            <w:bCs/>
            <w:color w:val="000000" w:themeColor="text1"/>
            <w:sz w:val="24"/>
            <w:szCs w:val="24"/>
            <w:rPrChange w:id="1821" w:author="Yuting Wang" w:date="2026-02-11T11:33:00Z" w16du:dateUtc="2026-02-11T03:33:00Z">
              <w:rPr>
                <w:rFonts w:ascii="Arial" w:hAnsi="Arial" w:cs="Arial"/>
                <w:b/>
                <w:bCs/>
                <w:color w:val="000000" w:themeColor="text1"/>
                <w:sz w:val="24"/>
                <w:szCs w:val="24"/>
              </w:rPr>
            </w:rPrChange>
          </w:rPr>
          <w:t>ORCID</w:t>
        </w:r>
      </w:ins>
    </w:p>
    <w:p w14:paraId="15ACAA76" w14:textId="77777777" w:rsidR="003A29AE" w:rsidRPr="000C1CB4" w:rsidRDefault="003A29AE" w:rsidP="003A29AE">
      <w:pPr>
        <w:spacing w:line="360" w:lineRule="auto"/>
        <w:rPr>
          <w:ins w:id="1822" w:author="Yuting Wang" w:date="2026-02-24T10:01:00Z" w16du:dateUtc="2026-02-24T02:01:00Z"/>
          <w:rFonts w:ascii="Times New Roman" w:hAnsi="Times New Roman" w:cs="Times New Roman"/>
          <w:color w:val="000000" w:themeColor="text1"/>
          <w:sz w:val="22"/>
        </w:rPr>
      </w:pPr>
      <w:ins w:id="1823" w:author="Yuting Wang" w:date="2026-02-24T10:01:00Z" w16du:dateUtc="2026-02-24T02:01:00Z">
        <w:r w:rsidRPr="000C1CB4">
          <w:rPr>
            <w:rFonts w:ascii="Times New Roman" w:hAnsi="Times New Roman" w:cs="Times New Roman"/>
            <w:color w:val="000000" w:themeColor="text1"/>
            <w:sz w:val="22"/>
          </w:rPr>
          <w:t>0000-0002-0273-9242 (Yang Yang)</w:t>
        </w:r>
      </w:ins>
    </w:p>
    <w:p w14:paraId="4741D645" w14:textId="480BD666" w:rsidR="00606F1B" w:rsidRPr="00B55552" w:rsidRDefault="00606F1B" w:rsidP="00606F1B">
      <w:pPr>
        <w:spacing w:line="360" w:lineRule="auto"/>
        <w:rPr>
          <w:ins w:id="1824" w:author="Yuting Wang" w:date="2026-02-10T17:43:00Z" w16du:dateUtc="2026-02-10T09:43:00Z"/>
          <w:rFonts w:ascii="Times New Roman" w:hAnsi="Times New Roman" w:cs="Times New Roman"/>
          <w:color w:val="000000" w:themeColor="text1"/>
          <w:sz w:val="22"/>
          <w:rPrChange w:id="1825" w:author="Yuting Wang" w:date="2026-02-11T13:44:00Z" w16du:dateUtc="2026-02-11T05:44:00Z">
            <w:rPr>
              <w:ins w:id="1826" w:author="Yuting Wang" w:date="2026-02-10T17:43:00Z" w16du:dateUtc="2026-02-10T09:43:00Z"/>
              <w:rFonts w:ascii="Arial" w:hAnsi="Arial" w:cs="Arial"/>
              <w:color w:val="000000" w:themeColor="text1"/>
            </w:rPr>
          </w:rPrChange>
        </w:rPr>
      </w:pPr>
      <w:ins w:id="1827" w:author="Yuting Wang" w:date="2026-02-10T17:43:00Z" w16du:dateUtc="2026-02-10T09:43:00Z">
        <w:r w:rsidRPr="00B55552">
          <w:rPr>
            <w:rFonts w:ascii="Times New Roman" w:hAnsi="Times New Roman" w:cs="Times New Roman"/>
            <w:color w:val="000000" w:themeColor="text1"/>
            <w:sz w:val="22"/>
            <w:rPrChange w:id="1828" w:author="Yuting Wang" w:date="2026-02-11T13:44:00Z" w16du:dateUtc="2026-02-11T05:44:00Z">
              <w:rPr>
                <w:rFonts w:ascii="Arial" w:hAnsi="Arial" w:cs="Arial"/>
                <w:color w:val="000000" w:themeColor="text1"/>
              </w:rPr>
            </w:rPrChange>
          </w:rPr>
          <w:t>0009-0009-3446-7331</w:t>
        </w:r>
      </w:ins>
      <w:ins w:id="1829" w:author="Yuting Wang" w:date="2026-02-11T10:56:00Z" w16du:dateUtc="2026-02-11T02:56:00Z">
        <w:r w:rsidR="00CC579B" w:rsidRPr="00B55552">
          <w:rPr>
            <w:rFonts w:ascii="Times New Roman" w:hAnsi="Times New Roman" w:cs="Times New Roman"/>
            <w:color w:val="000000" w:themeColor="text1"/>
            <w:sz w:val="22"/>
            <w:rPrChange w:id="1830" w:author="Yuting Wang" w:date="2026-02-11T13:44:00Z" w16du:dateUtc="2026-02-11T05:44:00Z">
              <w:rPr>
                <w:rFonts w:ascii="Arial" w:hAnsi="Arial" w:cs="Arial"/>
                <w:color w:val="000000" w:themeColor="text1"/>
              </w:rPr>
            </w:rPrChange>
          </w:rPr>
          <w:t xml:space="preserve"> (Yuting Wang)</w:t>
        </w:r>
      </w:ins>
    </w:p>
    <w:p w14:paraId="6009A366" w14:textId="530EE407" w:rsidR="00606F1B" w:rsidRDefault="00B55552" w:rsidP="00FE2274">
      <w:pPr>
        <w:spacing w:line="360" w:lineRule="auto"/>
        <w:rPr>
          <w:ins w:id="1831" w:author="Yuting Wang" w:date="2026-02-25T16:20:00Z" w16du:dateUtc="2026-02-25T08:20:00Z"/>
          <w:rFonts w:ascii="Times New Roman" w:hAnsi="Times New Roman" w:cs="Times New Roman"/>
          <w:color w:val="000000" w:themeColor="text1"/>
          <w:sz w:val="22"/>
        </w:rPr>
      </w:pPr>
      <w:ins w:id="1832" w:author="Yuting Wang" w:date="2026-02-11T13:43:00Z" w16du:dateUtc="2026-02-11T05:43:00Z">
        <w:r w:rsidRPr="00B55552">
          <w:rPr>
            <w:rFonts w:ascii="Times New Roman" w:hAnsi="Times New Roman" w:cs="Times New Roman" w:hint="eastAsia"/>
            <w:color w:val="000000" w:themeColor="text1"/>
            <w:sz w:val="22"/>
          </w:rPr>
          <w:t>0009-0002-2119-2964</w:t>
        </w:r>
      </w:ins>
      <w:ins w:id="1833" w:author="Yuting Wang" w:date="2026-02-11T13:44:00Z" w16du:dateUtc="2026-02-11T05:44:00Z">
        <w:r>
          <w:rPr>
            <w:rFonts w:ascii="Times New Roman" w:hAnsi="Times New Roman" w:cs="Times New Roman" w:hint="eastAsia"/>
            <w:color w:val="000000" w:themeColor="text1"/>
            <w:sz w:val="22"/>
          </w:rPr>
          <w:t xml:space="preserve"> (Guojia Wu)</w:t>
        </w:r>
      </w:ins>
    </w:p>
    <w:p w14:paraId="5C01ADC5" w14:textId="73C6D5EC" w:rsidR="006646D9" w:rsidRPr="003F084D" w:rsidRDefault="006646D9" w:rsidP="00FE2274">
      <w:pPr>
        <w:spacing w:line="360" w:lineRule="auto"/>
        <w:rPr>
          <w:rFonts w:ascii="Times New Roman" w:hAnsi="Times New Roman" w:cs="Times New Roman"/>
          <w:color w:val="000000" w:themeColor="text1"/>
          <w:sz w:val="22"/>
          <w:rPrChange w:id="1834" w:author="Yuting Wang" w:date="2026-02-11T11:33:00Z" w16du:dateUtc="2026-02-11T03:33:00Z">
            <w:rPr>
              <w:rFonts w:ascii="Arial" w:hAnsi="Arial" w:cs="Arial"/>
              <w:color w:val="000000" w:themeColor="text1"/>
              <w:sz w:val="22"/>
            </w:rPr>
          </w:rPrChange>
        </w:rPr>
      </w:pPr>
      <w:ins w:id="1835" w:author="Yuting Wang" w:date="2026-02-25T16:20:00Z" w16du:dateUtc="2026-02-25T08:20:00Z">
        <w:r w:rsidRPr="006646D9">
          <w:rPr>
            <w:rFonts w:ascii="Times New Roman" w:hAnsi="Times New Roman" w:cs="Times New Roman" w:hint="eastAsia"/>
            <w:color w:val="000000" w:themeColor="text1"/>
            <w:sz w:val="22"/>
          </w:rPr>
          <w:t xml:space="preserve">0009-0001-7081-1859 </w:t>
        </w:r>
        <w:r>
          <w:rPr>
            <w:rFonts w:ascii="Times New Roman" w:hAnsi="Times New Roman" w:cs="Times New Roman" w:hint="eastAsia"/>
            <w:color w:val="000000" w:themeColor="text1"/>
            <w:sz w:val="22"/>
          </w:rPr>
          <w:t>(</w:t>
        </w:r>
        <w:r w:rsidRPr="00175DF6">
          <w:rPr>
            <w:rFonts w:ascii="Times New Roman" w:hAnsi="Times New Roman" w:cs="Times New Roman"/>
            <w:color w:val="000000" w:themeColor="text1"/>
            <w:sz w:val="22"/>
          </w:rPr>
          <w:t>Xiaochuan Liu</w:t>
        </w:r>
        <w:r>
          <w:rPr>
            <w:rFonts w:ascii="Times New Roman" w:hAnsi="Times New Roman" w:cs="Times New Roman" w:hint="eastAsia"/>
            <w:color w:val="000000" w:themeColor="text1"/>
            <w:sz w:val="22"/>
          </w:rPr>
          <w:t>)</w:t>
        </w:r>
      </w:ins>
    </w:p>
    <w:p w14:paraId="7A6E99DE" w14:textId="77777777" w:rsidR="00D83138" w:rsidRPr="003F084D" w:rsidRDefault="00D83138">
      <w:pPr>
        <w:widowControl/>
        <w:jc w:val="left"/>
        <w:rPr>
          <w:rFonts w:ascii="Times New Roman" w:hAnsi="Times New Roman" w:cs="Times New Roman"/>
          <w:b/>
          <w:bCs/>
          <w:color w:val="000000" w:themeColor="text1"/>
          <w:sz w:val="24"/>
          <w:szCs w:val="24"/>
          <w:rPrChange w:id="1836" w:author="Yuting Wang" w:date="2026-02-11T11:33:00Z" w16du:dateUtc="2026-02-11T03:33:00Z">
            <w:rPr>
              <w:rFonts w:ascii="Arial" w:hAnsi="Arial" w:cs="Arial"/>
              <w:b/>
              <w:bCs/>
              <w:color w:val="000000" w:themeColor="text1"/>
              <w:sz w:val="24"/>
              <w:szCs w:val="24"/>
            </w:rPr>
          </w:rPrChange>
        </w:rPr>
      </w:pPr>
      <w:r w:rsidRPr="003F084D">
        <w:rPr>
          <w:rFonts w:ascii="Times New Roman" w:hAnsi="Times New Roman" w:cs="Times New Roman"/>
          <w:b/>
          <w:bCs/>
          <w:color w:val="000000" w:themeColor="text1"/>
          <w:sz w:val="24"/>
          <w:szCs w:val="24"/>
          <w:rPrChange w:id="1837" w:author="Yuting Wang" w:date="2026-02-11T11:33:00Z" w16du:dateUtc="2026-02-11T03:33:00Z">
            <w:rPr>
              <w:rFonts w:ascii="Arial" w:hAnsi="Arial" w:cs="Arial"/>
              <w:b/>
              <w:bCs/>
              <w:color w:val="000000" w:themeColor="text1"/>
              <w:sz w:val="24"/>
              <w:szCs w:val="24"/>
            </w:rPr>
          </w:rPrChange>
        </w:rPr>
        <w:br w:type="page"/>
      </w:r>
    </w:p>
    <w:p w14:paraId="4441BEDF" w14:textId="0FC7AE18" w:rsidR="00FE2274" w:rsidRPr="003F084D" w:rsidRDefault="00AA6524" w:rsidP="00FE2274">
      <w:pPr>
        <w:spacing w:line="360" w:lineRule="auto"/>
        <w:rPr>
          <w:rFonts w:ascii="Times New Roman" w:hAnsi="Times New Roman" w:cs="Times New Roman"/>
          <w:b/>
          <w:bCs/>
          <w:color w:val="000000" w:themeColor="text1"/>
          <w:sz w:val="24"/>
          <w:szCs w:val="24"/>
          <w:rPrChange w:id="1838" w:author="Yuting Wang" w:date="2026-02-11T11:33:00Z" w16du:dateUtc="2026-02-11T03:33:00Z">
            <w:rPr>
              <w:rFonts w:ascii="Arial" w:hAnsi="Arial" w:cs="Arial"/>
              <w:b/>
              <w:bCs/>
              <w:color w:val="000000" w:themeColor="text1"/>
              <w:sz w:val="24"/>
              <w:szCs w:val="24"/>
            </w:rPr>
          </w:rPrChange>
        </w:rPr>
      </w:pPr>
      <w:r w:rsidRPr="003F084D">
        <w:rPr>
          <w:rFonts w:ascii="Times New Roman" w:hAnsi="Times New Roman" w:cs="Times New Roman"/>
          <w:b/>
          <w:bCs/>
          <w:color w:val="000000" w:themeColor="text1"/>
          <w:sz w:val="24"/>
          <w:szCs w:val="24"/>
          <w:rPrChange w:id="1839" w:author="Yuting Wang" w:date="2026-02-11T11:33:00Z" w16du:dateUtc="2026-02-11T03:33:00Z">
            <w:rPr>
              <w:rFonts w:ascii="Arial" w:hAnsi="Arial" w:cs="Arial"/>
              <w:b/>
              <w:bCs/>
              <w:color w:val="000000" w:themeColor="text1"/>
              <w:sz w:val="24"/>
              <w:szCs w:val="24"/>
            </w:rPr>
          </w:rPrChange>
        </w:rPr>
        <w:lastRenderedPageBreak/>
        <w:t>References</w:t>
      </w:r>
    </w:p>
    <w:p w14:paraId="6B4EE26D" w14:textId="77777777" w:rsidR="0078734C" w:rsidRPr="009E46F5" w:rsidRDefault="00FE2274" w:rsidP="0078734C">
      <w:pPr>
        <w:pStyle w:val="EndNoteBibliography"/>
        <w:ind w:left="720" w:hanging="720"/>
        <w:rPr>
          <w:rFonts w:ascii="Times New Roman" w:hAnsi="Times New Roman" w:cs="Times New Roman" w:hint="eastAsia"/>
          <w:rPrChange w:id="1840" w:author="Yuting Wang" w:date="2026-02-26T10:11:00Z" w16du:dateUtc="2026-02-26T02:11:00Z">
            <w:rPr>
              <w:rFonts w:hint="eastAsia"/>
            </w:rPr>
          </w:rPrChange>
        </w:rPr>
      </w:pPr>
      <w:r w:rsidRPr="009E46F5">
        <w:rPr>
          <w:rFonts w:ascii="Times New Roman" w:hAnsi="Times New Roman" w:cs="Times New Roman"/>
          <w:color w:val="000000" w:themeColor="text1"/>
          <w:sz w:val="21"/>
          <w:szCs w:val="21"/>
          <w:rPrChange w:id="1841" w:author="Yuting Wang" w:date="2026-02-26T10:11:00Z" w16du:dateUtc="2026-02-26T02:11:00Z">
            <w:rPr>
              <w:rFonts w:ascii="Arial" w:hAnsi="Arial" w:cs="Arial"/>
              <w:color w:val="000000" w:themeColor="text1"/>
              <w:sz w:val="21"/>
              <w:szCs w:val="21"/>
            </w:rPr>
          </w:rPrChange>
        </w:rPr>
        <w:fldChar w:fldCharType="begin"/>
      </w:r>
      <w:r w:rsidRPr="009E46F5">
        <w:rPr>
          <w:rFonts w:ascii="Times New Roman" w:hAnsi="Times New Roman" w:cs="Times New Roman"/>
          <w:color w:val="000000" w:themeColor="text1"/>
          <w:sz w:val="21"/>
          <w:szCs w:val="21"/>
          <w:rPrChange w:id="1842" w:author="Yuting Wang" w:date="2026-02-26T10:11:00Z" w16du:dateUtc="2026-02-26T02:11:00Z">
            <w:rPr>
              <w:rFonts w:ascii="Arial" w:hAnsi="Arial" w:cs="Arial"/>
              <w:color w:val="000000" w:themeColor="text1"/>
              <w:sz w:val="21"/>
              <w:szCs w:val="21"/>
            </w:rPr>
          </w:rPrChange>
        </w:rPr>
        <w:instrText xml:space="preserve"> ADDIN EN.REFLIST </w:instrText>
      </w:r>
      <w:r w:rsidRPr="009E46F5">
        <w:rPr>
          <w:rFonts w:ascii="Times New Roman" w:hAnsi="Times New Roman" w:cs="Times New Roman"/>
          <w:color w:val="000000" w:themeColor="text1"/>
          <w:sz w:val="21"/>
          <w:szCs w:val="21"/>
          <w:rPrChange w:id="1843" w:author="Yuting Wang" w:date="2026-02-26T10:11:00Z" w16du:dateUtc="2026-02-26T02:11:00Z">
            <w:rPr>
              <w:rFonts w:ascii="Arial" w:eastAsiaTheme="minorEastAsia" w:hAnsi="Arial" w:cs="Arial"/>
              <w:noProof w:val="0"/>
              <w:color w:val="000000" w:themeColor="text1"/>
              <w:sz w:val="21"/>
              <w:szCs w:val="21"/>
            </w:rPr>
          </w:rPrChange>
        </w:rPr>
        <w:fldChar w:fldCharType="separate"/>
      </w:r>
      <w:r w:rsidR="0078734C" w:rsidRPr="009E46F5">
        <w:rPr>
          <w:rFonts w:ascii="Times New Roman" w:hAnsi="Times New Roman" w:cs="Times New Roman" w:hint="eastAsia"/>
          <w:rPrChange w:id="1844" w:author="Yuting Wang" w:date="2026-02-26T10:11:00Z" w16du:dateUtc="2026-02-26T02:11:00Z">
            <w:rPr>
              <w:rFonts w:hint="eastAsia"/>
            </w:rPr>
          </w:rPrChange>
        </w:rPr>
        <w:t>[1]</w:t>
      </w:r>
      <w:r w:rsidR="0078734C" w:rsidRPr="009E46F5">
        <w:rPr>
          <w:rFonts w:ascii="Times New Roman" w:hAnsi="Times New Roman" w:cs="Times New Roman" w:hint="eastAsia"/>
          <w:rPrChange w:id="1845" w:author="Yuting Wang" w:date="2026-02-26T10:11:00Z" w16du:dateUtc="2026-02-26T02:11:00Z">
            <w:rPr>
              <w:rFonts w:hint="eastAsia"/>
            </w:rPr>
          </w:rPrChange>
        </w:rPr>
        <w:tab/>
        <w:t xml:space="preserve">Vyas JM, Van der Veen AG, Ploegh HL: The known unknowns of antigen processing and presentation. </w:t>
      </w:r>
      <w:r w:rsidR="0078734C" w:rsidRPr="009E46F5">
        <w:rPr>
          <w:rFonts w:ascii="Times New Roman" w:hAnsi="Times New Roman" w:cs="Times New Roman" w:hint="eastAsia"/>
          <w:i/>
          <w:rPrChange w:id="1846" w:author="Yuting Wang" w:date="2026-02-26T10:11:00Z" w16du:dateUtc="2026-02-26T02:11:00Z">
            <w:rPr>
              <w:rFonts w:hint="eastAsia"/>
              <w:i/>
            </w:rPr>
          </w:rPrChange>
        </w:rPr>
        <w:t xml:space="preserve">Nature reviews Immunology </w:t>
      </w:r>
      <w:r w:rsidR="0078734C" w:rsidRPr="009E46F5">
        <w:rPr>
          <w:rFonts w:ascii="Times New Roman" w:hAnsi="Times New Roman" w:cs="Times New Roman" w:hint="eastAsia"/>
          <w:rPrChange w:id="1847" w:author="Yuting Wang" w:date="2026-02-26T10:11:00Z" w16du:dateUtc="2026-02-26T02:11:00Z">
            <w:rPr>
              <w:rFonts w:hint="eastAsia"/>
            </w:rPr>
          </w:rPrChange>
        </w:rPr>
        <w:t>2008; 8:607-618.</w:t>
      </w:r>
    </w:p>
    <w:p w14:paraId="5C539A17" w14:textId="77777777" w:rsidR="0078734C" w:rsidRPr="009E46F5" w:rsidRDefault="0078734C" w:rsidP="0078734C">
      <w:pPr>
        <w:pStyle w:val="EndNoteBibliography"/>
        <w:ind w:left="720" w:hanging="720"/>
        <w:rPr>
          <w:rFonts w:ascii="Times New Roman" w:hAnsi="Times New Roman" w:cs="Times New Roman" w:hint="eastAsia"/>
          <w:rPrChange w:id="1848" w:author="Yuting Wang" w:date="2026-02-26T10:11:00Z" w16du:dateUtc="2026-02-26T02:11:00Z">
            <w:rPr>
              <w:rFonts w:hint="eastAsia"/>
            </w:rPr>
          </w:rPrChange>
        </w:rPr>
      </w:pPr>
      <w:r w:rsidRPr="009E46F5">
        <w:rPr>
          <w:rFonts w:ascii="Times New Roman" w:hAnsi="Times New Roman" w:cs="Times New Roman" w:hint="eastAsia"/>
          <w:rPrChange w:id="1849" w:author="Yuting Wang" w:date="2026-02-26T10:11:00Z" w16du:dateUtc="2026-02-26T02:11:00Z">
            <w:rPr>
              <w:rFonts w:hint="eastAsia"/>
            </w:rPr>
          </w:rPrChange>
        </w:rPr>
        <w:t>[2]</w:t>
      </w:r>
      <w:r w:rsidRPr="009E46F5">
        <w:rPr>
          <w:rFonts w:ascii="Times New Roman" w:hAnsi="Times New Roman" w:cs="Times New Roman" w:hint="eastAsia"/>
          <w:rPrChange w:id="1850" w:author="Yuting Wang" w:date="2026-02-26T10:11:00Z" w16du:dateUtc="2026-02-26T02:11:00Z">
            <w:rPr>
              <w:rFonts w:hint="eastAsia"/>
            </w:rPr>
          </w:rPrChange>
        </w:rPr>
        <w:tab/>
        <w:t>Hoenisch Gravel N, Nelde A, Bauer J, M</w:t>
      </w:r>
      <w:r w:rsidRPr="009E46F5">
        <w:rPr>
          <w:rFonts w:ascii="Times New Roman" w:hAnsi="Times New Roman" w:cs="Times New Roman" w:hint="eastAsia"/>
          <w:rPrChange w:id="1851" w:author="Yuting Wang" w:date="2026-02-26T10:11:00Z" w16du:dateUtc="2026-02-26T02:11:00Z">
            <w:rPr>
              <w:rFonts w:hint="eastAsia"/>
            </w:rPr>
          </w:rPrChange>
        </w:rPr>
        <w:t>ü</w:t>
      </w:r>
      <w:r w:rsidRPr="009E46F5">
        <w:rPr>
          <w:rFonts w:ascii="Times New Roman" w:hAnsi="Times New Roman" w:cs="Times New Roman" w:hint="eastAsia"/>
          <w:rPrChange w:id="1852" w:author="Yuting Wang" w:date="2026-02-26T10:11:00Z" w16du:dateUtc="2026-02-26T02:11:00Z">
            <w:rPr>
              <w:rFonts w:hint="eastAsia"/>
            </w:rPr>
          </w:rPrChange>
        </w:rPr>
        <w:t>hlenbruch L, Schroeder SM, Neidert MC, Scheid J, Lemke S, Dubbelaar ML, Wacker M</w:t>
      </w:r>
      <w:r w:rsidRPr="009E46F5">
        <w:rPr>
          <w:rFonts w:ascii="Times New Roman" w:hAnsi="Times New Roman" w:cs="Times New Roman" w:hint="eastAsia"/>
          <w:i/>
          <w:rPrChange w:id="1853" w:author="Yuting Wang" w:date="2026-02-26T10:11:00Z" w16du:dateUtc="2026-02-26T02:11:00Z">
            <w:rPr>
              <w:rFonts w:hint="eastAsia"/>
              <w:i/>
            </w:rPr>
          </w:rPrChange>
        </w:rPr>
        <w:t xml:space="preserve"> et al</w:t>
      </w:r>
      <w:r w:rsidRPr="009E46F5">
        <w:rPr>
          <w:rFonts w:ascii="Times New Roman" w:hAnsi="Times New Roman" w:cs="Times New Roman" w:hint="eastAsia"/>
          <w:rPrChange w:id="1854" w:author="Yuting Wang" w:date="2026-02-26T10:11:00Z" w16du:dateUtc="2026-02-26T02:11:00Z">
            <w:rPr>
              <w:rFonts w:hint="eastAsia"/>
            </w:rPr>
          </w:rPrChange>
        </w:rPr>
        <w:t xml:space="preserve">: TOF(IMS) mass spectrometry-based immunopeptidomics refines tumor antigen identification. </w:t>
      </w:r>
      <w:r w:rsidRPr="009E46F5">
        <w:rPr>
          <w:rFonts w:ascii="Times New Roman" w:hAnsi="Times New Roman" w:cs="Times New Roman" w:hint="eastAsia"/>
          <w:i/>
          <w:rPrChange w:id="1855" w:author="Yuting Wang" w:date="2026-02-26T10:11:00Z" w16du:dateUtc="2026-02-26T02:11:00Z">
            <w:rPr>
              <w:rFonts w:hint="eastAsia"/>
              <w:i/>
            </w:rPr>
          </w:rPrChange>
        </w:rPr>
        <w:t xml:space="preserve">Nature communications </w:t>
      </w:r>
      <w:r w:rsidRPr="009E46F5">
        <w:rPr>
          <w:rFonts w:ascii="Times New Roman" w:hAnsi="Times New Roman" w:cs="Times New Roman" w:hint="eastAsia"/>
          <w:rPrChange w:id="1856" w:author="Yuting Wang" w:date="2026-02-26T10:11:00Z" w16du:dateUtc="2026-02-26T02:11:00Z">
            <w:rPr>
              <w:rFonts w:hint="eastAsia"/>
            </w:rPr>
          </w:rPrChange>
        </w:rPr>
        <w:t>2023; 14:7472.</w:t>
      </w:r>
    </w:p>
    <w:p w14:paraId="227B5C6B" w14:textId="77777777" w:rsidR="0078734C" w:rsidRPr="009E46F5" w:rsidRDefault="0078734C" w:rsidP="0078734C">
      <w:pPr>
        <w:pStyle w:val="EndNoteBibliography"/>
        <w:ind w:left="720" w:hanging="720"/>
        <w:rPr>
          <w:rFonts w:ascii="Times New Roman" w:hAnsi="Times New Roman" w:cs="Times New Roman" w:hint="eastAsia"/>
          <w:rPrChange w:id="1857" w:author="Yuting Wang" w:date="2026-02-26T10:11:00Z" w16du:dateUtc="2026-02-26T02:11:00Z">
            <w:rPr>
              <w:rFonts w:hint="eastAsia"/>
            </w:rPr>
          </w:rPrChange>
        </w:rPr>
      </w:pPr>
      <w:r w:rsidRPr="009E46F5">
        <w:rPr>
          <w:rFonts w:ascii="Times New Roman" w:hAnsi="Times New Roman" w:cs="Times New Roman" w:hint="eastAsia"/>
          <w:rPrChange w:id="1858" w:author="Yuting Wang" w:date="2026-02-26T10:11:00Z" w16du:dateUtc="2026-02-26T02:11:00Z">
            <w:rPr>
              <w:rFonts w:hint="eastAsia"/>
            </w:rPr>
          </w:rPrChange>
        </w:rPr>
        <w:t>[3]</w:t>
      </w:r>
      <w:r w:rsidRPr="009E46F5">
        <w:rPr>
          <w:rFonts w:ascii="Times New Roman" w:hAnsi="Times New Roman" w:cs="Times New Roman" w:hint="eastAsia"/>
          <w:rPrChange w:id="1859" w:author="Yuting Wang" w:date="2026-02-26T10:11:00Z" w16du:dateUtc="2026-02-26T02:11:00Z">
            <w:rPr>
              <w:rFonts w:hint="eastAsia"/>
            </w:rPr>
          </w:rPrChange>
        </w:rPr>
        <w:tab/>
        <w:t xml:space="preserve">Vita R, Mahajan S, Overton JA, Dhanda SK, Martini S, Cantrell JR, Wheeler DK, Sette A, Peters B: The Immune Epitope Database (IEDB): 2018 update. </w:t>
      </w:r>
      <w:r w:rsidRPr="009E46F5">
        <w:rPr>
          <w:rFonts w:ascii="Times New Roman" w:hAnsi="Times New Roman" w:cs="Times New Roman" w:hint="eastAsia"/>
          <w:i/>
          <w:rPrChange w:id="1860" w:author="Yuting Wang" w:date="2026-02-26T10:11:00Z" w16du:dateUtc="2026-02-26T02:11:00Z">
            <w:rPr>
              <w:rFonts w:hint="eastAsia"/>
              <w:i/>
            </w:rPr>
          </w:rPrChange>
        </w:rPr>
        <w:t xml:space="preserve">Nucleic acids research </w:t>
      </w:r>
      <w:r w:rsidRPr="009E46F5">
        <w:rPr>
          <w:rFonts w:ascii="Times New Roman" w:hAnsi="Times New Roman" w:cs="Times New Roman" w:hint="eastAsia"/>
          <w:rPrChange w:id="1861" w:author="Yuting Wang" w:date="2026-02-26T10:11:00Z" w16du:dateUtc="2026-02-26T02:11:00Z">
            <w:rPr>
              <w:rFonts w:hint="eastAsia"/>
            </w:rPr>
          </w:rPrChange>
        </w:rPr>
        <w:t>2019; 47:D339-d343.</w:t>
      </w:r>
    </w:p>
    <w:p w14:paraId="0267ADF0" w14:textId="77777777" w:rsidR="0078734C" w:rsidRPr="009E46F5" w:rsidRDefault="0078734C" w:rsidP="0078734C">
      <w:pPr>
        <w:pStyle w:val="EndNoteBibliography"/>
        <w:ind w:left="720" w:hanging="720"/>
        <w:rPr>
          <w:rFonts w:ascii="Times New Roman" w:hAnsi="Times New Roman" w:cs="Times New Roman" w:hint="eastAsia"/>
          <w:rPrChange w:id="1862" w:author="Yuting Wang" w:date="2026-02-26T10:11:00Z" w16du:dateUtc="2026-02-26T02:11:00Z">
            <w:rPr>
              <w:rFonts w:hint="eastAsia"/>
            </w:rPr>
          </w:rPrChange>
        </w:rPr>
      </w:pPr>
      <w:r w:rsidRPr="009E46F5">
        <w:rPr>
          <w:rFonts w:ascii="Times New Roman" w:hAnsi="Times New Roman" w:cs="Times New Roman" w:hint="eastAsia"/>
          <w:rPrChange w:id="1863" w:author="Yuting Wang" w:date="2026-02-26T10:11:00Z" w16du:dateUtc="2026-02-26T02:11:00Z">
            <w:rPr>
              <w:rFonts w:hint="eastAsia"/>
            </w:rPr>
          </w:rPrChange>
        </w:rPr>
        <w:t>[4]</w:t>
      </w:r>
      <w:r w:rsidRPr="009E46F5">
        <w:rPr>
          <w:rFonts w:ascii="Times New Roman" w:hAnsi="Times New Roman" w:cs="Times New Roman" w:hint="eastAsia"/>
          <w:rPrChange w:id="1864" w:author="Yuting Wang" w:date="2026-02-26T10:11:00Z" w16du:dateUtc="2026-02-26T02:11:00Z">
            <w:rPr>
              <w:rFonts w:hint="eastAsia"/>
            </w:rPr>
          </w:rPrChange>
        </w:rPr>
        <w:tab/>
        <w:t xml:space="preserve">Xie N, Shen G, Gao W, Huang Z, Huang C, Fu L: Neoantigens: promising targets for cancer therapy. </w:t>
      </w:r>
      <w:r w:rsidRPr="009E46F5">
        <w:rPr>
          <w:rFonts w:ascii="Times New Roman" w:hAnsi="Times New Roman" w:cs="Times New Roman" w:hint="eastAsia"/>
          <w:i/>
          <w:rPrChange w:id="1865" w:author="Yuting Wang" w:date="2026-02-26T10:11:00Z" w16du:dateUtc="2026-02-26T02:11:00Z">
            <w:rPr>
              <w:rFonts w:hint="eastAsia"/>
              <w:i/>
            </w:rPr>
          </w:rPrChange>
        </w:rPr>
        <w:t xml:space="preserve">Signal transduction and targeted therapy </w:t>
      </w:r>
      <w:r w:rsidRPr="009E46F5">
        <w:rPr>
          <w:rFonts w:ascii="Times New Roman" w:hAnsi="Times New Roman" w:cs="Times New Roman" w:hint="eastAsia"/>
          <w:rPrChange w:id="1866" w:author="Yuting Wang" w:date="2026-02-26T10:11:00Z" w16du:dateUtc="2026-02-26T02:11:00Z">
            <w:rPr>
              <w:rFonts w:hint="eastAsia"/>
            </w:rPr>
          </w:rPrChange>
        </w:rPr>
        <w:t>2023; 8:9.</w:t>
      </w:r>
    </w:p>
    <w:p w14:paraId="34906F0C" w14:textId="77777777" w:rsidR="0078734C" w:rsidRPr="009E46F5" w:rsidRDefault="0078734C" w:rsidP="0078734C">
      <w:pPr>
        <w:pStyle w:val="EndNoteBibliography"/>
        <w:ind w:left="720" w:hanging="720"/>
        <w:rPr>
          <w:rFonts w:ascii="Times New Roman" w:hAnsi="Times New Roman" w:cs="Times New Roman" w:hint="eastAsia"/>
          <w:rPrChange w:id="1867" w:author="Yuting Wang" w:date="2026-02-26T10:11:00Z" w16du:dateUtc="2026-02-26T02:11:00Z">
            <w:rPr>
              <w:rFonts w:hint="eastAsia"/>
            </w:rPr>
          </w:rPrChange>
        </w:rPr>
      </w:pPr>
      <w:r w:rsidRPr="009E46F5">
        <w:rPr>
          <w:rFonts w:ascii="Times New Roman" w:hAnsi="Times New Roman" w:cs="Times New Roman" w:hint="eastAsia"/>
          <w:rPrChange w:id="1868" w:author="Yuting Wang" w:date="2026-02-26T10:11:00Z" w16du:dateUtc="2026-02-26T02:11:00Z">
            <w:rPr>
              <w:rFonts w:hint="eastAsia"/>
            </w:rPr>
          </w:rPrChange>
        </w:rPr>
        <w:t>[5]</w:t>
      </w:r>
      <w:r w:rsidRPr="009E46F5">
        <w:rPr>
          <w:rFonts w:ascii="Times New Roman" w:hAnsi="Times New Roman" w:cs="Times New Roman" w:hint="eastAsia"/>
          <w:rPrChange w:id="1869" w:author="Yuting Wang" w:date="2026-02-26T10:11:00Z" w16du:dateUtc="2026-02-26T02:11:00Z">
            <w:rPr>
              <w:rFonts w:hint="eastAsia"/>
            </w:rPr>
          </w:rPrChange>
        </w:rPr>
        <w:tab/>
        <w:t xml:space="preserve">Zhao W, Sher X: Systematically benchmarking peptide-MHC binding predictors: From synthetic to naturally processed epitopes. </w:t>
      </w:r>
      <w:r w:rsidRPr="009E46F5">
        <w:rPr>
          <w:rFonts w:ascii="Times New Roman" w:hAnsi="Times New Roman" w:cs="Times New Roman" w:hint="eastAsia"/>
          <w:i/>
          <w:rPrChange w:id="1870" w:author="Yuting Wang" w:date="2026-02-26T10:11:00Z" w16du:dateUtc="2026-02-26T02:11:00Z">
            <w:rPr>
              <w:rFonts w:hint="eastAsia"/>
              <w:i/>
            </w:rPr>
          </w:rPrChange>
        </w:rPr>
        <w:t xml:space="preserve">PLoS computational biology </w:t>
      </w:r>
      <w:r w:rsidRPr="009E46F5">
        <w:rPr>
          <w:rFonts w:ascii="Times New Roman" w:hAnsi="Times New Roman" w:cs="Times New Roman" w:hint="eastAsia"/>
          <w:rPrChange w:id="1871" w:author="Yuting Wang" w:date="2026-02-26T10:11:00Z" w16du:dateUtc="2026-02-26T02:11:00Z">
            <w:rPr>
              <w:rFonts w:hint="eastAsia"/>
            </w:rPr>
          </w:rPrChange>
        </w:rPr>
        <w:t>2018; 14:e1006457.</w:t>
      </w:r>
    </w:p>
    <w:p w14:paraId="566B768A" w14:textId="77777777" w:rsidR="0078734C" w:rsidRPr="009E46F5" w:rsidRDefault="0078734C" w:rsidP="0078734C">
      <w:pPr>
        <w:pStyle w:val="EndNoteBibliography"/>
        <w:ind w:left="720" w:hanging="720"/>
        <w:rPr>
          <w:rFonts w:ascii="Times New Roman" w:hAnsi="Times New Roman" w:cs="Times New Roman" w:hint="eastAsia"/>
          <w:rPrChange w:id="1872" w:author="Yuting Wang" w:date="2026-02-26T10:11:00Z" w16du:dateUtc="2026-02-26T02:11:00Z">
            <w:rPr>
              <w:rFonts w:hint="eastAsia"/>
            </w:rPr>
          </w:rPrChange>
        </w:rPr>
      </w:pPr>
      <w:r w:rsidRPr="009E46F5">
        <w:rPr>
          <w:rFonts w:ascii="Times New Roman" w:hAnsi="Times New Roman" w:cs="Times New Roman" w:hint="eastAsia"/>
          <w:rPrChange w:id="1873" w:author="Yuting Wang" w:date="2026-02-26T10:11:00Z" w16du:dateUtc="2026-02-26T02:11:00Z">
            <w:rPr>
              <w:rFonts w:hint="eastAsia"/>
            </w:rPr>
          </w:rPrChange>
        </w:rPr>
        <w:t>[6]</w:t>
      </w:r>
      <w:r w:rsidRPr="009E46F5">
        <w:rPr>
          <w:rFonts w:ascii="Times New Roman" w:hAnsi="Times New Roman" w:cs="Times New Roman" w:hint="eastAsia"/>
          <w:rPrChange w:id="1874" w:author="Yuting Wang" w:date="2026-02-26T10:11:00Z" w16du:dateUtc="2026-02-26T02:11:00Z">
            <w:rPr>
              <w:rFonts w:hint="eastAsia"/>
            </w:rPr>
          </w:rPrChange>
        </w:rPr>
        <w:tab/>
        <w:t>Mei S, Li F, Leier A, Marquez-Lago TT, Giam K, Croft NP, Akutsu T, Smith AI, Li J, Rossjohn J</w:t>
      </w:r>
      <w:r w:rsidRPr="009E46F5">
        <w:rPr>
          <w:rFonts w:ascii="Times New Roman" w:hAnsi="Times New Roman" w:cs="Times New Roman" w:hint="eastAsia"/>
          <w:i/>
          <w:rPrChange w:id="1875" w:author="Yuting Wang" w:date="2026-02-26T10:11:00Z" w16du:dateUtc="2026-02-26T02:11:00Z">
            <w:rPr>
              <w:rFonts w:hint="eastAsia"/>
              <w:i/>
            </w:rPr>
          </w:rPrChange>
        </w:rPr>
        <w:t xml:space="preserve"> et al</w:t>
      </w:r>
      <w:r w:rsidRPr="009E46F5">
        <w:rPr>
          <w:rFonts w:ascii="Times New Roman" w:hAnsi="Times New Roman" w:cs="Times New Roman" w:hint="eastAsia"/>
          <w:rPrChange w:id="1876" w:author="Yuting Wang" w:date="2026-02-26T10:11:00Z" w16du:dateUtc="2026-02-26T02:11:00Z">
            <w:rPr>
              <w:rFonts w:hint="eastAsia"/>
            </w:rPr>
          </w:rPrChange>
        </w:rPr>
        <w:t xml:space="preserve">: A comprehensive review and performance evaluation of bioinformatics tools for HLA class I peptide-binding prediction. </w:t>
      </w:r>
      <w:r w:rsidRPr="009E46F5">
        <w:rPr>
          <w:rFonts w:ascii="Times New Roman" w:hAnsi="Times New Roman" w:cs="Times New Roman" w:hint="eastAsia"/>
          <w:i/>
          <w:rPrChange w:id="1877" w:author="Yuting Wang" w:date="2026-02-26T10:11:00Z" w16du:dateUtc="2026-02-26T02:11:00Z">
            <w:rPr>
              <w:rFonts w:hint="eastAsia"/>
              <w:i/>
            </w:rPr>
          </w:rPrChange>
        </w:rPr>
        <w:t xml:space="preserve">Briefings in bioinformatics </w:t>
      </w:r>
      <w:r w:rsidRPr="009E46F5">
        <w:rPr>
          <w:rFonts w:ascii="Times New Roman" w:hAnsi="Times New Roman" w:cs="Times New Roman" w:hint="eastAsia"/>
          <w:rPrChange w:id="1878" w:author="Yuting Wang" w:date="2026-02-26T10:11:00Z" w16du:dateUtc="2026-02-26T02:11:00Z">
            <w:rPr>
              <w:rFonts w:hint="eastAsia"/>
            </w:rPr>
          </w:rPrChange>
        </w:rPr>
        <w:t>2020; 21:1119-1135.</w:t>
      </w:r>
    </w:p>
    <w:p w14:paraId="59C71D87" w14:textId="77777777" w:rsidR="0078734C" w:rsidRPr="009E46F5" w:rsidRDefault="0078734C" w:rsidP="0078734C">
      <w:pPr>
        <w:pStyle w:val="EndNoteBibliography"/>
        <w:ind w:left="720" w:hanging="720"/>
        <w:rPr>
          <w:rFonts w:ascii="Times New Roman" w:hAnsi="Times New Roman" w:cs="Times New Roman" w:hint="eastAsia"/>
          <w:rPrChange w:id="1879" w:author="Yuting Wang" w:date="2026-02-26T10:11:00Z" w16du:dateUtc="2026-02-26T02:11:00Z">
            <w:rPr>
              <w:rFonts w:hint="eastAsia"/>
            </w:rPr>
          </w:rPrChange>
        </w:rPr>
      </w:pPr>
      <w:r w:rsidRPr="009E46F5">
        <w:rPr>
          <w:rFonts w:ascii="Times New Roman" w:hAnsi="Times New Roman" w:cs="Times New Roman" w:hint="eastAsia"/>
          <w:rPrChange w:id="1880" w:author="Yuting Wang" w:date="2026-02-26T10:11:00Z" w16du:dateUtc="2026-02-26T02:11:00Z">
            <w:rPr>
              <w:rFonts w:hint="eastAsia"/>
            </w:rPr>
          </w:rPrChange>
        </w:rPr>
        <w:t>[7]</w:t>
      </w:r>
      <w:r w:rsidRPr="009E46F5">
        <w:rPr>
          <w:rFonts w:ascii="Times New Roman" w:hAnsi="Times New Roman" w:cs="Times New Roman" w:hint="eastAsia"/>
          <w:rPrChange w:id="1881" w:author="Yuting Wang" w:date="2026-02-26T10:11:00Z" w16du:dateUtc="2026-02-26T02:11:00Z">
            <w:rPr>
              <w:rFonts w:hint="eastAsia"/>
            </w:rPr>
          </w:rPrChange>
        </w:rPr>
        <w:tab/>
        <w:t xml:space="preserve">Paul S, Croft NP, Purcell AW, Tscharke DC, Sette A, Nielsen M, Peters B: Benchmarking predictions of MHC class I restricted T cell epitopes in a comprehensively studied model system. </w:t>
      </w:r>
      <w:r w:rsidRPr="009E46F5">
        <w:rPr>
          <w:rFonts w:ascii="Times New Roman" w:hAnsi="Times New Roman" w:cs="Times New Roman" w:hint="eastAsia"/>
          <w:i/>
          <w:rPrChange w:id="1882" w:author="Yuting Wang" w:date="2026-02-26T10:11:00Z" w16du:dateUtc="2026-02-26T02:11:00Z">
            <w:rPr>
              <w:rFonts w:hint="eastAsia"/>
              <w:i/>
            </w:rPr>
          </w:rPrChange>
        </w:rPr>
        <w:t xml:space="preserve">PLoS computational biology </w:t>
      </w:r>
      <w:r w:rsidRPr="009E46F5">
        <w:rPr>
          <w:rFonts w:ascii="Times New Roman" w:hAnsi="Times New Roman" w:cs="Times New Roman" w:hint="eastAsia"/>
          <w:rPrChange w:id="1883" w:author="Yuting Wang" w:date="2026-02-26T10:11:00Z" w16du:dateUtc="2026-02-26T02:11:00Z">
            <w:rPr>
              <w:rFonts w:hint="eastAsia"/>
            </w:rPr>
          </w:rPrChange>
        </w:rPr>
        <w:t>2020; 16:e1007757.</w:t>
      </w:r>
    </w:p>
    <w:p w14:paraId="5802D77E" w14:textId="77777777" w:rsidR="0078734C" w:rsidRPr="009E46F5" w:rsidRDefault="0078734C" w:rsidP="0078734C">
      <w:pPr>
        <w:pStyle w:val="EndNoteBibliography"/>
        <w:ind w:left="720" w:hanging="720"/>
        <w:rPr>
          <w:rFonts w:ascii="Times New Roman" w:hAnsi="Times New Roman" w:cs="Times New Roman" w:hint="eastAsia"/>
          <w:rPrChange w:id="1884" w:author="Yuting Wang" w:date="2026-02-26T10:11:00Z" w16du:dateUtc="2026-02-26T02:11:00Z">
            <w:rPr>
              <w:rFonts w:hint="eastAsia"/>
            </w:rPr>
          </w:rPrChange>
        </w:rPr>
      </w:pPr>
      <w:r w:rsidRPr="009E46F5">
        <w:rPr>
          <w:rFonts w:ascii="Times New Roman" w:hAnsi="Times New Roman" w:cs="Times New Roman" w:hint="eastAsia"/>
          <w:rPrChange w:id="1885" w:author="Yuting Wang" w:date="2026-02-26T10:11:00Z" w16du:dateUtc="2026-02-26T02:11:00Z">
            <w:rPr>
              <w:rFonts w:hint="eastAsia"/>
            </w:rPr>
          </w:rPrChange>
        </w:rPr>
        <w:t>[8]</w:t>
      </w:r>
      <w:r w:rsidRPr="009E46F5">
        <w:rPr>
          <w:rFonts w:ascii="Times New Roman" w:hAnsi="Times New Roman" w:cs="Times New Roman" w:hint="eastAsia"/>
          <w:rPrChange w:id="1886" w:author="Yuting Wang" w:date="2026-02-26T10:11:00Z" w16du:dateUtc="2026-02-26T02:11:00Z">
            <w:rPr>
              <w:rFonts w:hint="eastAsia"/>
            </w:rPr>
          </w:rPrChange>
        </w:rPr>
        <w:tab/>
        <w:t xml:space="preserve">Kriegeskorte N, Golan T: Neural network models and deep learning. </w:t>
      </w:r>
      <w:r w:rsidRPr="009E46F5">
        <w:rPr>
          <w:rFonts w:ascii="Times New Roman" w:hAnsi="Times New Roman" w:cs="Times New Roman" w:hint="eastAsia"/>
          <w:i/>
          <w:rPrChange w:id="1887" w:author="Yuting Wang" w:date="2026-02-26T10:11:00Z" w16du:dateUtc="2026-02-26T02:11:00Z">
            <w:rPr>
              <w:rFonts w:hint="eastAsia"/>
              <w:i/>
            </w:rPr>
          </w:rPrChange>
        </w:rPr>
        <w:t xml:space="preserve">Current biology : CB </w:t>
      </w:r>
      <w:r w:rsidRPr="009E46F5">
        <w:rPr>
          <w:rFonts w:ascii="Times New Roman" w:hAnsi="Times New Roman" w:cs="Times New Roman" w:hint="eastAsia"/>
          <w:rPrChange w:id="1888" w:author="Yuting Wang" w:date="2026-02-26T10:11:00Z" w16du:dateUtc="2026-02-26T02:11:00Z">
            <w:rPr>
              <w:rFonts w:hint="eastAsia"/>
            </w:rPr>
          </w:rPrChange>
        </w:rPr>
        <w:t>2019; 29:R231-r236.</w:t>
      </w:r>
    </w:p>
    <w:p w14:paraId="479CA282" w14:textId="77777777" w:rsidR="0078734C" w:rsidRPr="009E46F5" w:rsidRDefault="0078734C" w:rsidP="0078734C">
      <w:pPr>
        <w:pStyle w:val="EndNoteBibliography"/>
        <w:ind w:left="720" w:hanging="720"/>
        <w:rPr>
          <w:rFonts w:ascii="Times New Roman" w:hAnsi="Times New Roman" w:cs="Times New Roman" w:hint="eastAsia"/>
          <w:rPrChange w:id="1889" w:author="Yuting Wang" w:date="2026-02-26T10:11:00Z" w16du:dateUtc="2026-02-26T02:11:00Z">
            <w:rPr>
              <w:rFonts w:hint="eastAsia"/>
            </w:rPr>
          </w:rPrChange>
        </w:rPr>
      </w:pPr>
      <w:r w:rsidRPr="009E46F5">
        <w:rPr>
          <w:rFonts w:ascii="Times New Roman" w:hAnsi="Times New Roman" w:cs="Times New Roman" w:hint="eastAsia"/>
          <w:rPrChange w:id="1890" w:author="Yuting Wang" w:date="2026-02-26T10:11:00Z" w16du:dateUtc="2026-02-26T02:11:00Z">
            <w:rPr>
              <w:rFonts w:hint="eastAsia"/>
            </w:rPr>
          </w:rPrChange>
        </w:rPr>
        <w:t>[9]</w:t>
      </w:r>
      <w:r w:rsidRPr="009E46F5">
        <w:rPr>
          <w:rFonts w:ascii="Times New Roman" w:hAnsi="Times New Roman" w:cs="Times New Roman" w:hint="eastAsia"/>
          <w:rPrChange w:id="1891" w:author="Yuting Wang" w:date="2026-02-26T10:11:00Z" w16du:dateUtc="2026-02-26T02:11:00Z">
            <w:rPr>
              <w:rFonts w:hint="eastAsia"/>
            </w:rPr>
          </w:rPrChange>
        </w:rPr>
        <w:tab/>
        <w:t xml:space="preserve">Vaswani A: Attention is all you need. </w:t>
      </w:r>
      <w:r w:rsidRPr="009E46F5">
        <w:rPr>
          <w:rFonts w:ascii="Times New Roman" w:hAnsi="Times New Roman" w:cs="Times New Roman" w:hint="eastAsia"/>
          <w:i/>
          <w:rPrChange w:id="1892" w:author="Yuting Wang" w:date="2026-02-26T10:11:00Z" w16du:dateUtc="2026-02-26T02:11:00Z">
            <w:rPr>
              <w:rFonts w:hint="eastAsia"/>
              <w:i/>
            </w:rPr>
          </w:rPrChange>
        </w:rPr>
        <w:t xml:space="preserve">Advances in Neural Information Processing Systems </w:t>
      </w:r>
      <w:r w:rsidRPr="009E46F5">
        <w:rPr>
          <w:rFonts w:ascii="Times New Roman" w:hAnsi="Times New Roman" w:cs="Times New Roman" w:hint="eastAsia"/>
          <w:rPrChange w:id="1893" w:author="Yuting Wang" w:date="2026-02-26T10:11:00Z" w16du:dateUtc="2026-02-26T02:11:00Z">
            <w:rPr>
              <w:rFonts w:hint="eastAsia"/>
            </w:rPr>
          </w:rPrChange>
        </w:rPr>
        <w:t>2017.</w:t>
      </w:r>
    </w:p>
    <w:p w14:paraId="3635D2A6" w14:textId="77777777" w:rsidR="0078734C" w:rsidRPr="009E46F5" w:rsidRDefault="0078734C" w:rsidP="0078734C">
      <w:pPr>
        <w:pStyle w:val="EndNoteBibliography"/>
        <w:ind w:left="720" w:hanging="720"/>
        <w:rPr>
          <w:rFonts w:ascii="Times New Roman" w:hAnsi="Times New Roman" w:cs="Times New Roman" w:hint="eastAsia"/>
          <w:rPrChange w:id="1894" w:author="Yuting Wang" w:date="2026-02-26T10:11:00Z" w16du:dateUtc="2026-02-26T02:11:00Z">
            <w:rPr>
              <w:rFonts w:hint="eastAsia"/>
            </w:rPr>
          </w:rPrChange>
        </w:rPr>
      </w:pPr>
      <w:r w:rsidRPr="009E46F5">
        <w:rPr>
          <w:rFonts w:ascii="Times New Roman" w:hAnsi="Times New Roman" w:cs="Times New Roman" w:hint="eastAsia"/>
          <w:rPrChange w:id="1895" w:author="Yuting Wang" w:date="2026-02-26T10:11:00Z" w16du:dateUtc="2026-02-26T02:11:00Z">
            <w:rPr>
              <w:rFonts w:hint="eastAsia"/>
            </w:rPr>
          </w:rPrChange>
        </w:rPr>
        <w:t>[10]</w:t>
      </w:r>
      <w:r w:rsidRPr="009E46F5">
        <w:rPr>
          <w:rFonts w:ascii="Times New Roman" w:hAnsi="Times New Roman" w:cs="Times New Roman" w:hint="eastAsia"/>
          <w:rPrChange w:id="1896" w:author="Yuting Wang" w:date="2026-02-26T10:11:00Z" w16du:dateUtc="2026-02-26T02:11:00Z">
            <w:rPr>
              <w:rFonts w:hint="eastAsia"/>
            </w:rPr>
          </w:rPrChange>
        </w:rPr>
        <w:tab/>
        <w:t>Kim Y, Ponomarenko J, Zhu Z, Tamang D, Wang P, Greenbaum J, Lundegaard C, Sette A, Lund O, Bourne PE</w:t>
      </w:r>
      <w:r w:rsidRPr="009E46F5">
        <w:rPr>
          <w:rFonts w:ascii="Times New Roman" w:hAnsi="Times New Roman" w:cs="Times New Roman" w:hint="eastAsia"/>
          <w:i/>
          <w:rPrChange w:id="1897" w:author="Yuting Wang" w:date="2026-02-26T10:11:00Z" w16du:dateUtc="2026-02-26T02:11:00Z">
            <w:rPr>
              <w:rFonts w:hint="eastAsia"/>
              <w:i/>
            </w:rPr>
          </w:rPrChange>
        </w:rPr>
        <w:t xml:space="preserve"> et al</w:t>
      </w:r>
      <w:r w:rsidRPr="009E46F5">
        <w:rPr>
          <w:rFonts w:ascii="Times New Roman" w:hAnsi="Times New Roman" w:cs="Times New Roman" w:hint="eastAsia"/>
          <w:rPrChange w:id="1898" w:author="Yuting Wang" w:date="2026-02-26T10:11:00Z" w16du:dateUtc="2026-02-26T02:11:00Z">
            <w:rPr>
              <w:rFonts w:hint="eastAsia"/>
            </w:rPr>
          </w:rPrChange>
        </w:rPr>
        <w:t xml:space="preserve">: Immune epitope database analysis resource. </w:t>
      </w:r>
      <w:r w:rsidRPr="009E46F5">
        <w:rPr>
          <w:rFonts w:ascii="Times New Roman" w:hAnsi="Times New Roman" w:cs="Times New Roman" w:hint="eastAsia"/>
          <w:i/>
          <w:rPrChange w:id="1899" w:author="Yuting Wang" w:date="2026-02-26T10:11:00Z" w16du:dateUtc="2026-02-26T02:11:00Z">
            <w:rPr>
              <w:rFonts w:hint="eastAsia"/>
              <w:i/>
            </w:rPr>
          </w:rPrChange>
        </w:rPr>
        <w:t xml:space="preserve">Nucleic acids research </w:t>
      </w:r>
      <w:r w:rsidRPr="009E46F5">
        <w:rPr>
          <w:rFonts w:ascii="Times New Roman" w:hAnsi="Times New Roman" w:cs="Times New Roman" w:hint="eastAsia"/>
          <w:rPrChange w:id="1900" w:author="Yuting Wang" w:date="2026-02-26T10:11:00Z" w16du:dateUtc="2026-02-26T02:11:00Z">
            <w:rPr>
              <w:rFonts w:hint="eastAsia"/>
            </w:rPr>
          </w:rPrChange>
        </w:rPr>
        <w:t>2012; 40:W525-530.</w:t>
      </w:r>
    </w:p>
    <w:p w14:paraId="0A16A37B" w14:textId="77777777" w:rsidR="0078734C" w:rsidRPr="009E46F5" w:rsidRDefault="0078734C" w:rsidP="0078734C">
      <w:pPr>
        <w:pStyle w:val="EndNoteBibliography"/>
        <w:ind w:left="720" w:hanging="720"/>
        <w:rPr>
          <w:rFonts w:ascii="Times New Roman" w:hAnsi="Times New Roman" w:cs="Times New Roman" w:hint="eastAsia"/>
          <w:rPrChange w:id="1901" w:author="Yuting Wang" w:date="2026-02-26T10:11:00Z" w16du:dateUtc="2026-02-26T02:11:00Z">
            <w:rPr>
              <w:rFonts w:hint="eastAsia"/>
            </w:rPr>
          </w:rPrChange>
        </w:rPr>
      </w:pPr>
      <w:r w:rsidRPr="009E46F5">
        <w:rPr>
          <w:rFonts w:ascii="Times New Roman" w:hAnsi="Times New Roman" w:cs="Times New Roman" w:hint="eastAsia"/>
          <w:rPrChange w:id="1902" w:author="Yuting Wang" w:date="2026-02-26T10:11:00Z" w16du:dateUtc="2026-02-26T02:11:00Z">
            <w:rPr>
              <w:rFonts w:hint="eastAsia"/>
            </w:rPr>
          </w:rPrChange>
        </w:rPr>
        <w:t>[11]</w:t>
      </w:r>
      <w:r w:rsidRPr="009E46F5">
        <w:rPr>
          <w:rFonts w:ascii="Times New Roman" w:hAnsi="Times New Roman" w:cs="Times New Roman" w:hint="eastAsia"/>
          <w:rPrChange w:id="1903" w:author="Yuting Wang" w:date="2026-02-26T10:11:00Z" w16du:dateUtc="2026-02-26T02:11:00Z">
            <w:rPr>
              <w:rFonts w:hint="eastAsia"/>
            </w:rPr>
          </w:rPrChange>
        </w:rPr>
        <w:tab/>
        <w:t xml:space="preserve">Karosiene E, Lundegaard C, Lund O, Nielsen M: NetMHCcons: a consensus method for the major histocompatibility complex class I predictions. </w:t>
      </w:r>
      <w:r w:rsidRPr="009E46F5">
        <w:rPr>
          <w:rFonts w:ascii="Times New Roman" w:hAnsi="Times New Roman" w:cs="Times New Roman" w:hint="eastAsia"/>
          <w:i/>
          <w:rPrChange w:id="1904" w:author="Yuting Wang" w:date="2026-02-26T10:11:00Z" w16du:dateUtc="2026-02-26T02:11:00Z">
            <w:rPr>
              <w:rFonts w:hint="eastAsia"/>
              <w:i/>
            </w:rPr>
          </w:rPrChange>
        </w:rPr>
        <w:t xml:space="preserve">Immunogenetics </w:t>
      </w:r>
      <w:r w:rsidRPr="009E46F5">
        <w:rPr>
          <w:rFonts w:ascii="Times New Roman" w:hAnsi="Times New Roman" w:cs="Times New Roman" w:hint="eastAsia"/>
          <w:rPrChange w:id="1905" w:author="Yuting Wang" w:date="2026-02-26T10:11:00Z" w16du:dateUtc="2026-02-26T02:11:00Z">
            <w:rPr>
              <w:rFonts w:hint="eastAsia"/>
            </w:rPr>
          </w:rPrChange>
        </w:rPr>
        <w:t>2012; 64:177-186.</w:t>
      </w:r>
    </w:p>
    <w:p w14:paraId="0BFA1D83" w14:textId="77777777" w:rsidR="0078734C" w:rsidRPr="009E46F5" w:rsidRDefault="0078734C" w:rsidP="0078734C">
      <w:pPr>
        <w:pStyle w:val="EndNoteBibliography"/>
        <w:ind w:left="720" w:hanging="720"/>
        <w:rPr>
          <w:rFonts w:ascii="Times New Roman" w:hAnsi="Times New Roman" w:cs="Times New Roman" w:hint="eastAsia"/>
          <w:rPrChange w:id="1906" w:author="Yuting Wang" w:date="2026-02-26T10:11:00Z" w16du:dateUtc="2026-02-26T02:11:00Z">
            <w:rPr>
              <w:rFonts w:hint="eastAsia"/>
            </w:rPr>
          </w:rPrChange>
        </w:rPr>
      </w:pPr>
      <w:r w:rsidRPr="009E46F5">
        <w:rPr>
          <w:rFonts w:ascii="Times New Roman" w:hAnsi="Times New Roman" w:cs="Times New Roman" w:hint="eastAsia"/>
          <w:rPrChange w:id="1907" w:author="Yuting Wang" w:date="2026-02-26T10:11:00Z" w16du:dateUtc="2026-02-26T02:11:00Z">
            <w:rPr>
              <w:rFonts w:hint="eastAsia"/>
            </w:rPr>
          </w:rPrChange>
        </w:rPr>
        <w:t>[12]</w:t>
      </w:r>
      <w:r w:rsidRPr="009E46F5">
        <w:rPr>
          <w:rFonts w:ascii="Times New Roman" w:hAnsi="Times New Roman" w:cs="Times New Roman" w:hint="eastAsia"/>
          <w:rPrChange w:id="1908" w:author="Yuting Wang" w:date="2026-02-26T10:11:00Z" w16du:dateUtc="2026-02-26T02:11:00Z">
            <w:rPr>
              <w:rFonts w:hint="eastAsia"/>
            </w:rPr>
          </w:rPrChange>
        </w:rPr>
        <w:tab/>
        <w:t xml:space="preserve">Reynisson B, Alvarez B, Paul S, Peters B, Nielsen M: NetMHCpan-4.1 and NetMHCIIpan-4.0: improved predictions of MHC antigen presentation by concurrent motif deconvolution and integration of MS MHC eluted ligand data. </w:t>
      </w:r>
      <w:r w:rsidRPr="009E46F5">
        <w:rPr>
          <w:rFonts w:ascii="Times New Roman" w:hAnsi="Times New Roman" w:cs="Times New Roman" w:hint="eastAsia"/>
          <w:i/>
          <w:rPrChange w:id="1909" w:author="Yuting Wang" w:date="2026-02-26T10:11:00Z" w16du:dateUtc="2026-02-26T02:11:00Z">
            <w:rPr>
              <w:rFonts w:hint="eastAsia"/>
              <w:i/>
            </w:rPr>
          </w:rPrChange>
        </w:rPr>
        <w:t xml:space="preserve">Nucleic acids research </w:t>
      </w:r>
      <w:r w:rsidRPr="009E46F5">
        <w:rPr>
          <w:rFonts w:ascii="Times New Roman" w:hAnsi="Times New Roman" w:cs="Times New Roman" w:hint="eastAsia"/>
          <w:rPrChange w:id="1910" w:author="Yuting Wang" w:date="2026-02-26T10:11:00Z" w16du:dateUtc="2026-02-26T02:11:00Z">
            <w:rPr>
              <w:rFonts w:hint="eastAsia"/>
            </w:rPr>
          </w:rPrChange>
        </w:rPr>
        <w:t>2020; 48:W449-w454.</w:t>
      </w:r>
    </w:p>
    <w:p w14:paraId="1851045D" w14:textId="77777777" w:rsidR="0078734C" w:rsidRPr="009E46F5" w:rsidRDefault="0078734C" w:rsidP="0078734C">
      <w:pPr>
        <w:pStyle w:val="EndNoteBibliography"/>
        <w:ind w:left="720" w:hanging="720"/>
        <w:rPr>
          <w:rFonts w:ascii="Times New Roman" w:hAnsi="Times New Roman" w:cs="Times New Roman" w:hint="eastAsia"/>
          <w:rPrChange w:id="1911" w:author="Yuting Wang" w:date="2026-02-26T10:11:00Z" w16du:dateUtc="2026-02-26T02:11:00Z">
            <w:rPr>
              <w:rFonts w:hint="eastAsia"/>
            </w:rPr>
          </w:rPrChange>
        </w:rPr>
      </w:pPr>
      <w:r w:rsidRPr="009E46F5">
        <w:rPr>
          <w:rFonts w:ascii="Times New Roman" w:hAnsi="Times New Roman" w:cs="Times New Roman" w:hint="eastAsia"/>
          <w:rPrChange w:id="1912" w:author="Yuting Wang" w:date="2026-02-26T10:11:00Z" w16du:dateUtc="2026-02-26T02:11:00Z">
            <w:rPr>
              <w:rFonts w:hint="eastAsia"/>
            </w:rPr>
          </w:rPrChange>
        </w:rPr>
        <w:t>[13]</w:t>
      </w:r>
      <w:r w:rsidRPr="009E46F5">
        <w:rPr>
          <w:rFonts w:ascii="Times New Roman" w:hAnsi="Times New Roman" w:cs="Times New Roman" w:hint="eastAsia"/>
          <w:rPrChange w:id="1913" w:author="Yuting Wang" w:date="2026-02-26T10:11:00Z" w16du:dateUtc="2026-02-26T02:11:00Z">
            <w:rPr>
              <w:rFonts w:hint="eastAsia"/>
            </w:rPr>
          </w:rPrChange>
        </w:rPr>
        <w:tab/>
        <w:t xml:space="preserve">Rasmussen M, Fenoy E, Harndahl M, Kristensen AB, Nielsen IK, Nielsen M, Buus S: Pan-Specific Prediction of Peptide-MHC Class I Complex Stability, a Correlate of T Cell Immunogenicity. </w:t>
      </w:r>
      <w:r w:rsidRPr="009E46F5">
        <w:rPr>
          <w:rFonts w:ascii="Times New Roman" w:hAnsi="Times New Roman" w:cs="Times New Roman" w:hint="eastAsia"/>
          <w:i/>
          <w:rPrChange w:id="1914" w:author="Yuting Wang" w:date="2026-02-26T10:11:00Z" w16du:dateUtc="2026-02-26T02:11:00Z">
            <w:rPr>
              <w:rFonts w:hint="eastAsia"/>
              <w:i/>
            </w:rPr>
          </w:rPrChange>
        </w:rPr>
        <w:t xml:space="preserve">Journal of immunology (Baltimore, Md : 1950) </w:t>
      </w:r>
      <w:r w:rsidRPr="009E46F5">
        <w:rPr>
          <w:rFonts w:ascii="Times New Roman" w:hAnsi="Times New Roman" w:cs="Times New Roman" w:hint="eastAsia"/>
          <w:rPrChange w:id="1915" w:author="Yuting Wang" w:date="2026-02-26T10:11:00Z" w16du:dateUtc="2026-02-26T02:11:00Z">
            <w:rPr>
              <w:rFonts w:hint="eastAsia"/>
            </w:rPr>
          </w:rPrChange>
        </w:rPr>
        <w:t>2016; 197:1517-1524.</w:t>
      </w:r>
    </w:p>
    <w:p w14:paraId="61149212" w14:textId="77777777" w:rsidR="0078734C" w:rsidRPr="009E46F5" w:rsidRDefault="0078734C" w:rsidP="0078734C">
      <w:pPr>
        <w:pStyle w:val="EndNoteBibliography"/>
        <w:ind w:left="720" w:hanging="720"/>
        <w:rPr>
          <w:rFonts w:ascii="Times New Roman" w:hAnsi="Times New Roman" w:cs="Times New Roman" w:hint="eastAsia"/>
          <w:rPrChange w:id="1916" w:author="Yuting Wang" w:date="2026-02-26T10:11:00Z" w16du:dateUtc="2026-02-26T02:11:00Z">
            <w:rPr>
              <w:rFonts w:hint="eastAsia"/>
            </w:rPr>
          </w:rPrChange>
        </w:rPr>
      </w:pPr>
      <w:r w:rsidRPr="009E46F5">
        <w:rPr>
          <w:rFonts w:ascii="Times New Roman" w:hAnsi="Times New Roman" w:cs="Times New Roman" w:hint="eastAsia"/>
          <w:rPrChange w:id="1917" w:author="Yuting Wang" w:date="2026-02-26T10:11:00Z" w16du:dateUtc="2026-02-26T02:11:00Z">
            <w:rPr>
              <w:rFonts w:hint="eastAsia"/>
            </w:rPr>
          </w:rPrChange>
        </w:rPr>
        <w:t>[14]</w:t>
      </w:r>
      <w:r w:rsidRPr="009E46F5">
        <w:rPr>
          <w:rFonts w:ascii="Times New Roman" w:hAnsi="Times New Roman" w:cs="Times New Roman" w:hint="eastAsia"/>
          <w:rPrChange w:id="1918" w:author="Yuting Wang" w:date="2026-02-26T10:11:00Z" w16du:dateUtc="2026-02-26T02:11:00Z">
            <w:rPr>
              <w:rFonts w:hint="eastAsia"/>
            </w:rPr>
          </w:rPrChange>
        </w:rPr>
        <w:tab/>
        <w:t xml:space="preserve">O'Donnell TJ, Rubinsteyn A, Laserson U: MHCflurry 2.0: Improved Pan-Allele Prediction of MHC Class I-Presented Peptides by Incorporating Antigen Processing. </w:t>
      </w:r>
      <w:r w:rsidRPr="009E46F5">
        <w:rPr>
          <w:rFonts w:ascii="Times New Roman" w:hAnsi="Times New Roman" w:cs="Times New Roman" w:hint="eastAsia"/>
          <w:i/>
          <w:rPrChange w:id="1919" w:author="Yuting Wang" w:date="2026-02-26T10:11:00Z" w16du:dateUtc="2026-02-26T02:11:00Z">
            <w:rPr>
              <w:rFonts w:hint="eastAsia"/>
              <w:i/>
            </w:rPr>
          </w:rPrChange>
        </w:rPr>
        <w:t xml:space="preserve">Cell systems </w:t>
      </w:r>
      <w:r w:rsidRPr="009E46F5">
        <w:rPr>
          <w:rFonts w:ascii="Times New Roman" w:hAnsi="Times New Roman" w:cs="Times New Roman" w:hint="eastAsia"/>
          <w:rPrChange w:id="1920" w:author="Yuting Wang" w:date="2026-02-26T10:11:00Z" w16du:dateUtc="2026-02-26T02:11:00Z">
            <w:rPr>
              <w:rFonts w:hint="eastAsia"/>
            </w:rPr>
          </w:rPrChange>
        </w:rPr>
        <w:t>2020; 11:42-48.e47.</w:t>
      </w:r>
    </w:p>
    <w:p w14:paraId="5EBEBAE9" w14:textId="77777777" w:rsidR="0078734C" w:rsidRPr="009E46F5" w:rsidRDefault="0078734C" w:rsidP="0078734C">
      <w:pPr>
        <w:pStyle w:val="EndNoteBibliography"/>
        <w:ind w:left="720" w:hanging="720"/>
        <w:rPr>
          <w:rFonts w:ascii="Times New Roman" w:hAnsi="Times New Roman" w:cs="Times New Roman" w:hint="eastAsia"/>
          <w:rPrChange w:id="1921" w:author="Yuting Wang" w:date="2026-02-26T10:11:00Z" w16du:dateUtc="2026-02-26T02:11:00Z">
            <w:rPr>
              <w:rFonts w:hint="eastAsia"/>
            </w:rPr>
          </w:rPrChange>
        </w:rPr>
      </w:pPr>
      <w:r w:rsidRPr="009E46F5">
        <w:rPr>
          <w:rFonts w:ascii="Times New Roman" w:hAnsi="Times New Roman" w:cs="Times New Roman" w:hint="eastAsia"/>
          <w:rPrChange w:id="1922" w:author="Yuting Wang" w:date="2026-02-26T10:11:00Z" w16du:dateUtc="2026-02-26T02:11:00Z">
            <w:rPr>
              <w:rFonts w:hint="eastAsia"/>
            </w:rPr>
          </w:rPrChange>
        </w:rPr>
        <w:t>[15]</w:t>
      </w:r>
      <w:r w:rsidRPr="009E46F5">
        <w:rPr>
          <w:rFonts w:ascii="Times New Roman" w:hAnsi="Times New Roman" w:cs="Times New Roman" w:hint="eastAsia"/>
          <w:rPrChange w:id="1923" w:author="Yuting Wang" w:date="2026-02-26T10:11:00Z" w16du:dateUtc="2026-02-26T02:11:00Z">
            <w:rPr>
              <w:rFonts w:hint="eastAsia"/>
            </w:rPr>
          </w:rPrChange>
        </w:rPr>
        <w:tab/>
        <w:t xml:space="preserve">Tadros DM, Racle J, Gfeller D: Predicting MHC-I ligands across alleles and species: How far can we go? </w:t>
      </w:r>
      <w:r w:rsidRPr="009E46F5">
        <w:rPr>
          <w:rFonts w:ascii="Times New Roman" w:hAnsi="Times New Roman" w:cs="Times New Roman" w:hint="eastAsia"/>
          <w:i/>
          <w:rPrChange w:id="1924" w:author="Yuting Wang" w:date="2026-02-26T10:11:00Z" w16du:dateUtc="2026-02-26T02:11:00Z">
            <w:rPr>
              <w:rFonts w:hint="eastAsia"/>
              <w:i/>
            </w:rPr>
          </w:rPrChange>
        </w:rPr>
        <w:t xml:space="preserve">bioRxiv </w:t>
      </w:r>
      <w:r w:rsidRPr="009E46F5">
        <w:rPr>
          <w:rFonts w:ascii="Times New Roman" w:hAnsi="Times New Roman" w:cs="Times New Roman" w:hint="eastAsia"/>
          <w:rPrChange w:id="1925" w:author="Yuting Wang" w:date="2026-02-26T10:11:00Z" w16du:dateUtc="2026-02-26T02:11:00Z">
            <w:rPr>
              <w:rFonts w:hint="eastAsia"/>
            </w:rPr>
          </w:rPrChange>
        </w:rPr>
        <w:t>2024:2024.2005. 2008.593183.</w:t>
      </w:r>
    </w:p>
    <w:p w14:paraId="3F3B0D01" w14:textId="77777777" w:rsidR="0078734C" w:rsidRPr="009E46F5" w:rsidRDefault="0078734C" w:rsidP="0078734C">
      <w:pPr>
        <w:pStyle w:val="EndNoteBibliography"/>
        <w:ind w:left="720" w:hanging="720"/>
        <w:rPr>
          <w:rFonts w:ascii="Times New Roman" w:hAnsi="Times New Roman" w:cs="Times New Roman" w:hint="eastAsia"/>
          <w:rPrChange w:id="1926" w:author="Yuting Wang" w:date="2026-02-26T10:11:00Z" w16du:dateUtc="2026-02-26T02:11:00Z">
            <w:rPr>
              <w:rFonts w:hint="eastAsia"/>
            </w:rPr>
          </w:rPrChange>
        </w:rPr>
      </w:pPr>
      <w:r w:rsidRPr="009E46F5">
        <w:rPr>
          <w:rFonts w:ascii="Times New Roman" w:hAnsi="Times New Roman" w:cs="Times New Roman" w:hint="eastAsia"/>
          <w:rPrChange w:id="1927" w:author="Yuting Wang" w:date="2026-02-26T10:11:00Z" w16du:dateUtc="2026-02-26T02:11:00Z">
            <w:rPr>
              <w:rFonts w:hint="eastAsia"/>
            </w:rPr>
          </w:rPrChange>
        </w:rPr>
        <w:t>[16]</w:t>
      </w:r>
      <w:r w:rsidRPr="009E46F5">
        <w:rPr>
          <w:rFonts w:ascii="Times New Roman" w:hAnsi="Times New Roman" w:cs="Times New Roman" w:hint="eastAsia"/>
          <w:rPrChange w:id="1928" w:author="Yuting Wang" w:date="2026-02-26T10:11:00Z" w16du:dateUtc="2026-02-26T02:11:00Z">
            <w:rPr>
              <w:rFonts w:hint="eastAsia"/>
            </w:rPr>
          </w:rPrChange>
        </w:rPr>
        <w:tab/>
        <w:t xml:space="preserve">Hu Y, Wang Z, Hu H, Wan F, Chen L, Xiong Y, Wang X, Zhao D, Huang W, Zeng J: ACME: pan-specific peptide-MHC class I binding prediction through attention-based deep neural networks. </w:t>
      </w:r>
      <w:r w:rsidRPr="009E46F5">
        <w:rPr>
          <w:rFonts w:ascii="Times New Roman" w:hAnsi="Times New Roman" w:cs="Times New Roman" w:hint="eastAsia"/>
          <w:i/>
          <w:rPrChange w:id="1929" w:author="Yuting Wang" w:date="2026-02-26T10:11:00Z" w16du:dateUtc="2026-02-26T02:11:00Z">
            <w:rPr>
              <w:rFonts w:hint="eastAsia"/>
              <w:i/>
            </w:rPr>
          </w:rPrChange>
        </w:rPr>
        <w:t xml:space="preserve">Bioinformatics (Oxford, England) </w:t>
      </w:r>
      <w:r w:rsidRPr="009E46F5">
        <w:rPr>
          <w:rFonts w:ascii="Times New Roman" w:hAnsi="Times New Roman" w:cs="Times New Roman" w:hint="eastAsia"/>
          <w:rPrChange w:id="1930" w:author="Yuting Wang" w:date="2026-02-26T10:11:00Z" w16du:dateUtc="2026-02-26T02:11:00Z">
            <w:rPr>
              <w:rFonts w:hint="eastAsia"/>
            </w:rPr>
          </w:rPrChange>
        </w:rPr>
        <w:t>2019; 35:4946-4954.</w:t>
      </w:r>
    </w:p>
    <w:p w14:paraId="4D119995" w14:textId="77777777" w:rsidR="0078734C" w:rsidRPr="009E46F5" w:rsidRDefault="0078734C" w:rsidP="0078734C">
      <w:pPr>
        <w:pStyle w:val="EndNoteBibliography"/>
        <w:ind w:left="720" w:hanging="720"/>
        <w:rPr>
          <w:rFonts w:ascii="Times New Roman" w:hAnsi="Times New Roman" w:cs="Times New Roman" w:hint="eastAsia"/>
          <w:rPrChange w:id="1931" w:author="Yuting Wang" w:date="2026-02-26T10:11:00Z" w16du:dateUtc="2026-02-26T02:11:00Z">
            <w:rPr>
              <w:rFonts w:hint="eastAsia"/>
            </w:rPr>
          </w:rPrChange>
        </w:rPr>
      </w:pPr>
      <w:r w:rsidRPr="009E46F5">
        <w:rPr>
          <w:rFonts w:ascii="Times New Roman" w:hAnsi="Times New Roman" w:cs="Times New Roman" w:hint="eastAsia"/>
          <w:rPrChange w:id="1932" w:author="Yuting Wang" w:date="2026-02-26T10:11:00Z" w16du:dateUtc="2026-02-26T02:11:00Z">
            <w:rPr>
              <w:rFonts w:hint="eastAsia"/>
            </w:rPr>
          </w:rPrChange>
        </w:rPr>
        <w:t>[17]</w:t>
      </w:r>
      <w:r w:rsidRPr="009E46F5">
        <w:rPr>
          <w:rFonts w:ascii="Times New Roman" w:hAnsi="Times New Roman" w:cs="Times New Roman" w:hint="eastAsia"/>
          <w:rPrChange w:id="1933" w:author="Yuting Wang" w:date="2026-02-26T10:11:00Z" w16du:dateUtc="2026-02-26T02:11:00Z">
            <w:rPr>
              <w:rFonts w:hint="eastAsia"/>
            </w:rPr>
          </w:rPrChange>
        </w:rPr>
        <w:tab/>
        <w:t xml:space="preserve">Kalemati M, Darvishi S, Koohi S: CapsNet-MHC predicts peptide-MHC class I binding based on capsule neural networks. </w:t>
      </w:r>
      <w:r w:rsidRPr="009E46F5">
        <w:rPr>
          <w:rFonts w:ascii="Times New Roman" w:hAnsi="Times New Roman" w:cs="Times New Roman" w:hint="eastAsia"/>
          <w:i/>
          <w:rPrChange w:id="1934" w:author="Yuting Wang" w:date="2026-02-26T10:11:00Z" w16du:dateUtc="2026-02-26T02:11:00Z">
            <w:rPr>
              <w:rFonts w:hint="eastAsia"/>
              <w:i/>
            </w:rPr>
          </w:rPrChange>
        </w:rPr>
        <w:t xml:space="preserve">Communications biology </w:t>
      </w:r>
      <w:r w:rsidRPr="009E46F5">
        <w:rPr>
          <w:rFonts w:ascii="Times New Roman" w:hAnsi="Times New Roman" w:cs="Times New Roman" w:hint="eastAsia"/>
          <w:rPrChange w:id="1935" w:author="Yuting Wang" w:date="2026-02-26T10:11:00Z" w16du:dateUtc="2026-02-26T02:11:00Z">
            <w:rPr>
              <w:rFonts w:hint="eastAsia"/>
            </w:rPr>
          </w:rPrChange>
        </w:rPr>
        <w:t>2023; 6:492.</w:t>
      </w:r>
    </w:p>
    <w:p w14:paraId="13C94547" w14:textId="77777777" w:rsidR="0078734C" w:rsidRPr="009E46F5" w:rsidRDefault="0078734C" w:rsidP="0078734C">
      <w:pPr>
        <w:pStyle w:val="EndNoteBibliography"/>
        <w:ind w:left="720" w:hanging="720"/>
        <w:rPr>
          <w:rFonts w:ascii="Times New Roman" w:hAnsi="Times New Roman" w:cs="Times New Roman" w:hint="eastAsia"/>
          <w:rPrChange w:id="1936" w:author="Yuting Wang" w:date="2026-02-26T10:11:00Z" w16du:dateUtc="2026-02-26T02:11:00Z">
            <w:rPr>
              <w:rFonts w:hint="eastAsia"/>
            </w:rPr>
          </w:rPrChange>
        </w:rPr>
      </w:pPr>
      <w:r w:rsidRPr="009E46F5">
        <w:rPr>
          <w:rFonts w:ascii="Times New Roman" w:hAnsi="Times New Roman" w:cs="Times New Roman" w:hint="eastAsia"/>
          <w:rPrChange w:id="1937" w:author="Yuting Wang" w:date="2026-02-26T10:11:00Z" w16du:dateUtc="2026-02-26T02:11:00Z">
            <w:rPr>
              <w:rFonts w:hint="eastAsia"/>
            </w:rPr>
          </w:rPrChange>
        </w:rPr>
        <w:t>[18]</w:t>
      </w:r>
      <w:r w:rsidRPr="009E46F5">
        <w:rPr>
          <w:rFonts w:ascii="Times New Roman" w:hAnsi="Times New Roman" w:cs="Times New Roman" w:hint="eastAsia"/>
          <w:rPrChange w:id="1938" w:author="Yuting Wang" w:date="2026-02-26T10:11:00Z" w16du:dateUtc="2026-02-26T02:11:00Z">
            <w:rPr>
              <w:rFonts w:hint="eastAsia"/>
            </w:rPr>
          </w:rPrChange>
        </w:rPr>
        <w:tab/>
        <w:t xml:space="preserve">Jin J, Liu Z, Nasiri A, Cui Y, Louis SY, Zhang A, Zhao Y, Hu J: Deep learning pan-specific model for interpretable MHC-I peptide binding prediction with improved attention mechanism. </w:t>
      </w:r>
      <w:r w:rsidRPr="009E46F5">
        <w:rPr>
          <w:rFonts w:ascii="Times New Roman" w:hAnsi="Times New Roman" w:cs="Times New Roman" w:hint="eastAsia"/>
          <w:i/>
          <w:rPrChange w:id="1939" w:author="Yuting Wang" w:date="2026-02-26T10:11:00Z" w16du:dateUtc="2026-02-26T02:11:00Z">
            <w:rPr>
              <w:rFonts w:hint="eastAsia"/>
              <w:i/>
            </w:rPr>
          </w:rPrChange>
        </w:rPr>
        <w:t xml:space="preserve">Proteins </w:t>
      </w:r>
      <w:r w:rsidRPr="009E46F5">
        <w:rPr>
          <w:rFonts w:ascii="Times New Roman" w:hAnsi="Times New Roman" w:cs="Times New Roman" w:hint="eastAsia"/>
          <w:rPrChange w:id="1940" w:author="Yuting Wang" w:date="2026-02-26T10:11:00Z" w16du:dateUtc="2026-02-26T02:11:00Z">
            <w:rPr>
              <w:rFonts w:hint="eastAsia"/>
            </w:rPr>
          </w:rPrChange>
        </w:rPr>
        <w:t>2021; 89:866-883.</w:t>
      </w:r>
    </w:p>
    <w:p w14:paraId="71608970" w14:textId="77777777" w:rsidR="0078734C" w:rsidRPr="009E46F5" w:rsidRDefault="0078734C" w:rsidP="0078734C">
      <w:pPr>
        <w:pStyle w:val="EndNoteBibliography"/>
        <w:ind w:left="720" w:hanging="720"/>
        <w:rPr>
          <w:rFonts w:ascii="Times New Roman" w:hAnsi="Times New Roman" w:cs="Times New Roman" w:hint="eastAsia"/>
          <w:rPrChange w:id="1941" w:author="Yuting Wang" w:date="2026-02-26T10:11:00Z" w16du:dateUtc="2026-02-26T02:11:00Z">
            <w:rPr>
              <w:rFonts w:hint="eastAsia"/>
            </w:rPr>
          </w:rPrChange>
        </w:rPr>
      </w:pPr>
      <w:r w:rsidRPr="009E46F5">
        <w:rPr>
          <w:rFonts w:ascii="Times New Roman" w:hAnsi="Times New Roman" w:cs="Times New Roman" w:hint="eastAsia"/>
          <w:rPrChange w:id="1942" w:author="Yuting Wang" w:date="2026-02-26T10:11:00Z" w16du:dateUtc="2026-02-26T02:11:00Z">
            <w:rPr>
              <w:rFonts w:hint="eastAsia"/>
            </w:rPr>
          </w:rPrChange>
        </w:rPr>
        <w:lastRenderedPageBreak/>
        <w:t>[19]</w:t>
      </w:r>
      <w:r w:rsidRPr="009E46F5">
        <w:rPr>
          <w:rFonts w:ascii="Times New Roman" w:hAnsi="Times New Roman" w:cs="Times New Roman" w:hint="eastAsia"/>
          <w:rPrChange w:id="1943" w:author="Yuting Wang" w:date="2026-02-26T10:11:00Z" w16du:dateUtc="2026-02-26T02:11:00Z">
            <w:rPr>
              <w:rFonts w:hint="eastAsia"/>
            </w:rPr>
          </w:rPrChange>
        </w:rPr>
        <w:tab/>
        <w:t xml:space="preserve">Wu J, Wang W, Zhang J, Zhou B, Zhao W, Su Z, Gu X, Wu J, Zhou Z, Chen S: DeepHLApan: A Deep Learning Approach for Neoantigen Prediction Considering Both HLA-Peptide Binding and Immunogenicity. </w:t>
      </w:r>
      <w:r w:rsidRPr="009E46F5">
        <w:rPr>
          <w:rFonts w:ascii="Times New Roman" w:hAnsi="Times New Roman" w:cs="Times New Roman" w:hint="eastAsia"/>
          <w:i/>
          <w:rPrChange w:id="1944" w:author="Yuting Wang" w:date="2026-02-26T10:11:00Z" w16du:dateUtc="2026-02-26T02:11:00Z">
            <w:rPr>
              <w:rFonts w:hint="eastAsia"/>
              <w:i/>
            </w:rPr>
          </w:rPrChange>
        </w:rPr>
        <w:t xml:space="preserve">Frontiers in immunology </w:t>
      </w:r>
      <w:r w:rsidRPr="009E46F5">
        <w:rPr>
          <w:rFonts w:ascii="Times New Roman" w:hAnsi="Times New Roman" w:cs="Times New Roman" w:hint="eastAsia"/>
          <w:rPrChange w:id="1945" w:author="Yuting Wang" w:date="2026-02-26T10:11:00Z" w16du:dateUtc="2026-02-26T02:11:00Z">
            <w:rPr>
              <w:rFonts w:hint="eastAsia"/>
            </w:rPr>
          </w:rPrChange>
        </w:rPr>
        <w:t>2019; 10:2559.</w:t>
      </w:r>
    </w:p>
    <w:p w14:paraId="774CEEA7" w14:textId="77777777" w:rsidR="0078734C" w:rsidRPr="009E46F5" w:rsidRDefault="0078734C" w:rsidP="0078734C">
      <w:pPr>
        <w:pStyle w:val="EndNoteBibliography"/>
        <w:ind w:left="720" w:hanging="720"/>
        <w:rPr>
          <w:rFonts w:ascii="Times New Roman" w:hAnsi="Times New Roman" w:cs="Times New Roman" w:hint="eastAsia"/>
          <w:rPrChange w:id="1946" w:author="Yuting Wang" w:date="2026-02-26T10:11:00Z" w16du:dateUtc="2026-02-26T02:11:00Z">
            <w:rPr>
              <w:rFonts w:hint="eastAsia"/>
            </w:rPr>
          </w:rPrChange>
        </w:rPr>
      </w:pPr>
      <w:r w:rsidRPr="009E46F5">
        <w:rPr>
          <w:rFonts w:ascii="Times New Roman" w:hAnsi="Times New Roman" w:cs="Times New Roman" w:hint="eastAsia"/>
          <w:rPrChange w:id="1947" w:author="Yuting Wang" w:date="2026-02-26T10:11:00Z" w16du:dateUtc="2026-02-26T02:11:00Z">
            <w:rPr>
              <w:rFonts w:hint="eastAsia"/>
            </w:rPr>
          </w:rPrChange>
        </w:rPr>
        <w:t>[20]</w:t>
      </w:r>
      <w:r w:rsidRPr="009E46F5">
        <w:rPr>
          <w:rFonts w:ascii="Times New Roman" w:hAnsi="Times New Roman" w:cs="Times New Roman" w:hint="eastAsia"/>
          <w:rPrChange w:id="1948" w:author="Yuting Wang" w:date="2026-02-26T10:11:00Z" w16du:dateUtc="2026-02-26T02:11:00Z">
            <w:rPr>
              <w:rFonts w:hint="eastAsia"/>
            </w:rPr>
          </w:rPrChange>
        </w:rPr>
        <w:tab/>
        <w:t xml:space="preserve">Yang X, Zhao L, Wei F, Li J: DeepNetBim: deep learning model for predicting HLA-epitope interactions based on network analysis by harnessing binding and immunogenicity information. </w:t>
      </w:r>
      <w:r w:rsidRPr="009E46F5">
        <w:rPr>
          <w:rFonts w:ascii="Times New Roman" w:hAnsi="Times New Roman" w:cs="Times New Roman" w:hint="eastAsia"/>
          <w:i/>
          <w:rPrChange w:id="1949" w:author="Yuting Wang" w:date="2026-02-26T10:11:00Z" w16du:dateUtc="2026-02-26T02:11:00Z">
            <w:rPr>
              <w:rFonts w:hint="eastAsia"/>
              <w:i/>
            </w:rPr>
          </w:rPrChange>
        </w:rPr>
        <w:t xml:space="preserve">BMC bioinformatics </w:t>
      </w:r>
      <w:r w:rsidRPr="009E46F5">
        <w:rPr>
          <w:rFonts w:ascii="Times New Roman" w:hAnsi="Times New Roman" w:cs="Times New Roman" w:hint="eastAsia"/>
          <w:rPrChange w:id="1950" w:author="Yuting Wang" w:date="2026-02-26T10:11:00Z" w16du:dateUtc="2026-02-26T02:11:00Z">
            <w:rPr>
              <w:rFonts w:hint="eastAsia"/>
            </w:rPr>
          </w:rPrChange>
        </w:rPr>
        <w:t>2021; 22:231.</w:t>
      </w:r>
    </w:p>
    <w:p w14:paraId="4FFA7353" w14:textId="77777777" w:rsidR="0078734C" w:rsidRPr="009E46F5" w:rsidRDefault="0078734C" w:rsidP="0078734C">
      <w:pPr>
        <w:pStyle w:val="EndNoteBibliography"/>
        <w:ind w:left="720" w:hanging="720"/>
        <w:rPr>
          <w:rFonts w:ascii="Times New Roman" w:hAnsi="Times New Roman" w:cs="Times New Roman" w:hint="eastAsia"/>
          <w:rPrChange w:id="1951" w:author="Yuting Wang" w:date="2026-02-26T10:11:00Z" w16du:dateUtc="2026-02-26T02:11:00Z">
            <w:rPr>
              <w:rFonts w:hint="eastAsia"/>
            </w:rPr>
          </w:rPrChange>
        </w:rPr>
      </w:pPr>
      <w:r w:rsidRPr="009E46F5">
        <w:rPr>
          <w:rFonts w:ascii="Times New Roman" w:hAnsi="Times New Roman" w:cs="Times New Roman" w:hint="eastAsia"/>
          <w:rPrChange w:id="1952" w:author="Yuting Wang" w:date="2026-02-26T10:11:00Z" w16du:dateUtc="2026-02-26T02:11:00Z">
            <w:rPr>
              <w:rFonts w:hint="eastAsia"/>
            </w:rPr>
          </w:rPrChange>
        </w:rPr>
        <w:t>[21]</w:t>
      </w:r>
      <w:r w:rsidRPr="009E46F5">
        <w:rPr>
          <w:rFonts w:ascii="Times New Roman" w:hAnsi="Times New Roman" w:cs="Times New Roman" w:hint="eastAsia"/>
          <w:rPrChange w:id="1953" w:author="Yuting Wang" w:date="2026-02-26T10:11:00Z" w16du:dateUtc="2026-02-26T02:11:00Z">
            <w:rPr>
              <w:rFonts w:hint="eastAsia"/>
            </w:rPr>
          </w:rPrChange>
        </w:rPr>
        <w:tab/>
        <w:t xml:space="preserve">Albert BA, Yang Y, Shao XM, Singh D, Smit KN, Anagnostou V, Karchin R: Deep neural networks predict class I major histocompatibility complex epitope presentation and transfer learn neoepitope immunogenicity. </w:t>
      </w:r>
      <w:r w:rsidRPr="009E46F5">
        <w:rPr>
          <w:rFonts w:ascii="Times New Roman" w:hAnsi="Times New Roman" w:cs="Times New Roman" w:hint="eastAsia"/>
          <w:i/>
          <w:rPrChange w:id="1954" w:author="Yuting Wang" w:date="2026-02-26T10:11:00Z" w16du:dateUtc="2026-02-26T02:11:00Z">
            <w:rPr>
              <w:rFonts w:hint="eastAsia"/>
              <w:i/>
            </w:rPr>
          </w:rPrChange>
        </w:rPr>
        <w:t xml:space="preserve">Nature machine intelligence </w:t>
      </w:r>
      <w:r w:rsidRPr="009E46F5">
        <w:rPr>
          <w:rFonts w:ascii="Times New Roman" w:hAnsi="Times New Roman" w:cs="Times New Roman" w:hint="eastAsia"/>
          <w:rPrChange w:id="1955" w:author="Yuting Wang" w:date="2026-02-26T10:11:00Z" w16du:dateUtc="2026-02-26T02:11:00Z">
            <w:rPr>
              <w:rFonts w:hint="eastAsia"/>
            </w:rPr>
          </w:rPrChange>
        </w:rPr>
        <w:t>2023; 5:861-872.</w:t>
      </w:r>
    </w:p>
    <w:p w14:paraId="32379FC8" w14:textId="77777777" w:rsidR="0078734C" w:rsidRPr="009E46F5" w:rsidRDefault="0078734C" w:rsidP="0078734C">
      <w:pPr>
        <w:pStyle w:val="EndNoteBibliography"/>
        <w:ind w:left="720" w:hanging="720"/>
        <w:rPr>
          <w:rFonts w:ascii="Times New Roman" w:hAnsi="Times New Roman" w:cs="Times New Roman" w:hint="eastAsia"/>
          <w:rPrChange w:id="1956" w:author="Yuting Wang" w:date="2026-02-26T10:11:00Z" w16du:dateUtc="2026-02-26T02:11:00Z">
            <w:rPr>
              <w:rFonts w:hint="eastAsia"/>
            </w:rPr>
          </w:rPrChange>
        </w:rPr>
      </w:pPr>
      <w:r w:rsidRPr="009E46F5">
        <w:rPr>
          <w:rFonts w:ascii="Times New Roman" w:hAnsi="Times New Roman" w:cs="Times New Roman" w:hint="eastAsia"/>
          <w:rPrChange w:id="1957" w:author="Yuting Wang" w:date="2026-02-26T10:11:00Z" w16du:dateUtc="2026-02-26T02:11:00Z">
            <w:rPr>
              <w:rFonts w:hint="eastAsia"/>
            </w:rPr>
          </w:rPrChange>
        </w:rPr>
        <w:t>[22]</w:t>
      </w:r>
      <w:r w:rsidRPr="009E46F5">
        <w:rPr>
          <w:rFonts w:ascii="Times New Roman" w:hAnsi="Times New Roman" w:cs="Times New Roman" w:hint="eastAsia"/>
          <w:rPrChange w:id="1958" w:author="Yuting Wang" w:date="2026-02-26T10:11:00Z" w16du:dateUtc="2026-02-26T02:11:00Z">
            <w:rPr>
              <w:rFonts w:hint="eastAsia"/>
            </w:rPr>
          </w:rPrChange>
        </w:rPr>
        <w:tab/>
        <w:t xml:space="preserve">Ye Z, Li S, Mi X, Shao B, Dai Z, Ding B, Feng S, Sun B, Shen Y, Xiao Z: STMHCpan, an accurate Star-Transformer-based extensible framework for predicting MHC I allele binding peptides. </w:t>
      </w:r>
      <w:r w:rsidRPr="009E46F5">
        <w:rPr>
          <w:rFonts w:ascii="Times New Roman" w:hAnsi="Times New Roman" w:cs="Times New Roman" w:hint="eastAsia"/>
          <w:i/>
          <w:rPrChange w:id="1959" w:author="Yuting Wang" w:date="2026-02-26T10:11:00Z" w16du:dateUtc="2026-02-26T02:11:00Z">
            <w:rPr>
              <w:rFonts w:hint="eastAsia"/>
              <w:i/>
            </w:rPr>
          </w:rPrChange>
        </w:rPr>
        <w:t xml:space="preserve">Briefings in bioinformatics </w:t>
      </w:r>
      <w:r w:rsidRPr="009E46F5">
        <w:rPr>
          <w:rFonts w:ascii="Times New Roman" w:hAnsi="Times New Roman" w:cs="Times New Roman" w:hint="eastAsia"/>
          <w:rPrChange w:id="1960" w:author="Yuting Wang" w:date="2026-02-26T10:11:00Z" w16du:dateUtc="2026-02-26T02:11:00Z">
            <w:rPr>
              <w:rFonts w:hint="eastAsia"/>
            </w:rPr>
          </w:rPrChange>
        </w:rPr>
        <w:t>2023; 24.</w:t>
      </w:r>
    </w:p>
    <w:p w14:paraId="1CEF0EE2" w14:textId="77777777" w:rsidR="0078734C" w:rsidRPr="009E46F5" w:rsidRDefault="0078734C" w:rsidP="0078734C">
      <w:pPr>
        <w:pStyle w:val="EndNoteBibliography"/>
        <w:ind w:left="720" w:hanging="720"/>
        <w:rPr>
          <w:rFonts w:ascii="Times New Roman" w:hAnsi="Times New Roman" w:cs="Times New Roman" w:hint="eastAsia"/>
          <w:rPrChange w:id="1961" w:author="Yuting Wang" w:date="2026-02-26T10:11:00Z" w16du:dateUtc="2026-02-26T02:11:00Z">
            <w:rPr>
              <w:rFonts w:hint="eastAsia"/>
            </w:rPr>
          </w:rPrChange>
        </w:rPr>
      </w:pPr>
      <w:r w:rsidRPr="009E46F5">
        <w:rPr>
          <w:rFonts w:ascii="Times New Roman" w:hAnsi="Times New Roman" w:cs="Times New Roman" w:hint="eastAsia"/>
          <w:rPrChange w:id="1962" w:author="Yuting Wang" w:date="2026-02-26T10:11:00Z" w16du:dateUtc="2026-02-26T02:11:00Z">
            <w:rPr>
              <w:rFonts w:hint="eastAsia"/>
            </w:rPr>
          </w:rPrChange>
        </w:rPr>
        <w:t>[23]</w:t>
      </w:r>
      <w:r w:rsidRPr="009E46F5">
        <w:rPr>
          <w:rFonts w:ascii="Times New Roman" w:hAnsi="Times New Roman" w:cs="Times New Roman" w:hint="eastAsia"/>
          <w:rPrChange w:id="1963" w:author="Yuting Wang" w:date="2026-02-26T10:11:00Z" w16du:dateUtc="2026-02-26T02:11:00Z">
            <w:rPr>
              <w:rFonts w:hint="eastAsia"/>
            </w:rPr>
          </w:rPrChange>
        </w:rPr>
        <w:tab/>
        <w:t>Chu Y, Zhang Y, Wang Q, Zhang L, Wang X, Wang Y, Salahub DR, Xu Q, Wang J, Jiang X: A transformer-based model to predict peptide</w:t>
      </w:r>
      <w:r w:rsidRPr="009E46F5">
        <w:rPr>
          <w:rFonts w:ascii="Times New Roman" w:hAnsi="Times New Roman" w:cs="Times New Roman" w:hint="eastAsia"/>
          <w:rPrChange w:id="1964" w:author="Yuting Wang" w:date="2026-02-26T10:11:00Z" w16du:dateUtc="2026-02-26T02:11:00Z">
            <w:rPr>
              <w:rFonts w:hint="eastAsia"/>
            </w:rPr>
          </w:rPrChange>
        </w:rPr>
        <w:t>–</w:t>
      </w:r>
      <w:r w:rsidRPr="009E46F5">
        <w:rPr>
          <w:rFonts w:ascii="Times New Roman" w:hAnsi="Times New Roman" w:cs="Times New Roman" w:hint="eastAsia"/>
          <w:rPrChange w:id="1965" w:author="Yuting Wang" w:date="2026-02-26T10:11:00Z" w16du:dateUtc="2026-02-26T02:11:00Z">
            <w:rPr>
              <w:rFonts w:hint="eastAsia"/>
            </w:rPr>
          </w:rPrChange>
        </w:rPr>
        <w:t xml:space="preserve">HLA class I binding and optimize mutated peptides for vaccine design. </w:t>
      </w:r>
      <w:r w:rsidRPr="009E46F5">
        <w:rPr>
          <w:rFonts w:ascii="Times New Roman" w:hAnsi="Times New Roman" w:cs="Times New Roman" w:hint="eastAsia"/>
          <w:i/>
          <w:rPrChange w:id="1966" w:author="Yuting Wang" w:date="2026-02-26T10:11:00Z" w16du:dateUtc="2026-02-26T02:11:00Z">
            <w:rPr>
              <w:rFonts w:hint="eastAsia"/>
              <w:i/>
            </w:rPr>
          </w:rPrChange>
        </w:rPr>
        <w:t xml:space="preserve">Nature machine intelligence </w:t>
      </w:r>
      <w:r w:rsidRPr="009E46F5">
        <w:rPr>
          <w:rFonts w:ascii="Times New Roman" w:hAnsi="Times New Roman" w:cs="Times New Roman" w:hint="eastAsia"/>
          <w:rPrChange w:id="1967" w:author="Yuting Wang" w:date="2026-02-26T10:11:00Z" w16du:dateUtc="2026-02-26T02:11:00Z">
            <w:rPr>
              <w:rFonts w:hint="eastAsia"/>
            </w:rPr>
          </w:rPrChange>
        </w:rPr>
        <w:t>2022; 4:300-311.</w:t>
      </w:r>
    </w:p>
    <w:p w14:paraId="0D001A68" w14:textId="77777777" w:rsidR="0078734C" w:rsidRPr="009E46F5" w:rsidRDefault="0078734C" w:rsidP="0078734C">
      <w:pPr>
        <w:pStyle w:val="EndNoteBibliography"/>
        <w:ind w:left="720" w:hanging="720"/>
        <w:rPr>
          <w:rFonts w:ascii="Times New Roman" w:hAnsi="Times New Roman" w:cs="Times New Roman" w:hint="eastAsia"/>
          <w:rPrChange w:id="1968" w:author="Yuting Wang" w:date="2026-02-26T10:11:00Z" w16du:dateUtc="2026-02-26T02:11:00Z">
            <w:rPr>
              <w:rFonts w:hint="eastAsia"/>
            </w:rPr>
          </w:rPrChange>
        </w:rPr>
      </w:pPr>
      <w:r w:rsidRPr="009E46F5">
        <w:rPr>
          <w:rFonts w:ascii="Times New Roman" w:hAnsi="Times New Roman" w:cs="Times New Roman" w:hint="eastAsia"/>
          <w:rPrChange w:id="1969" w:author="Yuting Wang" w:date="2026-02-26T10:11:00Z" w16du:dateUtc="2026-02-26T02:11:00Z">
            <w:rPr>
              <w:rFonts w:hint="eastAsia"/>
            </w:rPr>
          </w:rPrChange>
        </w:rPr>
        <w:t>[24]</w:t>
      </w:r>
      <w:r w:rsidRPr="009E46F5">
        <w:rPr>
          <w:rFonts w:ascii="Times New Roman" w:hAnsi="Times New Roman" w:cs="Times New Roman" w:hint="eastAsia"/>
          <w:rPrChange w:id="1970" w:author="Yuting Wang" w:date="2026-02-26T10:11:00Z" w16du:dateUtc="2026-02-26T02:11:00Z">
            <w:rPr>
              <w:rFonts w:hint="eastAsia"/>
            </w:rPr>
          </w:rPrChange>
        </w:rPr>
        <w:tab/>
        <w:t xml:space="preserve">Tadros DM, Eggenschwiler S, Racle J, Gfeller D: The MHC Motif Atlas: a database of MHC binding specificities and ligands. </w:t>
      </w:r>
      <w:r w:rsidRPr="009E46F5">
        <w:rPr>
          <w:rFonts w:ascii="Times New Roman" w:hAnsi="Times New Roman" w:cs="Times New Roman" w:hint="eastAsia"/>
          <w:i/>
          <w:rPrChange w:id="1971" w:author="Yuting Wang" w:date="2026-02-26T10:11:00Z" w16du:dateUtc="2026-02-26T02:11:00Z">
            <w:rPr>
              <w:rFonts w:hint="eastAsia"/>
              <w:i/>
            </w:rPr>
          </w:rPrChange>
        </w:rPr>
        <w:t xml:space="preserve">Nucleic acids research </w:t>
      </w:r>
      <w:r w:rsidRPr="009E46F5">
        <w:rPr>
          <w:rFonts w:ascii="Times New Roman" w:hAnsi="Times New Roman" w:cs="Times New Roman" w:hint="eastAsia"/>
          <w:rPrChange w:id="1972" w:author="Yuting Wang" w:date="2026-02-26T10:11:00Z" w16du:dateUtc="2026-02-26T02:11:00Z">
            <w:rPr>
              <w:rFonts w:hint="eastAsia"/>
            </w:rPr>
          </w:rPrChange>
        </w:rPr>
        <w:t>2023; 51:D428-d437.</w:t>
      </w:r>
    </w:p>
    <w:p w14:paraId="7BEBFC47" w14:textId="77777777" w:rsidR="0078734C" w:rsidRPr="009E46F5" w:rsidRDefault="0078734C" w:rsidP="0078734C">
      <w:pPr>
        <w:pStyle w:val="EndNoteBibliography"/>
        <w:ind w:left="720" w:hanging="720"/>
        <w:rPr>
          <w:rFonts w:ascii="Times New Roman" w:hAnsi="Times New Roman" w:cs="Times New Roman" w:hint="eastAsia"/>
          <w:rPrChange w:id="1973" w:author="Yuting Wang" w:date="2026-02-26T10:11:00Z" w16du:dateUtc="2026-02-26T02:11:00Z">
            <w:rPr>
              <w:rFonts w:hint="eastAsia"/>
            </w:rPr>
          </w:rPrChange>
        </w:rPr>
      </w:pPr>
      <w:r w:rsidRPr="009E46F5">
        <w:rPr>
          <w:rFonts w:ascii="Times New Roman" w:hAnsi="Times New Roman" w:cs="Times New Roman" w:hint="eastAsia"/>
          <w:rPrChange w:id="1974" w:author="Yuting Wang" w:date="2026-02-26T10:11:00Z" w16du:dateUtc="2026-02-26T02:11:00Z">
            <w:rPr>
              <w:rFonts w:hint="eastAsia"/>
            </w:rPr>
          </w:rPrChange>
        </w:rPr>
        <w:t>[25]</w:t>
      </w:r>
      <w:r w:rsidRPr="009E46F5">
        <w:rPr>
          <w:rFonts w:ascii="Times New Roman" w:hAnsi="Times New Roman" w:cs="Times New Roman" w:hint="eastAsia"/>
          <w:rPrChange w:id="1975" w:author="Yuting Wang" w:date="2026-02-26T10:11:00Z" w16du:dateUtc="2026-02-26T02:11:00Z">
            <w:rPr>
              <w:rFonts w:hint="eastAsia"/>
            </w:rPr>
          </w:rPrChange>
        </w:rPr>
        <w:tab/>
        <w:t xml:space="preserve">Bouvier M, Wiley DC: Importance of peptide amino and carboxyl termini to the stability of MHC class I molecules. </w:t>
      </w:r>
      <w:r w:rsidRPr="009E46F5">
        <w:rPr>
          <w:rFonts w:ascii="Times New Roman" w:hAnsi="Times New Roman" w:cs="Times New Roman" w:hint="eastAsia"/>
          <w:i/>
          <w:rPrChange w:id="1976" w:author="Yuting Wang" w:date="2026-02-26T10:11:00Z" w16du:dateUtc="2026-02-26T02:11:00Z">
            <w:rPr>
              <w:rFonts w:hint="eastAsia"/>
              <w:i/>
            </w:rPr>
          </w:rPrChange>
        </w:rPr>
        <w:t xml:space="preserve">Science (New York, NY) </w:t>
      </w:r>
      <w:r w:rsidRPr="009E46F5">
        <w:rPr>
          <w:rFonts w:ascii="Times New Roman" w:hAnsi="Times New Roman" w:cs="Times New Roman" w:hint="eastAsia"/>
          <w:rPrChange w:id="1977" w:author="Yuting Wang" w:date="2026-02-26T10:11:00Z" w16du:dateUtc="2026-02-26T02:11:00Z">
            <w:rPr>
              <w:rFonts w:hint="eastAsia"/>
            </w:rPr>
          </w:rPrChange>
        </w:rPr>
        <w:t>1994; 265:398-402.</w:t>
      </w:r>
    </w:p>
    <w:p w14:paraId="11741AC1" w14:textId="77777777" w:rsidR="0078734C" w:rsidRPr="009E46F5" w:rsidRDefault="0078734C" w:rsidP="0078734C">
      <w:pPr>
        <w:pStyle w:val="EndNoteBibliography"/>
        <w:ind w:left="720" w:hanging="720"/>
        <w:rPr>
          <w:rFonts w:ascii="Times New Roman" w:hAnsi="Times New Roman" w:cs="Times New Roman" w:hint="eastAsia"/>
          <w:rPrChange w:id="1978" w:author="Yuting Wang" w:date="2026-02-26T10:11:00Z" w16du:dateUtc="2026-02-26T02:11:00Z">
            <w:rPr>
              <w:rFonts w:hint="eastAsia"/>
            </w:rPr>
          </w:rPrChange>
        </w:rPr>
      </w:pPr>
      <w:r w:rsidRPr="009E46F5">
        <w:rPr>
          <w:rFonts w:ascii="Times New Roman" w:hAnsi="Times New Roman" w:cs="Times New Roman" w:hint="eastAsia"/>
          <w:rPrChange w:id="1979" w:author="Yuting Wang" w:date="2026-02-26T10:11:00Z" w16du:dateUtc="2026-02-26T02:11:00Z">
            <w:rPr>
              <w:rFonts w:hint="eastAsia"/>
            </w:rPr>
          </w:rPrChange>
        </w:rPr>
        <w:t>[26]</w:t>
      </w:r>
      <w:r w:rsidRPr="009E46F5">
        <w:rPr>
          <w:rFonts w:ascii="Times New Roman" w:hAnsi="Times New Roman" w:cs="Times New Roman" w:hint="eastAsia"/>
          <w:rPrChange w:id="1980" w:author="Yuting Wang" w:date="2026-02-26T10:11:00Z" w16du:dateUtc="2026-02-26T02:11:00Z">
            <w:rPr>
              <w:rFonts w:hint="eastAsia"/>
            </w:rPr>
          </w:rPrChange>
        </w:rPr>
        <w:tab/>
        <w:t xml:space="preserve">Ruppert J, Sidney J, Celis E, Kubo RT, Grey HM, Sette A: Prominent role of secondary anchor residues in peptide binding to HLA-A2.1 molecules. </w:t>
      </w:r>
      <w:r w:rsidRPr="009E46F5">
        <w:rPr>
          <w:rFonts w:ascii="Times New Roman" w:hAnsi="Times New Roman" w:cs="Times New Roman" w:hint="eastAsia"/>
          <w:i/>
          <w:rPrChange w:id="1981" w:author="Yuting Wang" w:date="2026-02-26T10:11:00Z" w16du:dateUtc="2026-02-26T02:11:00Z">
            <w:rPr>
              <w:rFonts w:hint="eastAsia"/>
              <w:i/>
            </w:rPr>
          </w:rPrChange>
        </w:rPr>
        <w:t xml:space="preserve">Cell </w:t>
      </w:r>
      <w:r w:rsidRPr="009E46F5">
        <w:rPr>
          <w:rFonts w:ascii="Times New Roman" w:hAnsi="Times New Roman" w:cs="Times New Roman" w:hint="eastAsia"/>
          <w:rPrChange w:id="1982" w:author="Yuting Wang" w:date="2026-02-26T10:11:00Z" w16du:dateUtc="2026-02-26T02:11:00Z">
            <w:rPr>
              <w:rFonts w:hint="eastAsia"/>
            </w:rPr>
          </w:rPrChange>
        </w:rPr>
        <w:t>1993; 74:929-937.</w:t>
      </w:r>
    </w:p>
    <w:p w14:paraId="113121D3" w14:textId="77777777" w:rsidR="0078734C" w:rsidRPr="009E46F5" w:rsidRDefault="0078734C" w:rsidP="0078734C">
      <w:pPr>
        <w:pStyle w:val="EndNoteBibliography"/>
        <w:ind w:left="720" w:hanging="720"/>
        <w:rPr>
          <w:rFonts w:ascii="Times New Roman" w:hAnsi="Times New Roman" w:cs="Times New Roman" w:hint="eastAsia"/>
          <w:rPrChange w:id="1983" w:author="Yuting Wang" w:date="2026-02-26T10:11:00Z" w16du:dateUtc="2026-02-26T02:11:00Z">
            <w:rPr>
              <w:rFonts w:hint="eastAsia"/>
            </w:rPr>
          </w:rPrChange>
        </w:rPr>
      </w:pPr>
      <w:r w:rsidRPr="009E46F5">
        <w:rPr>
          <w:rFonts w:ascii="Times New Roman" w:hAnsi="Times New Roman" w:cs="Times New Roman" w:hint="eastAsia"/>
          <w:rPrChange w:id="1984" w:author="Yuting Wang" w:date="2026-02-26T10:11:00Z" w16du:dateUtc="2026-02-26T02:11:00Z">
            <w:rPr>
              <w:rFonts w:hint="eastAsia"/>
            </w:rPr>
          </w:rPrChange>
        </w:rPr>
        <w:t>[27]</w:t>
      </w:r>
      <w:r w:rsidRPr="009E46F5">
        <w:rPr>
          <w:rFonts w:ascii="Times New Roman" w:hAnsi="Times New Roman" w:cs="Times New Roman" w:hint="eastAsia"/>
          <w:rPrChange w:id="1985" w:author="Yuting Wang" w:date="2026-02-26T10:11:00Z" w16du:dateUtc="2026-02-26T02:11:00Z">
            <w:rPr>
              <w:rFonts w:hint="eastAsia"/>
            </w:rPr>
          </w:rPrChange>
        </w:rPr>
        <w:tab/>
        <w:t xml:space="preserve">Ribeiro MT, Singh S, Guestrin C: </w:t>
      </w:r>
      <w:r w:rsidRPr="009E46F5">
        <w:rPr>
          <w:rFonts w:ascii="Times New Roman" w:hAnsi="Times New Roman" w:cs="Times New Roman" w:hint="eastAsia"/>
          <w:b/>
          <w:rPrChange w:id="1986" w:author="Yuting Wang" w:date="2026-02-26T10:11:00Z" w16du:dateUtc="2026-02-26T02:11:00Z">
            <w:rPr>
              <w:rFonts w:hint="eastAsia"/>
              <w:b/>
            </w:rPr>
          </w:rPrChange>
        </w:rPr>
        <w:t>"Why Should I Trust You?": Explaining the Predictions of Any Classifier</w:t>
      </w:r>
      <w:r w:rsidRPr="009E46F5">
        <w:rPr>
          <w:rFonts w:ascii="Times New Roman" w:hAnsi="Times New Roman" w:cs="Times New Roman" w:hint="eastAsia"/>
          <w:rPrChange w:id="1987" w:author="Yuting Wang" w:date="2026-02-26T10:11:00Z" w16du:dateUtc="2026-02-26T02:11:00Z">
            <w:rPr>
              <w:rFonts w:hint="eastAsia"/>
            </w:rPr>
          </w:rPrChange>
        </w:rPr>
        <w:t xml:space="preserve">. In: </w:t>
      </w:r>
      <w:r w:rsidRPr="009E46F5">
        <w:rPr>
          <w:rFonts w:ascii="Times New Roman" w:hAnsi="Times New Roman" w:cs="Times New Roman" w:hint="eastAsia"/>
          <w:i/>
          <w:rPrChange w:id="1988" w:author="Yuting Wang" w:date="2026-02-26T10:11:00Z" w16du:dateUtc="2026-02-26T02:11:00Z">
            <w:rPr>
              <w:rFonts w:hint="eastAsia"/>
              <w:i/>
            </w:rPr>
          </w:rPrChange>
        </w:rPr>
        <w:t>Proceedings of the 22nd ACM SIGKDD International Conference on Knowledge Discovery and Data Mining; San Francisco, California, USA</w:t>
      </w:r>
      <w:r w:rsidRPr="009E46F5">
        <w:rPr>
          <w:rFonts w:ascii="Times New Roman" w:hAnsi="Times New Roman" w:cs="Times New Roman" w:hint="eastAsia"/>
          <w:rPrChange w:id="1989" w:author="Yuting Wang" w:date="2026-02-26T10:11:00Z" w16du:dateUtc="2026-02-26T02:11:00Z">
            <w:rPr>
              <w:rFonts w:hint="eastAsia"/>
            </w:rPr>
          </w:rPrChange>
        </w:rPr>
        <w:t>. Association for Computing Machinery 2016: 1135</w:t>
      </w:r>
      <w:r w:rsidRPr="009E46F5">
        <w:rPr>
          <w:rFonts w:ascii="Times New Roman" w:hAnsi="Times New Roman" w:cs="Times New Roman" w:hint="eastAsia"/>
          <w:rPrChange w:id="1990" w:author="Yuting Wang" w:date="2026-02-26T10:11:00Z" w16du:dateUtc="2026-02-26T02:11:00Z">
            <w:rPr>
              <w:rFonts w:hint="eastAsia"/>
            </w:rPr>
          </w:rPrChange>
        </w:rPr>
        <w:t>–</w:t>
      </w:r>
      <w:r w:rsidRPr="009E46F5">
        <w:rPr>
          <w:rFonts w:ascii="Times New Roman" w:hAnsi="Times New Roman" w:cs="Times New Roman" w:hint="eastAsia"/>
          <w:rPrChange w:id="1991" w:author="Yuting Wang" w:date="2026-02-26T10:11:00Z" w16du:dateUtc="2026-02-26T02:11:00Z">
            <w:rPr>
              <w:rFonts w:hint="eastAsia"/>
            </w:rPr>
          </w:rPrChange>
        </w:rPr>
        <w:t>1144.</w:t>
      </w:r>
    </w:p>
    <w:p w14:paraId="26E07381" w14:textId="77777777" w:rsidR="0078734C" w:rsidRPr="009E46F5" w:rsidRDefault="0078734C" w:rsidP="0078734C">
      <w:pPr>
        <w:pStyle w:val="EndNoteBibliography"/>
        <w:ind w:left="720" w:hanging="720"/>
        <w:rPr>
          <w:rFonts w:ascii="Times New Roman" w:hAnsi="Times New Roman" w:cs="Times New Roman" w:hint="eastAsia"/>
          <w:rPrChange w:id="1992" w:author="Yuting Wang" w:date="2026-02-26T10:11:00Z" w16du:dateUtc="2026-02-26T02:11:00Z">
            <w:rPr>
              <w:rFonts w:hint="eastAsia"/>
            </w:rPr>
          </w:rPrChange>
        </w:rPr>
      </w:pPr>
      <w:r w:rsidRPr="009E46F5">
        <w:rPr>
          <w:rFonts w:ascii="Times New Roman" w:hAnsi="Times New Roman" w:cs="Times New Roman" w:hint="eastAsia"/>
          <w:rPrChange w:id="1993" w:author="Yuting Wang" w:date="2026-02-26T10:11:00Z" w16du:dateUtc="2026-02-26T02:11:00Z">
            <w:rPr>
              <w:rFonts w:hint="eastAsia"/>
            </w:rPr>
          </w:rPrChange>
        </w:rPr>
        <w:t>[28]</w:t>
      </w:r>
      <w:r w:rsidRPr="009E46F5">
        <w:rPr>
          <w:rFonts w:ascii="Times New Roman" w:hAnsi="Times New Roman" w:cs="Times New Roman" w:hint="eastAsia"/>
          <w:rPrChange w:id="1994" w:author="Yuting Wang" w:date="2026-02-26T10:11:00Z" w16du:dateUtc="2026-02-26T02:11:00Z">
            <w:rPr>
              <w:rFonts w:hint="eastAsia"/>
            </w:rPr>
          </w:rPrChange>
        </w:rPr>
        <w:tab/>
        <w:t xml:space="preserve">Borole P, Rajan A: Building trust in deep learning-based immune response predictors with interpretable explanations. </w:t>
      </w:r>
      <w:r w:rsidRPr="009E46F5">
        <w:rPr>
          <w:rFonts w:ascii="Times New Roman" w:hAnsi="Times New Roman" w:cs="Times New Roman" w:hint="eastAsia"/>
          <w:i/>
          <w:rPrChange w:id="1995" w:author="Yuting Wang" w:date="2026-02-26T10:11:00Z" w16du:dateUtc="2026-02-26T02:11:00Z">
            <w:rPr>
              <w:rFonts w:hint="eastAsia"/>
              <w:i/>
            </w:rPr>
          </w:rPrChange>
        </w:rPr>
        <w:t xml:space="preserve">Communications biology </w:t>
      </w:r>
      <w:r w:rsidRPr="009E46F5">
        <w:rPr>
          <w:rFonts w:ascii="Times New Roman" w:hAnsi="Times New Roman" w:cs="Times New Roman" w:hint="eastAsia"/>
          <w:rPrChange w:id="1996" w:author="Yuting Wang" w:date="2026-02-26T10:11:00Z" w16du:dateUtc="2026-02-26T02:11:00Z">
            <w:rPr>
              <w:rFonts w:hint="eastAsia"/>
            </w:rPr>
          </w:rPrChange>
        </w:rPr>
        <w:t>2024; 7:279.</w:t>
      </w:r>
    </w:p>
    <w:p w14:paraId="44C24C94" w14:textId="77777777" w:rsidR="0078734C" w:rsidRPr="009E46F5" w:rsidRDefault="0078734C" w:rsidP="0078734C">
      <w:pPr>
        <w:pStyle w:val="EndNoteBibliography"/>
        <w:ind w:left="720" w:hanging="720"/>
        <w:rPr>
          <w:rFonts w:ascii="Times New Roman" w:hAnsi="Times New Roman" w:cs="Times New Roman" w:hint="eastAsia"/>
          <w:rPrChange w:id="1997" w:author="Yuting Wang" w:date="2026-02-26T10:11:00Z" w16du:dateUtc="2026-02-26T02:11:00Z">
            <w:rPr>
              <w:rFonts w:hint="eastAsia"/>
            </w:rPr>
          </w:rPrChange>
        </w:rPr>
      </w:pPr>
      <w:r w:rsidRPr="009E46F5">
        <w:rPr>
          <w:rFonts w:ascii="Times New Roman" w:hAnsi="Times New Roman" w:cs="Times New Roman" w:hint="eastAsia"/>
          <w:rPrChange w:id="1998" w:author="Yuting Wang" w:date="2026-02-26T10:11:00Z" w16du:dateUtc="2026-02-26T02:11:00Z">
            <w:rPr>
              <w:rFonts w:hint="eastAsia"/>
            </w:rPr>
          </w:rPrChange>
        </w:rPr>
        <w:t>[29]</w:t>
      </w:r>
      <w:r w:rsidRPr="009E46F5">
        <w:rPr>
          <w:rFonts w:ascii="Times New Roman" w:hAnsi="Times New Roman" w:cs="Times New Roman" w:hint="eastAsia"/>
          <w:rPrChange w:id="1999" w:author="Yuting Wang" w:date="2026-02-26T10:11:00Z" w16du:dateUtc="2026-02-26T02:11:00Z">
            <w:rPr>
              <w:rFonts w:hint="eastAsia"/>
            </w:rPr>
          </w:rPrChange>
        </w:rPr>
        <w:tab/>
        <w:t>Lu M, Xu L, Jian X, Tan X, Zhao J, Liu Z, Zhang Y, Liu C, Chen L, Lin Y</w:t>
      </w:r>
      <w:r w:rsidRPr="009E46F5">
        <w:rPr>
          <w:rFonts w:ascii="Times New Roman" w:hAnsi="Times New Roman" w:cs="Times New Roman" w:hint="eastAsia"/>
          <w:i/>
          <w:rPrChange w:id="2000" w:author="Yuting Wang" w:date="2026-02-26T10:11:00Z" w16du:dateUtc="2026-02-26T02:11:00Z">
            <w:rPr>
              <w:rFonts w:hint="eastAsia"/>
              <w:i/>
            </w:rPr>
          </w:rPrChange>
        </w:rPr>
        <w:t xml:space="preserve"> et al</w:t>
      </w:r>
      <w:r w:rsidRPr="009E46F5">
        <w:rPr>
          <w:rFonts w:ascii="Times New Roman" w:hAnsi="Times New Roman" w:cs="Times New Roman" w:hint="eastAsia"/>
          <w:rPrChange w:id="2001" w:author="Yuting Wang" w:date="2026-02-26T10:11:00Z" w16du:dateUtc="2026-02-26T02:11:00Z">
            <w:rPr>
              <w:rFonts w:hint="eastAsia"/>
            </w:rPr>
          </w:rPrChange>
        </w:rPr>
        <w:t xml:space="preserve">: dbPepNeo2.0: A Database for Human Tumor Neoantigen Peptides From Mass Spectrometry and TCR Recognition. </w:t>
      </w:r>
      <w:r w:rsidRPr="009E46F5">
        <w:rPr>
          <w:rFonts w:ascii="Times New Roman" w:hAnsi="Times New Roman" w:cs="Times New Roman" w:hint="eastAsia"/>
          <w:i/>
          <w:rPrChange w:id="2002" w:author="Yuting Wang" w:date="2026-02-26T10:11:00Z" w16du:dateUtc="2026-02-26T02:11:00Z">
            <w:rPr>
              <w:rFonts w:hint="eastAsia"/>
              <w:i/>
            </w:rPr>
          </w:rPrChange>
        </w:rPr>
        <w:t xml:space="preserve">Frontiers in immunology </w:t>
      </w:r>
      <w:r w:rsidRPr="009E46F5">
        <w:rPr>
          <w:rFonts w:ascii="Times New Roman" w:hAnsi="Times New Roman" w:cs="Times New Roman" w:hint="eastAsia"/>
          <w:rPrChange w:id="2003" w:author="Yuting Wang" w:date="2026-02-26T10:11:00Z" w16du:dateUtc="2026-02-26T02:11:00Z">
            <w:rPr>
              <w:rFonts w:hint="eastAsia"/>
            </w:rPr>
          </w:rPrChange>
        </w:rPr>
        <w:t>2022; 13:855976.</w:t>
      </w:r>
    </w:p>
    <w:p w14:paraId="2A9FF52D" w14:textId="77777777" w:rsidR="0078734C" w:rsidRPr="009E46F5" w:rsidRDefault="0078734C" w:rsidP="0078734C">
      <w:pPr>
        <w:pStyle w:val="EndNoteBibliography"/>
        <w:ind w:left="720" w:hanging="720"/>
        <w:rPr>
          <w:rFonts w:ascii="Times New Roman" w:hAnsi="Times New Roman" w:cs="Times New Roman" w:hint="eastAsia"/>
          <w:rPrChange w:id="2004" w:author="Yuting Wang" w:date="2026-02-26T10:11:00Z" w16du:dateUtc="2026-02-26T02:11:00Z">
            <w:rPr>
              <w:rFonts w:hint="eastAsia"/>
            </w:rPr>
          </w:rPrChange>
        </w:rPr>
      </w:pPr>
      <w:r w:rsidRPr="009E46F5">
        <w:rPr>
          <w:rFonts w:ascii="Times New Roman" w:hAnsi="Times New Roman" w:cs="Times New Roman" w:hint="eastAsia"/>
          <w:rPrChange w:id="2005" w:author="Yuting Wang" w:date="2026-02-26T10:11:00Z" w16du:dateUtc="2026-02-26T02:11:00Z">
            <w:rPr>
              <w:rFonts w:hint="eastAsia"/>
            </w:rPr>
          </w:rPrChange>
        </w:rPr>
        <w:t>[30]</w:t>
      </w:r>
      <w:r w:rsidRPr="009E46F5">
        <w:rPr>
          <w:rFonts w:ascii="Times New Roman" w:hAnsi="Times New Roman" w:cs="Times New Roman" w:hint="eastAsia"/>
          <w:rPrChange w:id="2006" w:author="Yuting Wang" w:date="2026-02-26T10:11:00Z" w16du:dateUtc="2026-02-26T02:11:00Z">
            <w:rPr>
              <w:rFonts w:hint="eastAsia"/>
            </w:rPr>
          </w:rPrChange>
        </w:rPr>
        <w:tab/>
        <w:t xml:space="preserve">Kawakita S, Shen A, Chao CC, Wang Z, Cheng S, Li B, Jiang C: An integrated database of experimentally validated major histocompatibility complex epitopes for antigen-specific cancer therapy. </w:t>
      </w:r>
      <w:r w:rsidRPr="009E46F5">
        <w:rPr>
          <w:rFonts w:ascii="Times New Roman" w:hAnsi="Times New Roman" w:cs="Times New Roman" w:hint="eastAsia"/>
          <w:i/>
          <w:rPrChange w:id="2007" w:author="Yuting Wang" w:date="2026-02-26T10:11:00Z" w16du:dateUtc="2026-02-26T02:11:00Z">
            <w:rPr>
              <w:rFonts w:hint="eastAsia"/>
              <w:i/>
            </w:rPr>
          </w:rPrChange>
        </w:rPr>
        <w:t xml:space="preserve">Antib Ther </w:t>
      </w:r>
      <w:r w:rsidRPr="009E46F5">
        <w:rPr>
          <w:rFonts w:ascii="Times New Roman" w:hAnsi="Times New Roman" w:cs="Times New Roman" w:hint="eastAsia"/>
          <w:rPrChange w:id="2008" w:author="Yuting Wang" w:date="2026-02-26T10:11:00Z" w16du:dateUtc="2026-02-26T02:11:00Z">
            <w:rPr>
              <w:rFonts w:hint="eastAsia"/>
            </w:rPr>
          </w:rPrChange>
        </w:rPr>
        <w:t>2024; 7:177-186.</w:t>
      </w:r>
    </w:p>
    <w:p w14:paraId="071A943B" w14:textId="4EF8674E" w:rsidR="00AA6524" w:rsidRPr="009E46F5" w:rsidRDefault="00FE2274" w:rsidP="00F8294D">
      <w:pPr>
        <w:spacing w:beforeLines="50" w:before="156" w:line="360" w:lineRule="auto"/>
        <w:rPr>
          <w:rFonts w:ascii="Times New Roman" w:hAnsi="Times New Roman" w:cs="Times New Roman"/>
          <w:b/>
          <w:bCs/>
          <w:color w:val="000000" w:themeColor="text1"/>
          <w:sz w:val="22"/>
          <w:rPrChange w:id="2009" w:author="Yuting Wang" w:date="2026-02-26T10:11:00Z" w16du:dateUtc="2026-02-26T02:11:00Z">
            <w:rPr>
              <w:rFonts w:ascii="Arial" w:hAnsi="Arial" w:cs="Arial"/>
              <w:b/>
              <w:bCs/>
              <w:color w:val="000000" w:themeColor="text1"/>
              <w:sz w:val="22"/>
            </w:rPr>
          </w:rPrChange>
        </w:rPr>
      </w:pPr>
      <w:r w:rsidRPr="009E46F5">
        <w:rPr>
          <w:rFonts w:ascii="Times New Roman" w:hAnsi="Times New Roman" w:cs="Times New Roman"/>
          <w:color w:val="000000" w:themeColor="text1"/>
          <w:szCs w:val="21"/>
          <w:rPrChange w:id="2010" w:author="Yuting Wang" w:date="2026-02-26T10:11:00Z" w16du:dateUtc="2026-02-26T02:11:00Z">
            <w:rPr>
              <w:rFonts w:ascii="Arial" w:hAnsi="Arial" w:cs="Arial"/>
              <w:color w:val="000000" w:themeColor="text1"/>
              <w:szCs w:val="21"/>
            </w:rPr>
          </w:rPrChange>
        </w:rPr>
        <w:fldChar w:fldCharType="end"/>
      </w:r>
    </w:p>
    <w:p w14:paraId="44AF4629" w14:textId="7C3E2944" w:rsidR="00787989" w:rsidRPr="003F084D" w:rsidRDefault="00787989">
      <w:pPr>
        <w:widowControl/>
        <w:jc w:val="left"/>
        <w:rPr>
          <w:rFonts w:ascii="Times New Roman" w:hAnsi="Times New Roman" w:cs="Times New Roman"/>
          <w:b/>
          <w:bCs/>
          <w:color w:val="000000" w:themeColor="text1"/>
          <w:sz w:val="22"/>
          <w:rPrChange w:id="2011" w:author="Yuting Wang" w:date="2026-02-11T11:33:00Z" w16du:dateUtc="2026-02-11T03:33:00Z">
            <w:rPr>
              <w:rFonts w:ascii="Arial" w:hAnsi="Arial" w:cs="Arial"/>
              <w:b/>
              <w:bCs/>
              <w:color w:val="000000" w:themeColor="text1"/>
              <w:sz w:val="22"/>
            </w:rPr>
          </w:rPrChange>
        </w:rPr>
      </w:pPr>
      <w:r w:rsidRPr="003F084D">
        <w:rPr>
          <w:rFonts w:ascii="Times New Roman" w:hAnsi="Times New Roman" w:cs="Times New Roman"/>
          <w:b/>
          <w:bCs/>
          <w:color w:val="000000" w:themeColor="text1"/>
          <w:sz w:val="22"/>
          <w:rPrChange w:id="2012" w:author="Yuting Wang" w:date="2026-02-11T11:33:00Z" w16du:dateUtc="2026-02-11T03:33:00Z">
            <w:rPr>
              <w:rFonts w:ascii="Arial" w:hAnsi="Arial" w:cs="Arial"/>
              <w:b/>
              <w:bCs/>
              <w:color w:val="000000" w:themeColor="text1"/>
              <w:sz w:val="22"/>
            </w:rPr>
          </w:rPrChange>
        </w:rPr>
        <w:br w:type="page"/>
      </w:r>
    </w:p>
    <w:p w14:paraId="3A945931" w14:textId="77A4E1FE" w:rsidR="004E511F" w:rsidRPr="003F084D" w:rsidRDefault="00AA6524" w:rsidP="00311727">
      <w:pPr>
        <w:spacing w:beforeLines="50" w:before="156" w:afterLines="50" w:after="156" w:line="360" w:lineRule="auto"/>
        <w:rPr>
          <w:rFonts w:ascii="Times New Roman" w:hAnsi="Times New Roman" w:cs="Times New Roman"/>
          <w:b/>
          <w:bCs/>
          <w:color w:val="000000" w:themeColor="text1"/>
          <w:sz w:val="24"/>
          <w:szCs w:val="24"/>
          <w:rPrChange w:id="2013" w:author="Yuting Wang" w:date="2026-02-11T11:33:00Z" w16du:dateUtc="2026-02-11T03:33:00Z">
            <w:rPr>
              <w:rFonts w:ascii="Arial" w:hAnsi="Arial" w:cs="Arial"/>
              <w:b/>
              <w:bCs/>
              <w:color w:val="000000" w:themeColor="text1"/>
              <w:sz w:val="24"/>
              <w:szCs w:val="24"/>
            </w:rPr>
          </w:rPrChange>
        </w:rPr>
      </w:pPr>
      <w:r w:rsidRPr="003F084D">
        <w:rPr>
          <w:rFonts w:ascii="Times New Roman" w:hAnsi="Times New Roman" w:cs="Times New Roman"/>
          <w:b/>
          <w:bCs/>
          <w:color w:val="000000" w:themeColor="text1"/>
          <w:sz w:val="24"/>
          <w:szCs w:val="24"/>
          <w:rPrChange w:id="2014" w:author="Yuting Wang" w:date="2026-02-11T11:33:00Z" w16du:dateUtc="2026-02-11T03:33:00Z">
            <w:rPr>
              <w:rFonts w:ascii="Arial" w:hAnsi="Arial" w:cs="Arial"/>
              <w:b/>
              <w:bCs/>
              <w:color w:val="000000" w:themeColor="text1"/>
              <w:sz w:val="24"/>
              <w:szCs w:val="24"/>
            </w:rPr>
          </w:rPrChange>
        </w:rPr>
        <w:lastRenderedPageBreak/>
        <w:t>Figure Legends</w:t>
      </w:r>
    </w:p>
    <w:p w14:paraId="613EC7F4" w14:textId="77777777" w:rsidR="0072492B" w:rsidRPr="003F084D" w:rsidRDefault="0072492B" w:rsidP="00AA6524">
      <w:pPr>
        <w:spacing w:line="360" w:lineRule="auto"/>
        <w:rPr>
          <w:rFonts w:ascii="Times New Roman" w:hAnsi="Times New Roman" w:cs="Times New Roman"/>
          <w:b/>
          <w:bCs/>
          <w:color w:val="000000" w:themeColor="text1"/>
          <w:szCs w:val="21"/>
          <w:rPrChange w:id="2015" w:author="Yuting Wang" w:date="2026-02-11T11:33:00Z" w16du:dateUtc="2026-02-11T03:33:00Z">
            <w:rPr>
              <w:rFonts w:ascii="Arial" w:hAnsi="Arial" w:cs="Arial"/>
              <w:b/>
              <w:bCs/>
              <w:color w:val="000000" w:themeColor="text1"/>
              <w:szCs w:val="21"/>
            </w:rPr>
          </w:rPrChange>
        </w:rPr>
      </w:pPr>
    </w:p>
    <w:p w14:paraId="172E52A5" w14:textId="062CA5DF" w:rsidR="00647AAA" w:rsidRPr="003F084D" w:rsidRDefault="00647AAA" w:rsidP="00F87561">
      <w:pPr>
        <w:spacing w:line="360" w:lineRule="auto"/>
        <w:rPr>
          <w:rFonts w:ascii="Times New Roman" w:hAnsi="Times New Roman" w:cs="Times New Roman"/>
          <w:b/>
          <w:bCs/>
          <w:color w:val="000000" w:themeColor="text1"/>
          <w:szCs w:val="21"/>
          <w:rPrChange w:id="2016" w:author="Yuting Wang" w:date="2026-02-11T11:33:00Z" w16du:dateUtc="2026-02-11T03:33:00Z">
            <w:rPr>
              <w:rFonts w:ascii="Arial" w:hAnsi="Arial" w:cs="Arial"/>
              <w:b/>
              <w:bCs/>
              <w:color w:val="000000" w:themeColor="text1"/>
              <w:szCs w:val="21"/>
            </w:rPr>
          </w:rPrChange>
        </w:rPr>
      </w:pPr>
      <w:r w:rsidRPr="003F084D">
        <w:rPr>
          <w:rFonts w:ascii="Times New Roman" w:hAnsi="Times New Roman" w:cs="Times New Roman"/>
          <w:b/>
          <w:bCs/>
          <w:color w:val="000000" w:themeColor="text1"/>
          <w:szCs w:val="21"/>
          <w:rPrChange w:id="2017" w:author="Yuting Wang" w:date="2026-02-11T11:33:00Z" w16du:dateUtc="2026-02-11T03:33:00Z">
            <w:rPr>
              <w:rFonts w:ascii="Arial" w:hAnsi="Arial" w:cs="Arial"/>
              <w:b/>
              <w:bCs/>
              <w:color w:val="000000" w:themeColor="text1"/>
              <w:szCs w:val="21"/>
            </w:rPr>
          </w:rPrChange>
        </w:rPr>
        <w:t xml:space="preserve">Figure 1. Schematic </w:t>
      </w:r>
      <w:r w:rsidR="00A016A2" w:rsidRPr="003F084D">
        <w:rPr>
          <w:rFonts w:ascii="Times New Roman" w:hAnsi="Times New Roman" w:cs="Times New Roman"/>
          <w:b/>
          <w:bCs/>
          <w:color w:val="000000" w:themeColor="text1"/>
          <w:szCs w:val="21"/>
          <w:rPrChange w:id="2018" w:author="Yuting Wang" w:date="2026-02-11T11:33:00Z" w16du:dateUtc="2026-02-11T03:33:00Z">
            <w:rPr>
              <w:rFonts w:ascii="Arial" w:hAnsi="Arial" w:cs="Arial"/>
              <w:b/>
              <w:bCs/>
              <w:color w:val="000000" w:themeColor="text1"/>
              <w:szCs w:val="21"/>
            </w:rPr>
          </w:rPrChange>
        </w:rPr>
        <w:t>o</w:t>
      </w:r>
      <w:r w:rsidRPr="003F084D">
        <w:rPr>
          <w:rFonts w:ascii="Times New Roman" w:hAnsi="Times New Roman" w:cs="Times New Roman"/>
          <w:b/>
          <w:bCs/>
          <w:color w:val="000000" w:themeColor="text1"/>
          <w:szCs w:val="21"/>
          <w:rPrChange w:id="2019" w:author="Yuting Wang" w:date="2026-02-11T11:33:00Z" w16du:dateUtc="2026-02-11T03:33:00Z">
            <w:rPr>
              <w:rFonts w:ascii="Arial" w:hAnsi="Arial" w:cs="Arial"/>
              <w:b/>
              <w:bCs/>
              <w:color w:val="000000" w:themeColor="text1"/>
              <w:szCs w:val="21"/>
            </w:rPr>
          </w:rPrChange>
        </w:rPr>
        <w:t xml:space="preserve">verview of the </w:t>
      </w:r>
      <w:r w:rsidR="00A016A2" w:rsidRPr="003F084D">
        <w:rPr>
          <w:rFonts w:ascii="Times New Roman" w:hAnsi="Times New Roman" w:cs="Times New Roman"/>
          <w:b/>
          <w:bCs/>
          <w:color w:val="000000" w:themeColor="text1"/>
          <w:szCs w:val="21"/>
          <w:rPrChange w:id="2020" w:author="Yuting Wang" w:date="2026-02-11T11:33:00Z" w16du:dateUtc="2026-02-11T03:33:00Z">
            <w:rPr>
              <w:rFonts w:ascii="Arial" w:hAnsi="Arial" w:cs="Arial"/>
              <w:b/>
              <w:bCs/>
              <w:color w:val="000000" w:themeColor="text1"/>
              <w:szCs w:val="21"/>
            </w:rPr>
          </w:rPrChange>
        </w:rPr>
        <w:t>b</w:t>
      </w:r>
      <w:r w:rsidRPr="003F084D">
        <w:rPr>
          <w:rFonts w:ascii="Times New Roman" w:hAnsi="Times New Roman" w:cs="Times New Roman"/>
          <w:b/>
          <w:bCs/>
          <w:color w:val="000000" w:themeColor="text1"/>
          <w:szCs w:val="21"/>
          <w:rPrChange w:id="2021" w:author="Yuting Wang" w:date="2026-02-11T11:33:00Z" w16du:dateUtc="2026-02-11T03:33:00Z">
            <w:rPr>
              <w:rFonts w:ascii="Arial" w:hAnsi="Arial" w:cs="Arial"/>
              <w:b/>
              <w:bCs/>
              <w:color w:val="000000" w:themeColor="text1"/>
              <w:szCs w:val="21"/>
            </w:rPr>
          </w:rPrChange>
        </w:rPr>
        <w:t xml:space="preserve">enchmarking </w:t>
      </w:r>
      <w:r w:rsidR="00A016A2" w:rsidRPr="003F084D">
        <w:rPr>
          <w:rFonts w:ascii="Times New Roman" w:hAnsi="Times New Roman" w:cs="Times New Roman"/>
          <w:b/>
          <w:bCs/>
          <w:color w:val="000000" w:themeColor="text1"/>
          <w:szCs w:val="21"/>
          <w:rPrChange w:id="2022" w:author="Yuting Wang" w:date="2026-02-11T11:33:00Z" w16du:dateUtc="2026-02-11T03:33:00Z">
            <w:rPr>
              <w:rFonts w:ascii="Arial" w:hAnsi="Arial" w:cs="Arial"/>
              <w:b/>
              <w:bCs/>
              <w:color w:val="000000" w:themeColor="text1"/>
              <w:szCs w:val="21"/>
            </w:rPr>
          </w:rPrChange>
        </w:rPr>
        <w:t>s</w:t>
      </w:r>
      <w:r w:rsidRPr="003F084D">
        <w:rPr>
          <w:rFonts w:ascii="Times New Roman" w:hAnsi="Times New Roman" w:cs="Times New Roman"/>
          <w:b/>
          <w:bCs/>
          <w:color w:val="000000" w:themeColor="text1"/>
          <w:szCs w:val="21"/>
          <w:rPrChange w:id="2023" w:author="Yuting Wang" w:date="2026-02-11T11:33:00Z" w16du:dateUtc="2026-02-11T03:33:00Z">
            <w:rPr>
              <w:rFonts w:ascii="Arial" w:hAnsi="Arial" w:cs="Arial"/>
              <w:b/>
              <w:bCs/>
              <w:color w:val="000000" w:themeColor="text1"/>
              <w:szCs w:val="21"/>
            </w:rPr>
          </w:rPrChange>
        </w:rPr>
        <w:t>tudy.</w:t>
      </w:r>
    </w:p>
    <w:p w14:paraId="02E7D913" w14:textId="6966AF81" w:rsidR="0072492B" w:rsidRPr="003F084D" w:rsidRDefault="00B55552" w:rsidP="00F87561">
      <w:pPr>
        <w:spacing w:line="360" w:lineRule="auto"/>
        <w:rPr>
          <w:rFonts w:ascii="Times New Roman" w:hAnsi="Times New Roman" w:cs="Times New Roman"/>
          <w:b/>
          <w:bCs/>
          <w:color w:val="000000" w:themeColor="text1"/>
          <w:szCs w:val="21"/>
          <w:rPrChange w:id="2024" w:author="Yuting Wang" w:date="2026-02-11T11:33:00Z" w16du:dateUtc="2026-02-11T03:33:00Z">
            <w:rPr>
              <w:rFonts w:ascii="Arial" w:hAnsi="Arial" w:cs="Arial"/>
              <w:b/>
              <w:bCs/>
              <w:color w:val="000000" w:themeColor="text1"/>
              <w:szCs w:val="21"/>
            </w:rPr>
          </w:rPrChange>
        </w:rPr>
      </w:pPr>
      <w:ins w:id="2025" w:author="Yuting Wang" w:date="2026-02-11T13:51:00Z" w16du:dateUtc="2026-02-11T05:51:00Z">
        <w:r w:rsidRPr="00B55552">
          <w:rPr>
            <w:rFonts w:ascii="Times New Roman" w:hAnsi="Times New Roman" w:cs="Times New Roman"/>
            <w:b/>
            <w:bCs/>
            <w:color w:val="000000" w:themeColor="text1"/>
            <w:szCs w:val="21"/>
            <w:rPrChange w:id="2026" w:author="Yuting Wang" w:date="2026-02-11T13:51:00Z" w16du:dateUtc="2026-02-11T05:51:00Z">
              <w:rPr>
                <w:rFonts w:ascii="Times New Roman" w:hAnsi="Times New Roman" w:cs="Times New Roman"/>
                <w:color w:val="000000" w:themeColor="text1"/>
                <w:szCs w:val="21"/>
              </w:rPr>
            </w:rPrChange>
          </w:rPr>
          <w:t>A.</w:t>
        </w:r>
      </w:ins>
      <w:del w:id="2027" w:author="Yuting Wang" w:date="2026-02-11T13:48:00Z" w16du:dateUtc="2026-02-11T05:48:00Z">
        <w:r w:rsidR="00647AAA" w:rsidRPr="003F084D" w:rsidDel="00B55552">
          <w:rPr>
            <w:rFonts w:ascii="Times New Roman" w:hAnsi="Times New Roman" w:cs="Times New Roman"/>
            <w:b/>
            <w:bCs/>
            <w:color w:val="000000" w:themeColor="text1"/>
            <w:szCs w:val="21"/>
            <w:rPrChange w:id="2028" w:author="Yuting Wang" w:date="2026-02-11T11:33:00Z" w16du:dateUtc="2026-02-11T03:33:00Z">
              <w:rPr>
                <w:rFonts w:ascii="Arial" w:hAnsi="Arial" w:cs="Arial"/>
                <w:b/>
                <w:bCs/>
                <w:color w:val="000000" w:themeColor="text1"/>
                <w:szCs w:val="21"/>
              </w:rPr>
            </w:rPrChange>
          </w:rPr>
          <w:delText>(A)</w:delText>
        </w:r>
      </w:del>
      <w:r w:rsidR="00647AAA" w:rsidRPr="003F084D">
        <w:rPr>
          <w:rFonts w:ascii="Times New Roman" w:hAnsi="Times New Roman" w:cs="Times New Roman"/>
          <w:color w:val="000000" w:themeColor="text1"/>
          <w:szCs w:val="21"/>
          <w:rPrChange w:id="2029" w:author="Yuting Wang" w:date="2026-02-11T11:33:00Z" w16du:dateUtc="2026-02-11T03:33:00Z">
            <w:rPr>
              <w:rFonts w:ascii="Arial" w:hAnsi="Arial" w:cs="Arial"/>
              <w:color w:val="000000" w:themeColor="text1"/>
              <w:szCs w:val="21"/>
            </w:rPr>
          </w:rPrChange>
        </w:rPr>
        <w:t xml:space="preserve"> Seventeen</w:t>
      </w:r>
      <w:r w:rsidR="00FD174F" w:rsidRPr="003F084D">
        <w:rPr>
          <w:rFonts w:ascii="Times New Roman" w:hAnsi="Times New Roman" w:cs="Times New Roman"/>
          <w:color w:val="000000" w:themeColor="text1"/>
          <w:szCs w:val="21"/>
          <w:rPrChange w:id="2030" w:author="Yuting Wang" w:date="2026-02-11T11:33:00Z" w16du:dateUtc="2026-02-11T03:33:00Z">
            <w:rPr>
              <w:rFonts w:ascii="Arial" w:hAnsi="Arial" w:cs="Arial"/>
              <w:color w:val="000000" w:themeColor="text1"/>
              <w:szCs w:val="21"/>
            </w:rPr>
          </w:rPrChange>
        </w:rPr>
        <w:t xml:space="preserve"> HLA-I binding prediction</w:t>
      </w:r>
      <w:r w:rsidR="00647AAA" w:rsidRPr="003F084D">
        <w:rPr>
          <w:rFonts w:ascii="Times New Roman" w:hAnsi="Times New Roman" w:cs="Times New Roman"/>
          <w:color w:val="000000" w:themeColor="text1"/>
          <w:szCs w:val="21"/>
          <w:rPrChange w:id="2031" w:author="Yuting Wang" w:date="2026-02-11T11:33:00Z" w16du:dateUtc="2026-02-11T03:33:00Z">
            <w:rPr>
              <w:rFonts w:ascii="Arial" w:hAnsi="Arial" w:cs="Arial"/>
              <w:color w:val="000000" w:themeColor="text1"/>
              <w:szCs w:val="21"/>
            </w:rPr>
          </w:rPrChange>
        </w:rPr>
        <w:t xml:space="preserve"> methods were evaluated, including eight </w:t>
      </w:r>
      <w:del w:id="2032" w:author="Yuting Wang" w:date="2026-02-11T13:50:00Z" w16du:dateUtc="2026-02-11T05:50:00Z">
        <w:r w:rsidR="00647AAA" w:rsidRPr="003F084D" w:rsidDel="00B55552">
          <w:rPr>
            <w:rFonts w:ascii="Times New Roman" w:hAnsi="Times New Roman" w:cs="Times New Roman"/>
            <w:color w:val="000000" w:themeColor="text1"/>
            <w:szCs w:val="21"/>
            <w:rPrChange w:id="2033" w:author="Yuting Wang" w:date="2026-02-11T11:33:00Z" w16du:dateUtc="2026-02-11T03:33:00Z">
              <w:rPr>
                <w:rFonts w:ascii="Arial" w:hAnsi="Arial" w:cs="Arial"/>
                <w:color w:val="000000" w:themeColor="text1"/>
                <w:szCs w:val="21"/>
              </w:rPr>
            </w:rPrChange>
          </w:rPr>
          <w:delText>deep neural network (</w:delText>
        </w:r>
      </w:del>
      <w:r w:rsidR="00647AAA" w:rsidRPr="003F084D">
        <w:rPr>
          <w:rFonts w:ascii="Times New Roman" w:hAnsi="Times New Roman" w:cs="Times New Roman"/>
          <w:color w:val="000000" w:themeColor="text1"/>
          <w:szCs w:val="21"/>
          <w:rPrChange w:id="2034" w:author="Yuting Wang" w:date="2026-02-11T11:33:00Z" w16du:dateUtc="2026-02-11T03:33:00Z">
            <w:rPr>
              <w:rFonts w:ascii="Arial" w:hAnsi="Arial" w:cs="Arial"/>
              <w:color w:val="000000" w:themeColor="text1"/>
              <w:szCs w:val="21"/>
            </w:rPr>
          </w:rPrChange>
        </w:rPr>
        <w:t>DNN</w:t>
      </w:r>
      <w:del w:id="2035" w:author="Yuting Wang" w:date="2026-02-11T13:50:00Z" w16du:dateUtc="2026-02-11T05:50:00Z">
        <w:r w:rsidR="00647AAA" w:rsidRPr="003F084D" w:rsidDel="00B55552">
          <w:rPr>
            <w:rFonts w:ascii="Times New Roman" w:hAnsi="Times New Roman" w:cs="Times New Roman"/>
            <w:color w:val="000000" w:themeColor="text1"/>
            <w:szCs w:val="21"/>
            <w:rPrChange w:id="2036" w:author="Yuting Wang" w:date="2026-02-11T11:33:00Z" w16du:dateUtc="2026-02-11T03:33:00Z">
              <w:rPr>
                <w:rFonts w:ascii="Arial" w:hAnsi="Arial" w:cs="Arial"/>
                <w:color w:val="000000" w:themeColor="text1"/>
                <w:szCs w:val="21"/>
              </w:rPr>
            </w:rPrChange>
          </w:rPr>
          <w:delText>)</w:delText>
        </w:r>
      </w:del>
      <w:r w:rsidR="00647AAA" w:rsidRPr="003F084D">
        <w:rPr>
          <w:rFonts w:ascii="Times New Roman" w:hAnsi="Times New Roman" w:cs="Times New Roman"/>
          <w:color w:val="000000" w:themeColor="text1"/>
          <w:szCs w:val="21"/>
          <w:rPrChange w:id="2037" w:author="Yuting Wang" w:date="2026-02-11T11:33:00Z" w16du:dateUtc="2026-02-11T03:33:00Z">
            <w:rPr>
              <w:rFonts w:ascii="Arial" w:hAnsi="Arial" w:cs="Arial"/>
              <w:color w:val="000000" w:themeColor="text1"/>
              <w:szCs w:val="21"/>
            </w:rPr>
          </w:rPrChange>
        </w:rPr>
        <w:t>-based or DNN-matrix hybrid approaches, six attention-enhanced DNN models, and three methods incorporating self-attention mechanisms.</w:t>
      </w:r>
      <w:ins w:id="2038" w:author="Yuting Wang" w:date="2026-02-11T13:52:00Z" w16du:dateUtc="2026-02-11T05:52:00Z">
        <w:r>
          <w:rPr>
            <w:rFonts w:ascii="Times New Roman" w:hAnsi="Times New Roman" w:cs="Times New Roman" w:hint="eastAsia"/>
            <w:color w:val="000000" w:themeColor="text1"/>
            <w:szCs w:val="21"/>
          </w:rPr>
          <w:t xml:space="preserve"> </w:t>
        </w:r>
      </w:ins>
      <w:ins w:id="2039" w:author="Yuting Wang" w:date="2026-02-11T13:51:00Z" w16du:dateUtc="2026-02-11T05:51:00Z">
        <w:r>
          <w:rPr>
            <w:rFonts w:ascii="Times New Roman" w:hAnsi="Times New Roman" w:cs="Times New Roman" w:hint="eastAsia"/>
            <w:b/>
            <w:bCs/>
            <w:color w:val="000000" w:themeColor="text1"/>
            <w:szCs w:val="21"/>
          </w:rPr>
          <w:t>B.</w:t>
        </w:r>
      </w:ins>
      <w:del w:id="2040" w:author="Yuting Wang" w:date="2026-02-11T13:51:00Z" w16du:dateUtc="2026-02-11T05:51:00Z">
        <w:r w:rsidR="00647AAA" w:rsidRPr="003F084D" w:rsidDel="00B55552">
          <w:rPr>
            <w:rFonts w:ascii="Times New Roman" w:hAnsi="Times New Roman" w:cs="Times New Roman"/>
            <w:b/>
            <w:bCs/>
            <w:color w:val="000000" w:themeColor="text1"/>
            <w:szCs w:val="21"/>
            <w:rPrChange w:id="2041" w:author="Yuting Wang" w:date="2026-02-11T11:33:00Z" w16du:dateUtc="2026-02-11T03:33:00Z">
              <w:rPr>
                <w:rFonts w:ascii="Arial" w:hAnsi="Arial" w:cs="Arial"/>
                <w:b/>
                <w:bCs/>
                <w:color w:val="000000" w:themeColor="text1"/>
                <w:szCs w:val="21"/>
              </w:rPr>
            </w:rPrChange>
          </w:rPr>
          <w:delText xml:space="preserve">(B) </w:delText>
        </w:r>
      </w:del>
      <w:ins w:id="2042" w:author="Yuting Wang" w:date="2026-02-11T13:51:00Z" w16du:dateUtc="2026-02-11T05:51:00Z">
        <w:r>
          <w:rPr>
            <w:rFonts w:ascii="Times New Roman" w:hAnsi="Times New Roman" w:cs="Times New Roman" w:hint="eastAsia"/>
            <w:b/>
            <w:bCs/>
            <w:color w:val="000000" w:themeColor="text1"/>
            <w:szCs w:val="21"/>
          </w:rPr>
          <w:t xml:space="preserve"> </w:t>
        </w:r>
      </w:ins>
      <w:r w:rsidR="00647AAA" w:rsidRPr="003F084D">
        <w:rPr>
          <w:rFonts w:ascii="Times New Roman" w:hAnsi="Times New Roman" w:cs="Times New Roman"/>
          <w:color w:val="000000" w:themeColor="text1"/>
          <w:szCs w:val="21"/>
          <w:rPrChange w:id="2043" w:author="Yuting Wang" w:date="2026-02-11T11:33:00Z" w16du:dateUtc="2026-02-11T03:33:00Z">
            <w:rPr>
              <w:rFonts w:ascii="Arial" w:hAnsi="Arial" w:cs="Arial"/>
              <w:color w:val="000000" w:themeColor="text1"/>
              <w:szCs w:val="21"/>
            </w:rPr>
          </w:rPrChange>
        </w:rPr>
        <w:t>A diverse set of data from multiple databases was curated to assemble a comprehensive benchmark validation dataset.</w:t>
      </w:r>
      <w:ins w:id="2044" w:author="Yuting Wang" w:date="2026-02-11T13:52:00Z" w16du:dateUtc="2026-02-11T05:52:00Z">
        <w:r>
          <w:rPr>
            <w:rFonts w:ascii="Times New Roman" w:hAnsi="Times New Roman" w:cs="Times New Roman" w:hint="eastAsia"/>
            <w:color w:val="000000" w:themeColor="text1"/>
            <w:szCs w:val="21"/>
          </w:rPr>
          <w:t xml:space="preserve"> </w:t>
        </w:r>
        <w:r>
          <w:rPr>
            <w:rFonts w:ascii="Times New Roman" w:hAnsi="Times New Roman" w:cs="Times New Roman" w:hint="eastAsia"/>
            <w:b/>
            <w:bCs/>
            <w:color w:val="000000" w:themeColor="text1"/>
            <w:szCs w:val="21"/>
          </w:rPr>
          <w:t>C.</w:t>
        </w:r>
      </w:ins>
      <w:r w:rsidR="00647AAA" w:rsidRPr="003F084D">
        <w:rPr>
          <w:rFonts w:ascii="Times New Roman" w:hAnsi="Times New Roman" w:cs="Times New Roman"/>
          <w:b/>
          <w:bCs/>
          <w:color w:val="000000" w:themeColor="text1"/>
          <w:szCs w:val="21"/>
          <w:rPrChange w:id="2045" w:author="Yuting Wang" w:date="2026-02-11T11:33:00Z" w16du:dateUtc="2026-02-11T03:33:00Z">
            <w:rPr>
              <w:rFonts w:ascii="Arial" w:hAnsi="Arial" w:cs="Arial"/>
              <w:b/>
              <w:bCs/>
              <w:color w:val="000000" w:themeColor="text1"/>
              <w:szCs w:val="21"/>
            </w:rPr>
          </w:rPrChange>
        </w:rPr>
        <w:t xml:space="preserve"> </w:t>
      </w:r>
      <w:r w:rsidR="00647AAA" w:rsidRPr="003F084D">
        <w:rPr>
          <w:rFonts w:ascii="Times New Roman" w:hAnsi="Times New Roman" w:cs="Times New Roman"/>
          <w:color w:val="000000" w:themeColor="text1"/>
          <w:szCs w:val="21"/>
          <w:rPrChange w:id="2046" w:author="Yuting Wang" w:date="2026-02-11T11:33:00Z" w16du:dateUtc="2026-02-11T03:33:00Z">
            <w:rPr>
              <w:rFonts w:ascii="Arial" w:hAnsi="Arial" w:cs="Arial"/>
              <w:color w:val="000000" w:themeColor="text1"/>
              <w:szCs w:val="21"/>
            </w:rPr>
          </w:rPrChange>
        </w:rPr>
        <w:t>The performance of the methods was assessed across a range of evaluation metrics.</w:t>
      </w:r>
      <w:ins w:id="2047" w:author="Yuting Wang" w:date="2026-02-11T13:52:00Z" w16du:dateUtc="2026-02-11T05:52:00Z">
        <w:r>
          <w:rPr>
            <w:rFonts w:ascii="Times New Roman" w:hAnsi="Times New Roman" w:cs="Times New Roman" w:hint="eastAsia"/>
            <w:color w:val="000000" w:themeColor="text1"/>
            <w:szCs w:val="21"/>
          </w:rPr>
          <w:t xml:space="preserve"> </w:t>
        </w:r>
        <w:r>
          <w:rPr>
            <w:rFonts w:ascii="Times New Roman" w:hAnsi="Times New Roman" w:cs="Times New Roman" w:hint="eastAsia"/>
            <w:b/>
            <w:bCs/>
            <w:color w:val="000000" w:themeColor="text1"/>
            <w:szCs w:val="21"/>
          </w:rPr>
          <w:t>D.</w:t>
        </w:r>
      </w:ins>
      <w:r w:rsidR="00647AAA" w:rsidRPr="003F084D">
        <w:rPr>
          <w:rFonts w:ascii="Times New Roman" w:hAnsi="Times New Roman" w:cs="Times New Roman"/>
          <w:b/>
          <w:bCs/>
          <w:color w:val="000000" w:themeColor="text1"/>
          <w:szCs w:val="21"/>
          <w:rPrChange w:id="2048" w:author="Yuting Wang" w:date="2026-02-11T11:33:00Z" w16du:dateUtc="2026-02-11T03:33:00Z">
            <w:rPr>
              <w:rFonts w:ascii="Arial" w:hAnsi="Arial" w:cs="Arial"/>
              <w:b/>
              <w:bCs/>
              <w:color w:val="000000" w:themeColor="text1"/>
              <w:szCs w:val="21"/>
            </w:rPr>
          </w:rPrChange>
        </w:rPr>
        <w:t xml:space="preserve"> </w:t>
      </w:r>
      <w:r w:rsidR="00647AAA" w:rsidRPr="003F084D">
        <w:rPr>
          <w:rFonts w:ascii="Times New Roman" w:hAnsi="Times New Roman" w:cs="Times New Roman"/>
          <w:color w:val="000000" w:themeColor="text1"/>
          <w:szCs w:val="21"/>
          <w:rPrChange w:id="2049" w:author="Yuting Wang" w:date="2026-02-11T11:33:00Z" w16du:dateUtc="2026-02-11T03:33:00Z">
            <w:rPr>
              <w:rFonts w:ascii="Arial" w:hAnsi="Arial" w:cs="Arial"/>
              <w:color w:val="000000" w:themeColor="text1"/>
              <w:szCs w:val="21"/>
            </w:rPr>
          </w:rPrChange>
        </w:rPr>
        <w:t>The comparison also incorporated variations across different HLA</w:t>
      </w:r>
      <w:r w:rsidR="00FD174F" w:rsidRPr="003F084D">
        <w:rPr>
          <w:rFonts w:ascii="Times New Roman" w:hAnsi="Times New Roman" w:cs="Times New Roman"/>
          <w:color w:val="000000" w:themeColor="text1"/>
          <w:szCs w:val="21"/>
          <w:rPrChange w:id="2050" w:author="Yuting Wang" w:date="2026-02-11T11:33:00Z" w16du:dateUtc="2026-02-11T03:33:00Z">
            <w:rPr>
              <w:rFonts w:ascii="Arial" w:hAnsi="Arial" w:cs="Arial"/>
              <w:color w:val="000000" w:themeColor="text1"/>
              <w:szCs w:val="21"/>
            </w:rPr>
          </w:rPrChange>
        </w:rPr>
        <w:t>-I</w:t>
      </w:r>
      <w:r w:rsidR="00647AAA" w:rsidRPr="003F084D">
        <w:rPr>
          <w:rFonts w:ascii="Times New Roman" w:hAnsi="Times New Roman" w:cs="Times New Roman"/>
          <w:color w:val="000000" w:themeColor="text1"/>
          <w:szCs w:val="21"/>
          <w:rPrChange w:id="2051" w:author="Yuting Wang" w:date="2026-02-11T11:33:00Z" w16du:dateUtc="2026-02-11T03:33:00Z">
            <w:rPr>
              <w:rFonts w:ascii="Arial" w:hAnsi="Arial" w:cs="Arial"/>
              <w:color w:val="000000" w:themeColor="text1"/>
              <w:szCs w:val="21"/>
            </w:rPr>
          </w:rPrChange>
        </w:rPr>
        <w:t xml:space="preserve"> alleles and peptide lengths, with local instance-based explanations applied to select methods for interpretability.</w:t>
      </w:r>
      <w:ins w:id="2052" w:author="Yuting Wang" w:date="2026-02-11T13:49:00Z" w16du:dateUtc="2026-02-11T05:49:00Z">
        <w:r>
          <w:rPr>
            <w:rFonts w:ascii="Times New Roman" w:hAnsi="Times New Roman" w:cs="Times New Roman" w:hint="eastAsia"/>
            <w:color w:val="000000" w:themeColor="text1"/>
            <w:szCs w:val="21"/>
          </w:rPr>
          <w:t xml:space="preserve"> </w:t>
        </w:r>
      </w:ins>
      <w:ins w:id="2053" w:author="嘏 吴" w:date="2026-03-29T20:39:00Z" w16du:dateUtc="2026-03-29T12:39:00Z">
        <w:r w:rsidR="00C04F34" w:rsidRPr="00EA3C13">
          <w:rPr>
            <w:rFonts w:ascii="Times New Roman" w:hAnsi="Times New Roman" w:cs="Times New Roman" w:hint="eastAsia"/>
            <w:color w:val="000000" w:themeColor="text1"/>
            <w:szCs w:val="21"/>
          </w:rPr>
          <w:t>Abbreviations:</w:t>
        </w:r>
        <w:r w:rsidR="00C04F34">
          <w:rPr>
            <w:rFonts w:ascii="Times New Roman" w:hAnsi="Times New Roman" w:cs="Times New Roman" w:hint="eastAsia"/>
            <w:color w:val="000000" w:themeColor="text1"/>
            <w:szCs w:val="21"/>
          </w:rPr>
          <w:t xml:space="preserve"> </w:t>
        </w:r>
      </w:ins>
      <w:ins w:id="2054" w:author="Yuting Wang" w:date="2026-02-11T13:49:00Z" w16du:dateUtc="2026-02-11T05:49:00Z">
        <w:r w:rsidRPr="007E1814">
          <w:rPr>
            <w:rFonts w:ascii="Times New Roman" w:hAnsi="Times New Roman" w:cs="Times New Roman"/>
            <w:color w:val="000000" w:themeColor="text1"/>
            <w:szCs w:val="21"/>
          </w:rPr>
          <w:t>DNN</w:t>
        </w:r>
        <w:r>
          <w:rPr>
            <w:rFonts w:ascii="Times New Roman" w:hAnsi="Times New Roman" w:cs="Times New Roman" w:hint="eastAsia"/>
            <w:color w:val="000000" w:themeColor="text1"/>
            <w:szCs w:val="21"/>
          </w:rPr>
          <w:t xml:space="preserve">, </w:t>
        </w:r>
      </w:ins>
      <w:ins w:id="2055" w:author="Yuting Wang" w:date="2026-02-11T13:50:00Z" w16du:dateUtc="2026-02-11T05:50:00Z">
        <w:r w:rsidRPr="007E1814">
          <w:rPr>
            <w:rFonts w:ascii="Times New Roman" w:hAnsi="Times New Roman" w:cs="Times New Roman"/>
            <w:color w:val="000000" w:themeColor="text1"/>
            <w:szCs w:val="21"/>
          </w:rPr>
          <w:t>deep neural network</w:t>
        </w:r>
      </w:ins>
      <w:ins w:id="2056" w:author="Yuting Wang" w:date="2026-02-11T13:53:00Z" w16du:dateUtc="2026-02-11T05:53:00Z">
        <w:r>
          <w:rPr>
            <w:rFonts w:ascii="Times New Roman" w:hAnsi="Times New Roman" w:cs="Times New Roman" w:hint="eastAsia"/>
            <w:color w:val="000000" w:themeColor="text1"/>
            <w:szCs w:val="21"/>
          </w:rPr>
          <w:t>.</w:t>
        </w:r>
      </w:ins>
    </w:p>
    <w:p w14:paraId="7FAF2BA2" w14:textId="77777777" w:rsidR="00647AAA" w:rsidRPr="003F084D" w:rsidRDefault="00647AAA" w:rsidP="00F87561">
      <w:pPr>
        <w:spacing w:line="360" w:lineRule="auto"/>
        <w:rPr>
          <w:rFonts w:ascii="Times New Roman" w:hAnsi="Times New Roman" w:cs="Times New Roman"/>
          <w:b/>
          <w:bCs/>
          <w:color w:val="000000" w:themeColor="text1"/>
          <w:szCs w:val="21"/>
          <w:rPrChange w:id="2057" w:author="Yuting Wang" w:date="2026-02-11T11:33:00Z" w16du:dateUtc="2026-02-11T03:33:00Z">
            <w:rPr>
              <w:rFonts w:ascii="Arial" w:hAnsi="Arial" w:cs="Arial"/>
              <w:b/>
              <w:bCs/>
              <w:color w:val="000000" w:themeColor="text1"/>
              <w:szCs w:val="21"/>
            </w:rPr>
          </w:rPrChange>
        </w:rPr>
      </w:pPr>
    </w:p>
    <w:p w14:paraId="27CD5FDF" w14:textId="77777777" w:rsidR="00647AAA" w:rsidRPr="003F084D" w:rsidRDefault="00647AAA" w:rsidP="00F87561">
      <w:pPr>
        <w:spacing w:line="360" w:lineRule="auto"/>
        <w:rPr>
          <w:rFonts w:ascii="Times New Roman" w:hAnsi="Times New Roman" w:cs="Times New Roman"/>
          <w:b/>
          <w:bCs/>
          <w:color w:val="000000" w:themeColor="text1"/>
          <w:szCs w:val="21"/>
          <w:rPrChange w:id="2058" w:author="Yuting Wang" w:date="2026-02-11T11:33:00Z" w16du:dateUtc="2026-02-11T03:33:00Z">
            <w:rPr>
              <w:rFonts w:ascii="Arial" w:hAnsi="Arial" w:cs="Arial"/>
              <w:b/>
              <w:bCs/>
              <w:color w:val="000000" w:themeColor="text1"/>
              <w:szCs w:val="21"/>
            </w:rPr>
          </w:rPrChange>
        </w:rPr>
      </w:pPr>
    </w:p>
    <w:p w14:paraId="77355C30" w14:textId="7EE183BB" w:rsidR="00647AAA" w:rsidRPr="003F084D" w:rsidRDefault="00647AAA" w:rsidP="00F87561">
      <w:pPr>
        <w:spacing w:line="360" w:lineRule="auto"/>
        <w:rPr>
          <w:rFonts w:ascii="Times New Roman" w:hAnsi="Times New Roman" w:cs="Times New Roman"/>
          <w:b/>
          <w:bCs/>
          <w:color w:val="000000" w:themeColor="text1"/>
          <w:szCs w:val="21"/>
          <w:rPrChange w:id="2059" w:author="Yuting Wang" w:date="2026-02-11T11:33:00Z" w16du:dateUtc="2026-02-11T03:33:00Z">
            <w:rPr>
              <w:rFonts w:ascii="Arial" w:hAnsi="Arial" w:cs="Arial"/>
              <w:b/>
              <w:bCs/>
              <w:color w:val="000000" w:themeColor="text1"/>
              <w:szCs w:val="21"/>
            </w:rPr>
          </w:rPrChange>
        </w:rPr>
      </w:pPr>
      <w:r w:rsidRPr="003F084D">
        <w:rPr>
          <w:rFonts w:ascii="Times New Roman" w:hAnsi="Times New Roman" w:cs="Times New Roman"/>
          <w:b/>
          <w:bCs/>
          <w:color w:val="000000" w:themeColor="text1"/>
          <w:szCs w:val="21"/>
          <w:rPrChange w:id="2060" w:author="Yuting Wang" w:date="2026-02-11T11:33:00Z" w16du:dateUtc="2026-02-11T03:33:00Z">
            <w:rPr>
              <w:rFonts w:ascii="Arial" w:hAnsi="Arial" w:cs="Arial"/>
              <w:b/>
              <w:bCs/>
              <w:color w:val="000000" w:themeColor="text1"/>
              <w:szCs w:val="21"/>
            </w:rPr>
          </w:rPrChange>
        </w:rPr>
        <w:t xml:space="preserve">Figure 2. </w:t>
      </w:r>
      <w:r w:rsidR="00A016A2" w:rsidRPr="003F084D">
        <w:rPr>
          <w:rFonts w:ascii="Times New Roman" w:hAnsi="Times New Roman" w:cs="Times New Roman"/>
          <w:b/>
          <w:bCs/>
          <w:color w:val="000000" w:themeColor="text1"/>
          <w:szCs w:val="21"/>
          <w:rPrChange w:id="2061" w:author="Yuting Wang" w:date="2026-02-11T11:33:00Z" w16du:dateUtc="2026-02-11T03:33:00Z">
            <w:rPr>
              <w:rFonts w:ascii="Arial" w:hAnsi="Arial" w:cs="Arial"/>
              <w:b/>
              <w:bCs/>
              <w:color w:val="000000" w:themeColor="text1"/>
              <w:szCs w:val="21"/>
            </w:rPr>
          </w:rPrChange>
        </w:rPr>
        <w:t>P</w:t>
      </w:r>
      <w:r w:rsidRPr="003F084D">
        <w:rPr>
          <w:rFonts w:ascii="Times New Roman" w:hAnsi="Times New Roman" w:cs="Times New Roman"/>
          <w:b/>
          <w:bCs/>
          <w:color w:val="000000" w:themeColor="text1"/>
          <w:szCs w:val="21"/>
          <w:rPrChange w:id="2062" w:author="Yuting Wang" w:date="2026-02-11T11:33:00Z" w16du:dateUtc="2026-02-11T03:33:00Z">
            <w:rPr>
              <w:rFonts w:ascii="Arial" w:hAnsi="Arial" w:cs="Arial"/>
              <w:b/>
              <w:bCs/>
              <w:color w:val="000000" w:themeColor="text1"/>
              <w:szCs w:val="21"/>
            </w:rPr>
          </w:rPrChange>
        </w:rPr>
        <w:t xml:space="preserve">erformance </w:t>
      </w:r>
      <w:r w:rsidR="00A016A2" w:rsidRPr="003F084D">
        <w:rPr>
          <w:rFonts w:ascii="Times New Roman" w:hAnsi="Times New Roman" w:cs="Times New Roman"/>
          <w:b/>
          <w:bCs/>
          <w:color w:val="000000" w:themeColor="text1"/>
          <w:szCs w:val="21"/>
          <w:rPrChange w:id="2063" w:author="Yuting Wang" w:date="2026-02-11T11:33:00Z" w16du:dateUtc="2026-02-11T03:33:00Z">
            <w:rPr>
              <w:rFonts w:ascii="Arial" w:hAnsi="Arial" w:cs="Arial"/>
              <w:b/>
              <w:bCs/>
              <w:color w:val="000000" w:themeColor="text1"/>
              <w:szCs w:val="21"/>
            </w:rPr>
          </w:rPrChange>
        </w:rPr>
        <w:t>e</w:t>
      </w:r>
      <w:r w:rsidRPr="003F084D">
        <w:rPr>
          <w:rFonts w:ascii="Times New Roman" w:hAnsi="Times New Roman" w:cs="Times New Roman"/>
          <w:b/>
          <w:bCs/>
          <w:color w:val="000000" w:themeColor="text1"/>
          <w:szCs w:val="21"/>
          <w:rPrChange w:id="2064" w:author="Yuting Wang" w:date="2026-02-11T11:33:00Z" w16du:dateUtc="2026-02-11T03:33:00Z">
            <w:rPr>
              <w:rFonts w:ascii="Arial" w:hAnsi="Arial" w:cs="Arial"/>
              <w:b/>
              <w:bCs/>
              <w:color w:val="000000" w:themeColor="text1"/>
              <w:szCs w:val="21"/>
            </w:rPr>
          </w:rPrChange>
        </w:rPr>
        <w:t xml:space="preserve">valuation of </w:t>
      </w:r>
      <w:r w:rsidR="00B771B4" w:rsidRPr="003F084D">
        <w:rPr>
          <w:rFonts w:ascii="Times New Roman" w:hAnsi="Times New Roman" w:cs="Times New Roman"/>
          <w:b/>
          <w:bCs/>
          <w:color w:val="000000" w:themeColor="text1"/>
          <w:szCs w:val="21"/>
          <w:rPrChange w:id="2065" w:author="Yuting Wang" w:date="2026-02-11T11:33:00Z" w16du:dateUtc="2026-02-11T03:33:00Z">
            <w:rPr>
              <w:rFonts w:ascii="Arial" w:hAnsi="Arial" w:cs="Arial"/>
              <w:b/>
              <w:bCs/>
              <w:color w:val="000000" w:themeColor="text1"/>
              <w:szCs w:val="21"/>
            </w:rPr>
          </w:rPrChange>
        </w:rPr>
        <w:t>HLA-I peptide binding predictors</w:t>
      </w:r>
    </w:p>
    <w:p w14:paraId="276786D5" w14:textId="64C27F6E" w:rsidR="00647AAA" w:rsidDel="00C04F34" w:rsidRDefault="00647AAA" w:rsidP="00F87561">
      <w:pPr>
        <w:spacing w:line="360" w:lineRule="auto"/>
        <w:rPr>
          <w:del w:id="2066" w:author="嘏 吴" w:date="2026-03-29T20:40:00Z" w16du:dateUtc="2026-03-29T12:40:00Z"/>
          <w:rFonts w:ascii="Times New Roman" w:hAnsi="Times New Roman" w:cs="Times New Roman"/>
          <w:color w:val="000000" w:themeColor="text1"/>
          <w:szCs w:val="21"/>
        </w:rPr>
      </w:pPr>
      <w:del w:id="2067" w:author="嘏 吴" w:date="2026-03-29T20:40:00Z" w16du:dateUtc="2026-03-29T12:40:00Z">
        <w:r w:rsidRPr="003F084D" w:rsidDel="00C04F34">
          <w:rPr>
            <w:rFonts w:ascii="Times New Roman" w:hAnsi="Times New Roman" w:cs="Times New Roman"/>
            <w:b/>
            <w:bCs/>
            <w:color w:val="000000" w:themeColor="text1"/>
            <w:szCs w:val="21"/>
            <w:rPrChange w:id="2068" w:author="Yuting Wang" w:date="2026-02-11T11:33:00Z" w16du:dateUtc="2026-02-11T03:33:00Z">
              <w:rPr>
                <w:rFonts w:ascii="Arial" w:hAnsi="Arial" w:cs="Arial"/>
                <w:b/>
                <w:bCs/>
                <w:color w:val="000000" w:themeColor="text1"/>
                <w:szCs w:val="21"/>
              </w:rPr>
            </w:rPrChange>
          </w:rPr>
          <w:delText>(A)</w:delText>
        </w:r>
      </w:del>
      <w:ins w:id="2069" w:author="Yuting Wang" w:date="2026-02-11T13:53:00Z" w16du:dateUtc="2026-02-11T05:53:00Z">
        <w:del w:id="2070" w:author="嘏 吴" w:date="2026-03-29T20:40:00Z" w16du:dateUtc="2026-03-29T12:40:00Z">
          <w:r w:rsidR="00DF647D" w:rsidDel="00C04F34">
            <w:rPr>
              <w:rFonts w:ascii="Times New Roman" w:hAnsi="Times New Roman" w:cs="Times New Roman" w:hint="eastAsia"/>
              <w:b/>
              <w:bCs/>
              <w:color w:val="000000" w:themeColor="text1"/>
              <w:szCs w:val="21"/>
            </w:rPr>
            <w:delText>A.</w:delText>
          </w:r>
        </w:del>
      </w:ins>
      <w:del w:id="2071" w:author="嘏 吴" w:date="2026-03-29T20:40:00Z" w16du:dateUtc="2026-03-29T12:40:00Z">
        <w:r w:rsidRPr="003F084D" w:rsidDel="00C04F34">
          <w:rPr>
            <w:rFonts w:ascii="Times New Roman" w:hAnsi="Times New Roman" w:cs="Times New Roman"/>
            <w:color w:val="000000" w:themeColor="text1"/>
            <w:szCs w:val="21"/>
            <w:rPrChange w:id="2072" w:author="Yuting Wang" w:date="2026-02-11T11:33:00Z" w16du:dateUtc="2026-02-11T03:33:00Z">
              <w:rPr>
                <w:rFonts w:ascii="Arial" w:hAnsi="Arial" w:cs="Arial"/>
                <w:color w:val="000000" w:themeColor="text1"/>
                <w:szCs w:val="21"/>
              </w:rPr>
            </w:rPrChange>
          </w:rPr>
          <w:delText xml:space="preserve"> Distribution of the validation dataset by HLA-I allele types and peptide lengths, represented as bar plots.</w:delText>
        </w:r>
      </w:del>
      <w:ins w:id="2073" w:author="Yuting Wang" w:date="2026-02-11T13:54:00Z" w16du:dateUtc="2026-02-11T05:54:00Z">
        <w:del w:id="2074" w:author="嘏 吴" w:date="2026-03-29T20:40:00Z" w16du:dateUtc="2026-03-29T12:40:00Z">
          <w:r w:rsidR="00DF647D" w:rsidDel="00C04F34">
            <w:rPr>
              <w:rFonts w:ascii="Times New Roman" w:hAnsi="Times New Roman" w:cs="Times New Roman" w:hint="eastAsia"/>
              <w:color w:val="000000" w:themeColor="text1"/>
              <w:szCs w:val="21"/>
            </w:rPr>
            <w:delText xml:space="preserve"> </w:delText>
          </w:r>
        </w:del>
      </w:ins>
      <w:ins w:id="2075" w:author="Yuting Wang" w:date="2026-02-11T13:53:00Z" w16du:dateUtc="2026-02-11T05:53:00Z">
        <w:del w:id="2076" w:author="嘏 吴" w:date="2026-03-29T20:40:00Z" w16du:dateUtc="2026-03-29T12:40:00Z">
          <w:r w:rsidR="00DF647D" w:rsidDel="00C04F34">
            <w:rPr>
              <w:rFonts w:ascii="Times New Roman" w:hAnsi="Times New Roman" w:cs="Times New Roman" w:hint="eastAsia"/>
              <w:b/>
              <w:bCs/>
              <w:color w:val="000000" w:themeColor="text1"/>
              <w:szCs w:val="21"/>
            </w:rPr>
            <w:delText>B.</w:delText>
          </w:r>
        </w:del>
      </w:ins>
      <w:del w:id="2077" w:author="嘏 吴" w:date="2026-03-29T20:40:00Z" w16du:dateUtc="2026-03-29T12:40:00Z">
        <w:r w:rsidRPr="003F084D" w:rsidDel="00C04F34">
          <w:rPr>
            <w:rFonts w:ascii="Times New Roman" w:hAnsi="Times New Roman" w:cs="Times New Roman"/>
            <w:color w:val="000000" w:themeColor="text1"/>
            <w:szCs w:val="21"/>
            <w:rPrChange w:id="2078" w:author="Yuting Wang" w:date="2026-02-11T11:33:00Z" w16du:dateUtc="2026-02-11T03:33:00Z">
              <w:rPr>
                <w:rFonts w:ascii="Arial" w:hAnsi="Arial" w:cs="Arial"/>
                <w:color w:val="000000" w:themeColor="text1"/>
                <w:szCs w:val="21"/>
              </w:rPr>
            </w:rPrChange>
          </w:rPr>
          <w:delText xml:space="preserve"> Area under the receiver operating characteristic curve (AUROC) for the performance of HLA-I binding epitope prediction methods.</w:delText>
        </w:r>
      </w:del>
      <w:ins w:id="2079" w:author="Yuting Wang" w:date="2026-02-11T13:54:00Z" w16du:dateUtc="2026-02-11T05:54:00Z">
        <w:del w:id="2080" w:author="嘏 吴" w:date="2026-03-29T20:40:00Z" w16du:dateUtc="2026-03-29T12:40:00Z">
          <w:r w:rsidR="00DF647D" w:rsidDel="00C04F34">
            <w:rPr>
              <w:rFonts w:ascii="Times New Roman" w:hAnsi="Times New Roman" w:cs="Times New Roman" w:hint="eastAsia"/>
              <w:color w:val="000000" w:themeColor="text1"/>
              <w:szCs w:val="21"/>
            </w:rPr>
            <w:delText xml:space="preserve"> </w:delText>
          </w:r>
        </w:del>
      </w:ins>
      <w:ins w:id="2081" w:author="Yuting Wang" w:date="2026-02-11T13:53:00Z" w16du:dateUtc="2026-02-11T05:53:00Z">
        <w:del w:id="2082" w:author="嘏 吴" w:date="2026-03-29T20:40:00Z" w16du:dateUtc="2026-03-29T12:40:00Z">
          <w:r w:rsidR="00DF647D" w:rsidDel="00C04F34">
            <w:rPr>
              <w:rFonts w:ascii="Times New Roman" w:hAnsi="Times New Roman" w:cs="Times New Roman" w:hint="eastAsia"/>
              <w:b/>
              <w:bCs/>
              <w:color w:val="000000" w:themeColor="text1"/>
              <w:szCs w:val="21"/>
            </w:rPr>
            <w:delText>C.</w:delText>
          </w:r>
        </w:del>
      </w:ins>
      <w:del w:id="2083" w:author="嘏 吴" w:date="2026-03-29T20:40:00Z" w16du:dateUtc="2026-03-29T12:40:00Z">
        <w:r w:rsidRPr="003F084D" w:rsidDel="00C04F34">
          <w:rPr>
            <w:rFonts w:ascii="Times New Roman" w:hAnsi="Times New Roman" w:cs="Times New Roman"/>
            <w:color w:val="000000" w:themeColor="text1"/>
            <w:szCs w:val="21"/>
            <w:rPrChange w:id="2084" w:author="Yuting Wang" w:date="2026-02-11T11:33:00Z" w16du:dateUtc="2026-02-11T03:33:00Z">
              <w:rPr>
                <w:rFonts w:ascii="Arial" w:hAnsi="Arial" w:cs="Arial"/>
                <w:color w:val="000000" w:themeColor="text1"/>
                <w:szCs w:val="21"/>
              </w:rPr>
            </w:rPrChange>
          </w:rPr>
          <w:delText xml:space="preserve"> Area under the precision-recall curve (AUPRC) for the performance of HLA-I binding epitope prediction methods.</w:delText>
        </w:r>
      </w:del>
      <w:ins w:id="2085" w:author="Yuting Wang" w:date="2026-02-11T13:54:00Z" w16du:dateUtc="2026-02-11T05:54:00Z">
        <w:del w:id="2086" w:author="嘏 吴" w:date="2026-03-29T20:40:00Z" w16du:dateUtc="2026-03-29T12:40:00Z">
          <w:r w:rsidR="00DF647D" w:rsidDel="00C04F34">
            <w:rPr>
              <w:rFonts w:ascii="Times New Roman" w:hAnsi="Times New Roman" w:cs="Times New Roman" w:hint="eastAsia"/>
              <w:color w:val="000000" w:themeColor="text1"/>
              <w:szCs w:val="21"/>
            </w:rPr>
            <w:delText xml:space="preserve"> </w:delText>
          </w:r>
        </w:del>
      </w:ins>
      <w:ins w:id="2087" w:author="Yuting Wang" w:date="2026-02-11T13:53:00Z" w16du:dateUtc="2026-02-11T05:53:00Z">
        <w:del w:id="2088" w:author="嘏 吴" w:date="2026-03-29T20:40:00Z" w16du:dateUtc="2026-03-29T12:40:00Z">
          <w:r w:rsidR="00DF647D" w:rsidDel="00C04F34">
            <w:rPr>
              <w:rFonts w:ascii="Times New Roman" w:hAnsi="Times New Roman" w:cs="Times New Roman" w:hint="eastAsia"/>
              <w:b/>
              <w:bCs/>
              <w:color w:val="000000" w:themeColor="text1"/>
              <w:szCs w:val="21"/>
            </w:rPr>
            <w:delText>D.</w:delText>
          </w:r>
        </w:del>
      </w:ins>
      <w:del w:id="2089" w:author="嘏 吴" w:date="2026-03-29T20:40:00Z" w16du:dateUtc="2026-03-29T12:40:00Z">
        <w:r w:rsidRPr="003F084D" w:rsidDel="00C04F34">
          <w:rPr>
            <w:rFonts w:ascii="Times New Roman" w:hAnsi="Times New Roman" w:cs="Times New Roman"/>
            <w:color w:val="000000" w:themeColor="text1"/>
            <w:szCs w:val="21"/>
            <w:rPrChange w:id="2090" w:author="Yuting Wang" w:date="2026-02-11T11:33:00Z" w16du:dateUtc="2026-02-11T03:33:00Z">
              <w:rPr>
                <w:rFonts w:ascii="Arial" w:hAnsi="Arial" w:cs="Arial"/>
                <w:color w:val="000000" w:themeColor="text1"/>
                <w:szCs w:val="21"/>
              </w:rPr>
            </w:rPrChange>
          </w:rPr>
          <w:delText xml:space="preserve"> Performance metrics, including sensitivity (Sn), specificity (Sp), precision, F1-score, accuracy, and Matthews</w:delText>
        </w:r>
        <w:r w:rsidR="00B771B4" w:rsidRPr="003F084D" w:rsidDel="00C04F34">
          <w:rPr>
            <w:rFonts w:ascii="Times New Roman" w:hAnsi="Times New Roman" w:cs="Times New Roman"/>
            <w:color w:val="000000" w:themeColor="text1"/>
            <w:szCs w:val="21"/>
            <w:rPrChange w:id="2091" w:author="Yuting Wang" w:date="2026-02-11T11:33:00Z" w16du:dateUtc="2026-02-11T03:33:00Z">
              <w:rPr>
                <w:rFonts w:ascii="Arial" w:hAnsi="Arial" w:cs="Arial"/>
                <w:color w:val="000000" w:themeColor="text1"/>
                <w:szCs w:val="21"/>
              </w:rPr>
            </w:rPrChange>
          </w:rPr>
          <w:delText>’s</w:delText>
        </w:r>
        <w:r w:rsidRPr="003F084D" w:rsidDel="00C04F34">
          <w:rPr>
            <w:rFonts w:ascii="Times New Roman" w:hAnsi="Times New Roman" w:cs="Times New Roman"/>
            <w:color w:val="000000" w:themeColor="text1"/>
            <w:szCs w:val="21"/>
            <w:rPrChange w:id="2092" w:author="Yuting Wang" w:date="2026-02-11T11:33:00Z" w16du:dateUtc="2026-02-11T03:33:00Z">
              <w:rPr>
                <w:rFonts w:ascii="Arial" w:hAnsi="Arial" w:cs="Arial"/>
                <w:color w:val="000000" w:themeColor="text1"/>
                <w:szCs w:val="21"/>
              </w:rPr>
            </w:rPrChange>
          </w:rPr>
          <w:delText xml:space="preserve"> correlation coefficient (MCC), for HLA-I binding epitope prediction methods.</w:delText>
        </w:r>
      </w:del>
      <w:ins w:id="2093" w:author="Yuting Wang" w:date="2026-02-11T13:54:00Z" w16du:dateUtc="2026-02-11T05:54:00Z">
        <w:del w:id="2094" w:author="嘏 吴" w:date="2026-03-29T20:40:00Z" w16du:dateUtc="2026-03-29T12:40:00Z">
          <w:r w:rsidR="00DF647D" w:rsidDel="00C04F34">
            <w:rPr>
              <w:rFonts w:ascii="Times New Roman" w:hAnsi="Times New Roman" w:cs="Times New Roman" w:hint="eastAsia"/>
              <w:color w:val="000000" w:themeColor="text1"/>
              <w:szCs w:val="21"/>
            </w:rPr>
            <w:delText xml:space="preserve"> </w:delText>
          </w:r>
        </w:del>
      </w:ins>
      <w:ins w:id="2095" w:author="Yuting Wang" w:date="2026-02-11T13:53:00Z" w16du:dateUtc="2026-02-11T05:53:00Z">
        <w:del w:id="2096" w:author="嘏 吴" w:date="2026-03-29T20:40:00Z" w16du:dateUtc="2026-03-29T12:40:00Z">
          <w:r w:rsidR="00DF647D" w:rsidDel="00C04F34">
            <w:rPr>
              <w:rFonts w:ascii="Times New Roman" w:hAnsi="Times New Roman" w:cs="Times New Roman" w:hint="eastAsia"/>
              <w:b/>
              <w:bCs/>
              <w:color w:val="000000" w:themeColor="text1"/>
              <w:szCs w:val="21"/>
            </w:rPr>
            <w:delText>E.</w:delText>
          </w:r>
        </w:del>
      </w:ins>
      <w:del w:id="2097" w:author="嘏 吴" w:date="2026-03-29T20:40:00Z" w16du:dateUtc="2026-03-29T12:40:00Z">
        <w:r w:rsidRPr="003F084D" w:rsidDel="00C04F34">
          <w:rPr>
            <w:rFonts w:ascii="Times New Roman" w:hAnsi="Times New Roman" w:cs="Times New Roman"/>
            <w:color w:val="000000" w:themeColor="text1"/>
            <w:szCs w:val="21"/>
            <w:rPrChange w:id="2098" w:author="Yuting Wang" w:date="2026-02-11T11:33:00Z" w16du:dateUtc="2026-02-11T03:33:00Z">
              <w:rPr>
                <w:rFonts w:ascii="Arial" w:hAnsi="Arial" w:cs="Arial"/>
                <w:color w:val="000000" w:themeColor="text1"/>
                <w:szCs w:val="21"/>
              </w:rPr>
            </w:rPrChange>
          </w:rPr>
          <w:delText xml:space="preserve"> Computational </w:delText>
        </w:r>
        <w:r w:rsidR="0065665A" w:rsidRPr="003F084D" w:rsidDel="00C04F34">
          <w:rPr>
            <w:rFonts w:ascii="Times New Roman" w:hAnsi="Times New Roman" w:cs="Times New Roman"/>
            <w:color w:val="000000" w:themeColor="text1"/>
            <w:szCs w:val="21"/>
            <w:rPrChange w:id="2099" w:author="Yuting Wang" w:date="2026-02-11T11:33:00Z" w16du:dateUtc="2026-02-11T03:33:00Z">
              <w:rPr>
                <w:rFonts w:ascii="Arial" w:hAnsi="Arial" w:cs="Arial"/>
                <w:color w:val="000000" w:themeColor="text1"/>
                <w:szCs w:val="21"/>
              </w:rPr>
            </w:rPrChange>
          </w:rPr>
          <w:delText>resource consumption</w:delText>
        </w:r>
        <w:r w:rsidRPr="003F084D" w:rsidDel="00C04F34">
          <w:rPr>
            <w:rFonts w:ascii="Times New Roman" w:hAnsi="Times New Roman" w:cs="Times New Roman"/>
            <w:color w:val="000000" w:themeColor="text1"/>
            <w:szCs w:val="21"/>
            <w:rPrChange w:id="2100" w:author="Yuting Wang" w:date="2026-02-11T11:33:00Z" w16du:dateUtc="2026-02-11T03:33:00Z">
              <w:rPr>
                <w:rFonts w:ascii="Arial" w:hAnsi="Arial" w:cs="Arial"/>
                <w:color w:val="000000" w:themeColor="text1"/>
                <w:szCs w:val="21"/>
              </w:rPr>
            </w:rPrChange>
          </w:rPr>
          <w:delText xml:space="preserve"> analysis, showing CPU usage, physical memory consumption, and calculation time for the predictors across 4,000 selected samples.</w:delText>
        </w:r>
      </w:del>
      <w:ins w:id="2101" w:author="Yuting Wang" w:date="2026-02-11T13:54:00Z" w16du:dateUtc="2026-02-11T05:54:00Z">
        <w:del w:id="2102" w:author="嘏 吴" w:date="2026-03-29T20:40:00Z" w16du:dateUtc="2026-03-29T12:40:00Z">
          <w:r w:rsidR="00DF647D" w:rsidDel="00C04F34">
            <w:rPr>
              <w:rFonts w:ascii="Times New Roman" w:hAnsi="Times New Roman" w:cs="Times New Roman" w:hint="eastAsia"/>
              <w:color w:val="000000" w:themeColor="text1"/>
              <w:szCs w:val="21"/>
            </w:rPr>
            <w:delText xml:space="preserve"> </w:delText>
          </w:r>
          <w:r w:rsidR="00DF647D" w:rsidRPr="007E1814" w:rsidDel="00C04F34">
            <w:rPr>
              <w:rFonts w:ascii="Times New Roman" w:hAnsi="Times New Roman" w:cs="Times New Roman"/>
              <w:color w:val="000000" w:themeColor="text1"/>
              <w:szCs w:val="21"/>
            </w:rPr>
            <w:delText>AUROC</w:delText>
          </w:r>
          <w:r w:rsidR="00DF647D" w:rsidDel="00C04F34">
            <w:rPr>
              <w:rFonts w:ascii="Times New Roman" w:hAnsi="Times New Roman" w:cs="Times New Roman" w:hint="eastAsia"/>
              <w:color w:val="000000" w:themeColor="text1"/>
              <w:szCs w:val="21"/>
            </w:rPr>
            <w:delText xml:space="preserve">, </w:delText>
          </w:r>
        </w:del>
      </w:ins>
      <w:ins w:id="2103" w:author="Yuting Wang" w:date="2026-02-11T13:57:00Z" w16du:dateUtc="2026-02-11T05:57:00Z">
        <w:del w:id="2104" w:author="嘏 吴" w:date="2026-03-29T20:40:00Z" w16du:dateUtc="2026-03-29T12:40:00Z">
          <w:r w:rsidR="00DF647D" w:rsidDel="00C04F34">
            <w:rPr>
              <w:rFonts w:ascii="Times New Roman" w:hAnsi="Times New Roman" w:cs="Times New Roman" w:hint="eastAsia"/>
              <w:color w:val="000000" w:themeColor="text1"/>
              <w:szCs w:val="21"/>
            </w:rPr>
            <w:delText>a</w:delText>
          </w:r>
        </w:del>
      </w:ins>
      <w:ins w:id="2105" w:author="Yuting Wang" w:date="2026-02-11T13:55:00Z" w16du:dateUtc="2026-02-11T05:55:00Z">
        <w:del w:id="2106" w:author="嘏 吴" w:date="2026-03-29T20:40:00Z" w16du:dateUtc="2026-03-29T12:40:00Z">
          <w:r w:rsidR="00DF647D" w:rsidRPr="007E1814" w:rsidDel="00C04F34">
            <w:rPr>
              <w:rFonts w:ascii="Times New Roman" w:hAnsi="Times New Roman" w:cs="Times New Roman"/>
              <w:color w:val="000000" w:themeColor="text1"/>
              <w:szCs w:val="21"/>
            </w:rPr>
            <w:delText>rea under the receiver operating characteristic curve</w:delText>
          </w:r>
          <w:r w:rsidR="00DF647D" w:rsidDel="00C04F34">
            <w:rPr>
              <w:rFonts w:ascii="Times New Roman" w:hAnsi="Times New Roman" w:cs="Times New Roman" w:hint="eastAsia"/>
              <w:color w:val="000000" w:themeColor="text1"/>
              <w:szCs w:val="21"/>
            </w:rPr>
            <w:delText xml:space="preserve">; </w:delText>
          </w:r>
          <w:r w:rsidR="00DF647D" w:rsidRPr="007E1814" w:rsidDel="00C04F34">
            <w:rPr>
              <w:rFonts w:ascii="Times New Roman" w:hAnsi="Times New Roman" w:cs="Times New Roman"/>
              <w:color w:val="000000" w:themeColor="text1"/>
              <w:szCs w:val="21"/>
            </w:rPr>
            <w:delText>AUPRC</w:delText>
          </w:r>
          <w:r w:rsidR="00DF647D" w:rsidDel="00C04F34">
            <w:rPr>
              <w:rFonts w:ascii="Times New Roman" w:hAnsi="Times New Roman" w:cs="Times New Roman" w:hint="eastAsia"/>
              <w:color w:val="000000" w:themeColor="text1"/>
              <w:szCs w:val="21"/>
            </w:rPr>
            <w:delText xml:space="preserve">, </w:delText>
          </w:r>
        </w:del>
      </w:ins>
      <w:ins w:id="2107" w:author="Yuting Wang" w:date="2026-02-11T13:57:00Z" w16du:dateUtc="2026-02-11T05:57:00Z">
        <w:del w:id="2108" w:author="嘏 吴" w:date="2026-03-29T20:40:00Z" w16du:dateUtc="2026-03-29T12:40:00Z">
          <w:r w:rsidR="00DF647D" w:rsidDel="00C04F34">
            <w:rPr>
              <w:rFonts w:ascii="Times New Roman" w:hAnsi="Times New Roman" w:cs="Times New Roman" w:hint="eastAsia"/>
              <w:color w:val="000000" w:themeColor="text1"/>
              <w:szCs w:val="21"/>
            </w:rPr>
            <w:delText>a</w:delText>
          </w:r>
        </w:del>
      </w:ins>
      <w:ins w:id="2109" w:author="Yuting Wang" w:date="2026-02-11T13:55:00Z" w16du:dateUtc="2026-02-11T05:55:00Z">
        <w:del w:id="2110" w:author="嘏 吴" w:date="2026-03-29T20:40:00Z" w16du:dateUtc="2026-03-29T12:40:00Z">
          <w:r w:rsidR="00DF647D" w:rsidRPr="007E1814" w:rsidDel="00C04F34">
            <w:rPr>
              <w:rFonts w:ascii="Times New Roman" w:hAnsi="Times New Roman" w:cs="Times New Roman"/>
              <w:color w:val="000000" w:themeColor="text1"/>
              <w:szCs w:val="21"/>
            </w:rPr>
            <w:delText>rea under the precision-recall curve</w:delText>
          </w:r>
          <w:r w:rsidR="00DF647D" w:rsidDel="00C04F34">
            <w:rPr>
              <w:rFonts w:ascii="Times New Roman" w:hAnsi="Times New Roman" w:cs="Times New Roman" w:hint="eastAsia"/>
              <w:color w:val="000000" w:themeColor="text1"/>
              <w:szCs w:val="21"/>
            </w:rPr>
            <w:delText xml:space="preserve">; </w:delText>
          </w:r>
        </w:del>
      </w:ins>
      <w:ins w:id="2111" w:author="Yuting Wang" w:date="2026-02-11T13:56:00Z" w16du:dateUtc="2026-02-11T05:56:00Z">
        <w:del w:id="2112" w:author="嘏 吴" w:date="2026-03-29T20:40:00Z" w16du:dateUtc="2026-03-29T12:40:00Z">
          <w:r w:rsidR="00DF647D" w:rsidRPr="007E1814" w:rsidDel="00C04F34">
            <w:rPr>
              <w:rFonts w:ascii="Times New Roman" w:hAnsi="Times New Roman" w:cs="Times New Roman"/>
              <w:color w:val="000000" w:themeColor="text1"/>
              <w:szCs w:val="21"/>
            </w:rPr>
            <w:delText>Sn</w:delText>
          </w:r>
          <w:r w:rsidR="00DF647D" w:rsidDel="00C04F34">
            <w:rPr>
              <w:rFonts w:ascii="Times New Roman" w:hAnsi="Times New Roman" w:cs="Times New Roman" w:hint="eastAsia"/>
              <w:color w:val="000000" w:themeColor="text1"/>
              <w:szCs w:val="21"/>
            </w:rPr>
            <w:delText xml:space="preserve">, </w:delText>
          </w:r>
          <w:r w:rsidR="00DF647D" w:rsidRPr="007E1814" w:rsidDel="00C04F34">
            <w:rPr>
              <w:rFonts w:ascii="Times New Roman" w:hAnsi="Times New Roman" w:cs="Times New Roman"/>
              <w:color w:val="000000" w:themeColor="text1"/>
              <w:szCs w:val="21"/>
            </w:rPr>
            <w:delText>sensitivity</w:delText>
          </w:r>
          <w:r w:rsidR="00DF647D" w:rsidDel="00C04F34">
            <w:rPr>
              <w:rFonts w:ascii="Times New Roman" w:hAnsi="Times New Roman" w:cs="Times New Roman" w:hint="eastAsia"/>
              <w:color w:val="000000" w:themeColor="text1"/>
              <w:szCs w:val="21"/>
            </w:rPr>
            <w:delText xml:space="preserve">; </w:delText>
          </w:r>
          <w:r w:rsidR="00DF647D" w:rsidRPr="007E1814" w:rsidDel="00C04F34">
            <w:rPr>
              <w:rFonts w:ascii="Times New Roman" w:hAnsi="Times New Roman" w:cs="Times New Roman"/>
              <w:color w:val="000000" w:themeColor="text1"/>
              <w:szCs w:val="21"/>
            </w:rPr>
            <w:delText>Sp</w:delText>
          </w:r>
          <w:r w:rsidR="00DF647D" w:rsidDel="00C04F34">
            <w:rPr>
              <w:rFonts w:ascii="Times New Roman" w:hAnsi="Times New Roman" w:cs="Times New Roman" w:hint="eastAsia"/>
              <w:color w:val="000000" w:themeColor="text1"/>
              <w:szCs w:val="21"/>
            </w:rPr>
            <w:delText xml:space="preserve">, </w:delText>
          </w:r>
          <w:r w:rsidR="00DF647D" w:rsidRPr="007E1814" w:rsidDel="00C04F34">
            <w:rPr>
              <w:rFonts w:ascii="Times New Roman" w:hAnsi="Times New Roman" w:cs="Times New Roman"/>
              <w:color w:val="000000" w:themeColor="text1"/>
              <w:szCs w:val="21"/>
            </w:rPr>
            <w:delText>specificity</w:delText>
          </w:r>
          <w:r w:rsidR="00DF647D" w:rsidDel="00C04F34">
            <w:rPr>
              <w:rFonts w:ascii="Times New Roman" w:hAnsi="Times New Roman" w:cs="Times New Roman" w:hint="eastAsia"/>
              <w:color w:val="000000" w:themeColor="text1"/>
              <w:szCs w:val="21"/>
            </w:rPr>
            <w:delText xml:space="preserve">; </w:delText>
          </w:r>
          <w:r w:rsidR="00DF647D" w:rsidRPr="007E1814" w:rsidDel="00C04F34">
            <w:rPr>
              <w:rFonts w:ascii="Times New Roman" w:hAnsi="Times New Roman" w:cs="Times New Roman"/>
              <w:color w:val="000000" w:themeColor="text1"/>
              <w:szCs w:val="21"/>
            </w:rPr>
            <w:delText>MCC</w:delText>
          </w:r>
          <w:r w:rsidR="00DF647D" w:rsidDel="00C04F34">
            <w:rPr>
              <w:rFonts w:ascii="Times New Roman" w:hAnsi="Times New Roman" w:cs="Times New Roman" w:hint="eastAsia"/>
              <w:color w:val="000000" w:themeColor="text1"/>
              <w:szCs w:val="21"/>
            </w:rPr>
            <w:delText xml:space="preserve">, </w:delText>
          </w:r>
        </w:del>
      </w:ins>
      <w:ins w:id="2113" w:author="Yuting Wang" w:date="2026-02-11T13:57:00Z" w16du:dateUtc="2026-02-11T05:57:00Z">
        <w:del w:id="2114" w:author="嘏 吴" w:date="2026-03-29T20:40:00Z" w16du:dateUtc="2026-03-29T12:40:00Z">
          <w:r w:rsidR="00DF647D" w:rsidDel="00C04F34">
            <w:rPr>
              <w:rFonts w:ascii="Times New Roman" w:hAnsi="Times New Roman" w:cs="Times New Roman" w:hint="eastAsia"/>
              <w:color w:val="000000" w:themeColor="text1"/>
              <w:szCs w:val="21"/>
            </w:rPr>
            <w:delText>m</w:delText>
          </w:r>
        </w:del>
      </w:ins>
      <w:ins w:id="2115" w:author="Yuting Wang" w:date="2026-02-11T13:56:00Z" w16du:dateUtc="2026-02-11T05:56:00Z">
        <w:del w:id="2116" w:author="嘏 吴" w:date="2026-03-29T20:40:00Z" w16du:dateUtc="2026-03-29T12:40:00Z">
          <w:r w:rsidR="00DF647D" w:rsidRPr="007E1814" w:rsidDel="00C04F34">
            <w:rPr>
              <w:rFonts w:ascii="Times New Roman" w:hAnsi="Times New Roman" w:cs="Times New Roman"/>
              <w:color w:val="000000" w:themeColor="text1"/>
              <w:szCs w:val="21"/>
            </w:rPr>
            <w:delText>atthews’s correlation coefficient</w:delText>
          </w:r>
        </w:del>
      </w:ins>
      <w:ins w:id="2117" w:author="Yuting Wang" w:date="2026-02-11T13:57:00Z" w16du:dateUtc="2026-02-11T05:57:00Z">
        <w:del w:id="2118" w:author="嘏 吴" w:date="2026-03-29T20:40:00Z" w16du:dateUtc="2026-03-29T12:40:00Z">
          <w:r w:rsidR="00DF647D" w:rsidDel="00C04F34">
            <w:rPr>
              <w:rFonts w:ascii="Times New Roman" w:hAnsi="Times New Roman" w:cs="Times New Roman" w:hint="eastAsia"/>
              <w:color w:val="000000" w:themeColor="text1"/>
              <w:szCs w:val="21"/>
            </w:rPr>
            <w:delText>.</w:delText>
          </w:r>
        </w:del>
      </w:ins>
    </w:p>
    <w:p w14:paraId="2FEE9742" w14:textId="77777777" w:rsidR="00C04F34" w:rsidRDefault="00C04F34" w:rsidP="00C04F34">
      <w:pPr>
        <w:widowControl/>
        <w:spacing w:line="360" w:lineRule="auto"/>
        <w:rPr>
          <w:ins w:id="2119" w:author="嘏 吴" w:date="2026-03-29T20:41:00Z" w16du:dateUtc="2026-03-29T12:41:00Z"/>
          <w:rFonts w:ascii="Times New Roman" w:hAnsi="Times New Roman" w:cs="Times New Roman"/>
          <w:color w:val="000000" w:themeColor="text1"/>
          <w:szCs w:val="21"/>
        </w:rPr>
      </w:pPr>
      <w:ins w:id="2120" w:author="嘏 吴" w:date="2026-03-29T20:41:00Z" w16du:dateUtc="2026-03-29T12:41:00Z">
        <w:r w:rsidRPr="00EA3C13">
          <w:rPr>
            <w:rFonts w:ascii="Times New Roman" w:hAnsi="Times New Roman" w:cs="Times New Roman" w:hint="eastAsia"/>
            <w:b/>
            <w:bCs/>
            <w:color w:val="000000" w:themeColor="text1"/>
            <w:szCs w:val="21"/>
          </w:rPr>
          <w:t xml:space="preserve">A. </w:t>
        </w:r>
        <w:r w:rsidRPr="00EA3C13">
          <w:rPr>
            <w:rFonts w:ascii="Times New Roman" w:hAnsi="Times New Roman" w:cs="Times New Roman" w:hint="eastAsia"/>
            <w:color w:val="000000" w:themeColor="text1"/>
            <w:szCs w:val="21"/>
          </w:rPr>
          <w:t xml:space="preserve">Distribution of the testing dataset across 44 HLA-I alleles (HLA-A, HLA-B, and HLA-C) and peptide lengths (8-11 amino acids) with a 1:1 positive-to-negative ratio. </w:t>
        </w:r>
        <w:r w:rsidRPr="00931BF7">
          <w:rPr>
            <w:rFonts w:ascii="Times New Roman" w:hAnsi="Times New Roman" w:cs="Times New Roman" w:hint="eastAsia"/>
            <w:b/>
            <w:bCs/>
            <w:color w:val="000000" w:themeColor="text1"/>
            <w:szCs w:val="21"/>
          </w:rPr>
          <w:t xml:space="preserve">B. </w:t>
        </w:r>
        <w:r w:rsidRPr="00931BF7">
          <w:rPr>
            <w:rFonts w:ascii="Times New Roman" w:hAnsi="Times New Roman" w:cs="Times New Roman" w:hint="eastAsia"/>
            <w:color w:val="000000" w:themeColor="text1"/>
            <w:szCs w:val="21"/>
          </w:rPr>
          <w:t xml:space="preserve">Zoomed-in bar plots detailing the AUROC and AUPRC, along with their 95% confidence intervals (95% CIs), for various HLA-I peptide binding predictors evaluated at four different positive-to-negative dataset ratios (1:1, 1:4, 1:9, and 1:99). </w:t>
        </w:r>
        <w:r w:rsidRPr="00931BF7">
          <w:rPr>
            <w:rFonts w:ascii="Times New Roman" w:hAnsi="Times New Roman" w:cs="Times New Roman" w:hint="eastAsia"/>
            <w:b/>
            <w:bCs/>
            <w:color w:val="000000" w:themeColor="text1"/>
            <w:szCs w:val="21"/>
          </w:rPr>
          <w:t xml:space="preserve">C. </w:t>
        </w:r>
        <w:r w:rsidRPr="00931BF7">
          <w:rPr>
            <w:rFonts w:ascii="Times New Roman" w:hAnsi="Times New Roman" w:cs="Times New Roman" w:hint="eastAsia"/>
            <w:color w:val="000000" w:themeColor="text1"/>
            <w:szCs w:val="21"/>
          </w:rPr>
          <w:t>Comparison of overall AUROC and AUPRC performances among three predefined classes of predictors across the four dataset ratios. Statistical significance between the predictor classes was assessed using the Wilcoxon rank-sum test.</w:t>
        </w:r>
        <w:r w:rsidRPr="00EA3C13">
          <w:rPr>
            <w:rFonts w:ascii="Times New Roman" w:hAnsi="Times New Roman" w:cs="Times New Roman" w:hint="eastAsia"/>
            <w:color w:val="000000" w:themeColor="text1"/>
            <w:szCs w:val="21"/>
          </w:rPr>
          <w:t xml:space="preserve"> </w:t>
        </w:r>
        <w:r w:rsidRPr="00EA3C13">
          <w:rPr>
            <w:rFonts w:ascii="Times New Roman" w:hAnsi="Times New Roman" w:cs="Times New Roman" w:hint="eastAsia"/>
            <w:b/>
            <w:bCs/>
            <w:color w:val="000000" w:themeColor="text1"/>
            <w:szCs w:val="21"/>
          </w:rPr>
          <w:t xml:space="preserve">D. </w:t>
        </w:r>
        <w:r w:rsidRPr="00EA3C13">
          <w:rPr>
            <w:rFonts w:ascii="Times New Roman" w:hAnsi="Times New Roman" w:cs="Times New Roman" w:hint="eastAsia"/>
            <w:color w:val="000000" w:themeColor="text1"/>
            <w:szCs w:val="21"/>
          </w:rPr>
          <w:t xml:space="preserve">Heatmap illustrating confusion matrix-based performance metrics, including the Comprehensive score, MCC, F1-score, accuracy, precision, Sn, and Sp for all evaluated predictors, calculated based on the 1:9 positive-to-negative ratio dataset. </w:t>
        </w:r>
        <w:r w:rsidRPr="00EA3C13">
          <w:rPr>
            <w:rFonts w:ascii="Times New Roman" w:hAnsi="Times New Roman" w:cs="Times New Roman" w:hint="eastAsia"/>
            <w:b/>
            <w:bCs/>
            <w:color w:val="000000" w:themeColor="text1"/>
            <w:szCs w:val="21"/>
          </w:rPr>
          <w:t>E.</w:t>
        </w:r>
        <w:r w:rsidRPr="00EA3C13">
          <w:rPr>
            <w:rFonts w:ascii="Times New Roman" w:hAnsi="Times New Roman" w:cs="Times New Roman" w:hint="eastAsia"/>
            <w:color w:val="000000" w:themeColor="text1"/>
            <w:szCs w:val="21"/>
          </w:rPr>
          <w:t xml:space="preserve"> Computational resource consumption analysis, showing CPU usage, physical memory consumption, and calculation time for the predictors across 4,000 selected samples.</w:t>
        </w:r>
        <w:r>
          <w:rPr>
            <w:rFonts w:ascii="Times New Roman" w:hAnsi="Times New Roman" w:cs="Times New Roman" w:hint="eastAsia"/>
            <w:color w:val="000000" w:themeColor="text1"/>
            <w:szCs w:val="21"/>
          </w:rPr>
          <w:t xml:space="preserve"> </w:t>
        </w:r>
        <w:r w:rsidRPr="00EA3C13">
          <w:rPr>
            <w:rFonts w:ascii="Times New Roman" w:hAnsi="Times New Roman" w:cs="Times New Roman" w:hint="eastAsia"/>
            <w:color w:val="000000" w:themeColor="text1"/>
            <w:szCs w:val="21"/>
          </w:rPr>
          <w:t xml:space="preserve">Abbreviations: AUROC, area under the receiver operating characteristic curve; AUPRC, area under the precision-recall curve; </w:t>
        </w:r>
        <w:r w:rsidRPr="00931BF7">
          <w:rPr>
            <w:rFonts w:ascii="Times New Roman" w:hAnsi="Times New Roman" w:cs="Times New Roman"/>
            <w:color w:val="000000" w:themeColor="text1"/>
            <w:szCs w:val="21"/>
          </w:rPr>
          <w:t>CI, confidence interval</w:t>
        </w:r>
        <w:r>
          <w:rPr>
            <w:rFonts w:ascii="Times New Roman" w:hAnsi="Times New Roman" w:cs="Times New Roman" w:hint="eastAsia"/>
            <w:color w:val="000000" w:themeColor="text1"/>
            <w:szCs w:val="21"/>
          </w:rPr>
          <w:t xml:space="preserve">; </w:t>
        </w:r>
        <w:r w:rsidRPr="00EA3C13">
          <w:rPr>
            <w:rFonts w:ascii="Times New Roman" w:hAnsi="Times New Roman" w:cs="Times New Roman" w:hint="eastAsia"/>
            <w:color w:val="000000" w:themeColor="text1"/>
            <w:szCs w:val="21"/>
          </w:rPr>
          <w:t>Sn, sensitivity; Sp, specificity; MCC, Matthews correlation coefficient.</w:t>
        </w:r>
      </w:ins>
    </w:p>
    <w:p w14:paraId="0B77B22C" w14:textId="77777777" w:rsidR="00C04F34" w:rsidRPr="00C04F34" w:rsidRDefault="00C04F34" w:rsidP="00F87561">
      <w:pPr>
        <w:spacing w:line="360" w:lineRule="auto"/>
        <w:rPr>
          <w:ins w:id="2121" w:author="嘏 吴" w:date="2026-03-29T20:41:00Z" w16du:dateUtc="2026-03-29T12:41:00Z"/>
          <w:rFonts w:ascii="Times New Roman" w:hAnsi="Times New Roman" w:cs="Times New Roman"/>
          <w:color w:val="000000" w:themeColor="text1"/>
          <w:szCs w:val="21"/>
          <w:rPrChange w:id="2122" w:author="嘏 吴" w:date="2026-03-29T20:41:00Z" w16du:dateUtc="2026-03-29T12:41:00Z">
            <w:rPr>
              <w:ins w:id="2123" w:author="嘏 吴" w:date="2026-03-29T20:41:00Z" w16du:dateUtc="2026-03-29T12:41:00Z"/>
              <w:rFonts w:ascii="Arial" w:hAnsi="Arial" w:cs="Arial"/>
              <w:color w:val="000000" w:themeColor="text1"/>
              <w:szCs w:val="21"/>
            </w:rPr>
          </w:rPrChange>
        </w:rPr>
      </w:pPr>
    </w:p>
    <w:p w14:paraId="0373019E" w14:textId="77777777" w:rsidR="0072492B" w:rsidRPr="003F084D" w:rsidRDefault="0072492B" w:rsidP="00DB4620">
      <w:pPr>
        <w:spacing w:line="360" w:lineRule="auto"/>
        <w:rPr>
          <w:rFonts w:ascii="Times New Roman" w:hAnsi="Times New Roman" w:cs="Times New Roman"/>
          <w:b/>
          <w:bCs/>
          <w:color w:val="000000" w:themeColor="text1"/>
          <w:szCs w:val="21"/>
          <w:rPrChange w:id="2124" w:author="Yuting Wang" w:date="2026-02-11T11:33:00Z" w16du:dateUtc="2026-02-11T03:33:00Z">
            <w:rPr>
              <w:rFonts w:ascii="Arial" w:hAnsi="Arial" w:cs="Arial"/>
              <w:b/>
              <w:bCs/>
              <w:color w:val="000000" w:themeColor="text1"/>
              <w:szCs w:val="21"/>
            </w:rPr>
          </w:rPrChange>
        </w:rPr>
      </w:pPr>
    </w:p>
    <w:p w14:paraId="12683530" w14:textId="1386C85F" w:rsidR="00311727" w:rsidRPr="003F084D" w:rsidRDefault="00311727" w:rsidP="00F87561">
      <w:pPr>
        <w:spacing w:line="360" w:lineRule="auto"/>
        <w:rPr>
          <w:rFonts w:ascii="Times New Roman" w:hAnsi="Times New Roman" w:cs="Times New Roman"/>
          <w:b/>
          <w:bCs/>
          <w:color w:val="000000" w:themeColor="text1"/>
          <w:szCs w:val="21"/>
          <w:rPrChange w:id="2125" w:author="Yuting Wang" w:date="2026-02-11T11:33:00Z" w16du:dateUtc="2026-02-11T03:33:00Z">
            <w:rPr>
              <w:rFonts w:ascii="Arial" w:hAnsi="Arial" w:cs="Arial"/>
              <w:b/>
              <w:bCs/>
              <w:color w:val="000000" w:themeColor="text1"/>
              <w:szCs w:val="21"/>
            </w:rPr>
          </w:rPrChange>
        </w:rPr>
      </w:pPr>
      <w:r w:rsidRPr="003F084D">
        <w:rPr>
          <w:rFonts w:ascii="Times New Roman" w:hAnsi="Times New Roman" w:cs="Times New Roman"/>
          <w:b/>
          <w:bCs/>
          <w:color w:val="000000" w:themeColor="text1"/>
          <w:szCs w:val="21"/>
          <w:rPrChange w:id="2126" w:author="Yuting Wang" w:date="2026-02-11T11:33:00Z" w16du:dateUtc="2026-02-11T03:33:00Z">
            <w:rPr>
              <w:rFonts w:ascii="Arial" w:hAnsi="Arial" w:cs="Arial"/>
              <w:b/>
              <w:bCs/>
              <w:color w:val="000000" w:themeColor="text1"/>
              <w:szCs w:val="21"/>
            </w:rPr>
          </w:rPrChange>
        </w:rPr>
        <w:t xml:space="preserve">Figure 3. Performance of </w:t>
      </w:r>
      <w:r w:rsidR="00E050EB" w:rsidRPr="003F084D">
        <w:rPr>
          <w:rFonts w:ascii="Times New Roman" w:hAnsi="Times New Roman" w:cs="Times New Roman"/>
          <w:b/>
          <w:bCs/>
          <w:color w:val="000000" w:themeColor="text1"/>
          <w:szCs w:val="21"/>
          <w:rPrChange w:id="2127" w:author="Yuting Wang" w:date="2026-02-11T11:33:00Z" w16du:dateUtc="2026-02-11T03:33:00Z">
            <w:rPr>
              <w:rFonts w:ascii="Arial" w:hAnsi="Arial" w:cs="Arial"/>
              <w:b/>
              <w:bCs/>
              <w:color w:val="000000" w:themeColor="text1"/>
              <w:szCs w:val="21"/>
            </w:rPr>
          </w:rPrChange>
        </w:rPr>
        <w:t>HLA-I peptide binding predictors</w:t>
      </w:r>
      <w:r w:rsidRPr="003F084D">
        <w:rPr>
          <w:rFonts w:ascii="Times New Roman" w:hAnsi="Times New Roman" w:cs="Times New Roman"/>
          <w:b/>
          <w:bCs/>
          <w:color w:val="000000" w:themeColor="text1"/>
          <w:szCs w:val="21"/>
          <w:rPrChange w:id="2128" w:author="Yuting Wang" w:date="2026-02-11T11:33:00Z" w16du:dateUtc="2026-02-11T03:33:00Z">
            <w:rPr>
              <w:rFonts w:ascii="Arial" w:hAnsi="Arial" w:cs="Arial"/>
              <w:b/>
              <w:bCs/>
              <w:color w:val="000000" w:themeColor="text1"/>
              <w:szCs w:val="21"/>
            </w:rPr>
          </w:rPrChange>
        </w:rPr>
        <w:t xml:space="preserve"> </w:t>
      </w:r>
      <w:r w:rsidR="00E050EB" w:rsidRPr="003F084D">
        <w:rPr>
          <w:rFonts w:ascii="Times New Roman" w:hAnsi="Times New Roman" w:cs="Times New Roman"/>
          <w:b/>
          <w:bCs/>
          <w:color w:val="000000" w:themeColor="text1"/>
          <w:szCs w:val="21"/>
          <w:rPrChange w:id="2129" w:author="Yuting Wang" w:date="2026-02-11T11:33:00Z" w16du:dateUtc="2026-02-11T03:33:00Z">
            <w:rPr>
              <w:rFonts w:ascii="Arial" w:hAnsi="Arial" w:cs="Arial"/>
              <w:b/>
              <w:bCs/>
              <w:color w:val="000000" w:themeColor="text1"/>
              <w:szCs w:val="21"/>
            </w:rPr>
          </w:rPrChange>
        </w:rPr>
        <w:t>a</w:t>
      </w:r>
      <w:r w:rsidRPr="003F084D">
        <w:rPr>
          <w:rFonts w:ascii="Times New Roman" w:hAnsi="Times New Roman" w:cs="Times New Roman"/>
          <w:b/>
          <w:bCs/>
          <w:color w:val="000000" w:themeColor="text1"/>
          <w:szCs w:val="21"/>
          <w:rPrChange w:id="2130" w:author="Yuting Wang" w:date="2026-02-11T11:33:00Z" w16du:dateUtc="2026-02-11T03:33:00Z">
            <w:rPr>
              <w:rFonts w:ascii="Arial" w:hAnsi="Arial" w:cs="Arial"/>
              <w:b/>
              <w:bCs/>
              <w:color w:val="000000" w:themeColor="text1"/>
              <w:szCs w:val="21"/>
            </w:rPr>
          </w:rPrChange>
        </w:rPr>
        <w:t>cross HLA</w:t>
      </w:r>
      <w:r w:rsidR="00A322F8" w:rsidRPr="003F084D">
        <w:rPr>
          <w:rFonts w:ascii="Times New Roman" w:hAnsi="Times New Roman" w:cs="Times New Roman"/>
          <w:b/>
          <w:bCs/>
          <w:color w:val="000000" w:themeColor="text1"/>
          <w:szCs w:val="21"/>
          <w:rPrChange w:id="2131" w:author="Yuting Wang" w:date="2026-02-11T11:33:00Z" w16du:dateUtc="2026-02-11T03:33:00Z">
            <w:rPr>
              <w:rFonts w:ascii="Arial" w:hAnsi="Arial" w:cs="Arial"/>
              <w:b/>
              <w:bCs/>
              <w:color w:val="000000" w:themeColor="text1"/>
              <w:szCs w:val="21"/>
            </w:rPr>
          </w:rPrChange>
        </w:rPr>
        <w:t>-I</w:t>
      </w:r>
      <w:r w:rsidRPr="003F084D">
        <w:rPr>
          <w:rFonts w:ascii="Times New Roman" w:hAnsi="Times New Roman" w:cs="Times New Roman"/>
          <w:b/>
          <w:bCs/>
          <w:color w:val="000000" w:themeColor="text1"/>
          <w:szCs w:val="21"/>
          <w:rPrChange w:id="2132" w:author="Yuting Wang" w:date="2026-02-11T11:33:00Z" w16du:dateUtc="2026-02-11T03:33:00Z">
            <w:rPr>
              <w:rFonts w:ascii="Arial" w:hAnsi="Arial" w:cs="Arial"/>
              <w:b/>
              <w:bCs/>
              <w:color w:val="000000" w:themeColor="text1"/>
              <w:szCs w:val="21"/>
            </w:rPr>
          </w:rPrChange>
        </w:rPr>
        <w:t xml:space="preserve"> </w:t>
      </w:r>
      <w:r w:rsidR="00E050EB" w:rsidRPr="003F084D">
        <w:rPr>
          <w:rFonts w:ascii="Times New Roman" w:hAnsi="Times New Roman" w:cs="Times New Roman"/>
          <w:b/>
          <w:bCs/>
          <w:color w:val="000000" w:themeColor="text1"/>
          <w:szCs w:val="21"/>
          <w:rPrChange w:id="2133" w:author="Yuting Wang" w:date="2026-02-11T11:33:00Z" w16du:dateUtc="2026-02-11T03:33:00Z">
            <w:rPr>
              <w:rFonts w:ascii="Arial" w:hAnsi="Arial" w:cs="Arial"/>
              <w:b/>
              <w:bCs/>
              <w:color w:val="000000" w:themeColor="text1"/>
              <w:szCs w:val="21"/>
            </w:rPr>
          </w:rPrChange>
        </w:rPr>
        <w:t>t</w:t>
      </w:r>
      <w:r w:rsidRPr="003F084D">
        <w:rPr>
          <w:rFonts w:ascii="Times New Roman" w:hAnsi="Times New Roman" w:cs="Times New Roman"/>
          <w:b/>
          <w:bCs/>
          <w:color w:val="000000" w:themeColor="text1"/>
          <w:szCs w:val="21"/>
          <w:rPrChange w:id="2134" w:author="Yuting Wang" w:date="2026-02-11T11:33:00Z" w16du:dateUtc="2026-02-11T03:33:00Z">
            <w:rPr>
              <w:rFonts w:ascii="Arial" w:hAnsi="Arial" w:cs="Arial"/>
              <w:b/>
              <w:bCs/>
              <w:color w:val="000000" w:themeColor="text1"/>
              <w:szCs w:val="21"/>
            </w:rPr>
          </w:rPrChange>
        </w:rPr>
        <w:t xml:space="preserve">ypes and </w:t>
      </w:r>
      <w:r w:rsidR="00E050EB" w:rsidRPr="003F084D">
        <w:rPr>
          <w:rFonts w:ascii="Times New Roman" w:hAnsi="Times New Roman" w:cs="Times New Roman"/>
          <w:b/>
          <w:bCs/>
          <w:color w:val="000000" w:themeColor="text1"/>
          <w:szCs w:val="21"/>
          <w:rPrChange w:id="2135" w:author="Yuting Wang" w:date="2026-02-11T11:33:00Z" w16du:dateUtc="2026-02-11T03:33:00Z">
            <w:rPr>
              <w:rFonts w:ascii="Arial" w:hAnsi="Arial" w:cs="Arial"/>
              <w:b/>
              <w:bCs/>
              <w:color w:val="000000" w:themeColor="text1"/>
              <w:szCs w:val="21"/>
            </w:rPr>
          </w:rPrChange>
        </w:rPr>
        <w:t>p</w:t>
      </w:r>
      <w:r w:rsidRPr="003F084D">
        <w:rPr>
          <w:rFonts w:ascii="Times New Roman" w:hAnsi="Times New Roman" w:cs="Times New Roman"/>
          <w:b/>
          <w:bCs/>
          <w:color w:val="000000" w:themeColor="text1"/>
          <w:szCs w:val="21"/>
          <w:rPrChange w:id="2136" w:author="Yuting Wang" w:date="2026-02-11T11:33:00Z" w16du:dateUtc="2026-02-11T03:33:00Z">
            <w:rPr>
              <w:rFonts w:ascii="Arial" w:hAnsi="Arial" w:cs="Arial"/>
              <w:b/>
              <w:bCs/>
              <w:color w:val="000000" w:themeColor="text1"/>
              <w:szCs w:val="21"/>
            </w:rPr>
          </w:rPrChange>
        </w:rPr>
        <w:t xml:space="preserve">eptide </w:t>
      </w:r>
      <w:r w:rsidR="00E050EB" w:rsidRPr="003F084D">
        <w:rPr>
          <w:rFonts w:ascii="Times New Roman" w:hAnsi="Times New Roman" w:cs="Times New Roman"/>
          <w:b/>
          <w:bCs/>
          <w:color w:val="000000" w:themeColor="text1"/>
          <w:szCs w:val="21"/>
          <w:rPrChange w:id="2137" w:author="Yuting Wang" w:date="2026-02-11T11:33:00Z" w16du:dateUtc="2026-02-11T03:33:00Z">
            <w:rPr>
              <w:rFonts w:ascii="Arial" w:hAnsi="Arial" w:cs="Arial"/>
              <w:b/>
              <w:bCs/>
              <w:color w:val="000000" w:themeColor="text1"/>
              <w:szCs w:val="21"/>
            </w:rPr>
          </w:rPrChange>
        </w:rPr>
        <w:t>l</w:t>
      </w:r>
      <w:r w:rsidRPr="003F084D">
        <w:rPr>
          <w:rFonts w:ascii="Times New Roman" w:hAnsi="Times New Roman" w:cs="Times New Roman"/>
          <w:b/>
          <w:bCs/>
          <w:color w:val="000000" w:themeColor="text1"/>
          <w:szCs w:val="21"/>
          <w:rPrChange w:id="2138" w:author="Yuting Wang" w:date="2026-02-11T11:33:00Z" w16du:dateUtc="2026-02-11T03:33:00Z">
            <w:rPr>
              <w:rFonts w:ascii="Arial" w:hAnsi="Arial" w:cs="Arial"/>
              <w:b/>
              <w:bCs/>
              <w:color w:val="000000" w:themeColor="text1"/>
              <w:szCs w:val="21"/>
            </w:rPr>
          </w:rPrChange>
        </w:rPr>
        <w:t>engths.</w:t>
      </w:r>
    </w:p>
    <w:p w14:paraId="5208E3C9" w14:textId="218C0BF6" w:rsidR="00C04F34" w:rsidRPr="00C03CDD" w:rsidRDefault="00311727" w:rsidP="00C04F34">
      <w:pPr>
        <w:spacing w:line="360" w:lineRule="auto"/>
        <w:rPr>
          <w:ins w:id="2139" w:author="嘏 吴" w:date="2026-03-29T20:41:00Z" w16du:dateUtc="2026-03-29T12:41:00Z"/>
          <w:rFonts w:ascii="Times New Roman" w:hAnsi="Times New Roman" w:cs="Times New Roman"/>
          <w:color w:val="000000" w:themeColor="text1"/>
          <w:szCs w:val="21"/>
        </w:rPr>
      </w:pPr>
      <w:del w:id="2140" w:author="嘏 吴" w:date="2026-03-29T20:41:00Z" w16du:dateUtc="2026-03-29T12:41:00Z">
        <w:r w:rsidRPr="003F084D" w:rsidDel="00C04F34">
          <w:rPr>
            <w:rFonts w:ascii="Times New Roman" w:hAnsi="Times New Roman" w:cs="Times New Roman"/>
            <w:b/>
            <w:bCs/>
            <w:color w:val="000000" w:themeColor="text1"/>
            <w:szCs w:val="21"/>
            <w:rPrChange w:id="2141" w:author="Yuting Wang" w:date="2026-02-11T11:33:00Z" w16du:dateUtc="2026-02-11T03:33:00Z">
              <w:rPr>
                <w:rFonts w:ascii="Arial" w:hAnsi="Arial" w:cs="Arial"/>
                <w:b/>
                <w:bCs/>
                <w:color w:val="000000" w:themeColor="text1"/>
                <w:szCs w:val="21"/>
              </w:rPr>
            </w:rPrChange>
          </w:rPr>
          <w:lastRenderedPageBreak/>
          <w:delText>(A-B)</w:delText>
        </w:r>
      </w:del>
      <w:ins w:id="2142" w:author="Yuting Wang" w:date="2026-02-11T13:57:00Z" w16du:dateUtc="2026-02-11T05:57:00Z">
        <w:del w:id="2143" w:author="嘏 吴" w:date="2026-03-29T20:41:00Z" w16du:dateUtc="2026-03-29T12:41:00Z">
          <w:r w:rsidR="00DF647D" w:rsidDel="00C04F34">
            <w:rPr>
              <w:rFonts w:ascii="Times New Roman" w:hAnsi="Times New Roman" w:cs="Times New Roman" w:hint="eastAsia"/>
              <w:b/>
              <w:bCs/>
              <w:color w:val="000000" w:themeColor="text1"/>
              <w:szCs w:val="21"/>
            </w:rPr>
            <w:delText>A.</w:delText>
          </w:r>
        </w:del>
      </w:ins>
      <w:del w:id="2144" w:author="嘏 吴" w:date="2026-03-29T20:41:00Z" w16du:dateUtc="2026-03-29T12:41:00Z">
        <w:r w:rsidRPr="003F084D" w:rsidDel="00C04F34">
          <w:rPr>
            <w:rFonts w:ascii="Times New Roman" w:hAnsi="Times New Roman" w:cs="Times New Roman"/>
            <w:b/>
            <w:bCs/>
            <w:color w:val="000000" w:themeColor="text1"/>
            <w:szCs w:val="21"/>
            <w:rPrChange w:id="2145" w:author="Yuting Wang" w:date="2026-02-11T11:33:00Z" w16du:dateUtc="2026-02-11T03:33:00Z">
              <w:rPr>
                <w:rFonts w:ascii="Arial" w:hAnsi="Arial" w:cs="Arial"/>
                <w:b/>
                <w:bCs/>
                <w:color w:val="000000" w:themeColor="text1"/>
                <w:szCs w:val="21"/>
              </w:rPr>
            </w:rPrChange>
          </w:rPr>
          <w:delText xml:space="preserve"> </w:delText>
        </w:r>
        <w:r w:rsidRPr="003F084D" w:rsidDel="00C04F34">
          <w:rPr>
            <w:rFonts w:ascii="Times New Roman" w:hAnsi="Times New Roman" w:cs="Times New Roman"/>
            <w:color w:val="000000" w:themeColor="text1"/>
            <w:szCs w:val="21"/>
            <w:rPrChange w:id="2146" w:author="Yuting Wang" w:date="2026-02-11T11:33:00Z" w16du:dateUtc="2026-02-11T03:33:00Z">
              <w:rPr>
                <w:rFonts w:ascii="Arial" w:hAnsi="Arial" w:cs="Arial"/>
                <w:color w:val="000000" w:themeColor="text1"/>
                <w:szCs w:val="21"/>
              </w:rPr>
            </w:rPrChange>
          </w:rPr>
          <w:delText>Performance of the models under varying peptide lengths and HLA</w:delText>
        </w:r>
        <w:r w:rsidR="00E050EB" w:rsidRPr="003F084D" w:rsidDel="00C04F34">
          <w:rPr>
            <w:rFonts w:ascii="Times New Roman" w:hAnsi="Times New Roman" w:cs="Times New Roman"/>
            <w:color w:val="000000" w:themeColor="text1"/>
            <w:szCs w:val="21"/>
            <w:rPrChange w:id="2147" w:author="Yuting Wang" w:date="2026-02-11T11:33:00Z" w16du:dateUtc="2026-02-11T03:33:00Z">
              <w:rPr>
                <w:rFonts w:ascii="Arial" w:hAnsi="Arial" w:cs="Arial"/>
                <w:color w:val="000000" w:themeColor="text1"/>
                <w:szCs w:val="21"/>
              </w:rPr>
            </w:rPrChange>
          </w:rPr>
          <w:delText>-I</w:delText>
        </w:r>
        <w:r w:rsidRPr="003F084D" w:rsidDel="00C04F34">
          <w:rPr>
            <w:rFonts w:ascii="Times New Roman" w:hAnsi="Times New Roman" w:cs="Times New Roman"/>
            <w:color w:val="000000" w:themeColor="text1"/>
            <w:szCs w:val="21"/>
            <w:rPrChange w:id="2148" w:author="Yuting Wang" w:date="2026-02-11T11:33:00Z" w16du:dateUtc="2026-02-11T03:33:00Z">
              <w:rPr>
                <w:rFonts w:ascii="Arial" w:hAnsi="Arial" w:cs="Arial"/>
                <w:color w:val="000000" w:themeColor="text1"/>
                <w:szCs w:val="21"/>
              </w:rPr>
            </w:rPrChange>
          </w:rPr>
          <w:delText xml:space="preserve"> allele types, with lighter shades indicating superior performance.</w:delText>
        </w:r>
      </w:del>
      <w:ins w:id="2149" w:author="Yuting Wang" w:date="2026-02-11T14:06:00Z" w16du:dateUtc="2026-02-11T06:06:00Z">
        <w:del w:id="2150" w:author="嘏 吴" w:date="2026-03-29T20:41:00Z" w16du:dateUtc="2026-03-29T12:41:00Z">
          <w:r w:rsidR="00DA3760" w:rsidDel="00C04F34">
            <w:rPr>
              <w:rFonts w:ascii="Times New Roman" w:hAnsi="Times New Roman" w:cs="Times New Roman" w:hint="eastAsia"/>
              <w:color w:val="000000" w:themeColor="text1"/>
              <w:szCs w:val="21"/>
            </w:rPr>
            <w:delText xml:space="preserve"> </w:delText>
          </w:r>
          <w:r w:rsidR="00DA3760" w:rsidDel="00C04F34">
            <w:rPr>
              <w:rFonts w:ascii="Times New Roman" w:hAnsi="Times New Roman" w:cs="Times New Roman" w:hint="eastAsia"/>
              <w:b/>
              <w:bCs/>
              <w:color w:val="000000" w:themeColor="text1"/>
              <w:szCs w:val="21"/>
            </w:rPr>
            <w:delText>B.</w:delText>
          </w:r>
          <w:r w:rsidR="00DA3760" w:rsidRPr="007E1814" w:rsidDel="00C04F34">
            <w:rPr>
              <w:rFonts w:ascii="Times New Roman" w:hAnsi="Times New Roman" w:cs="Times New Roman"/>
              <w:b/>
              <w:bCs/>
              <w:color w:val="000000" w:themeColor="text1"/>
              <w:szCs w:val="21"/>
            </w:rPr>
            <w:delText xml:space="preserve"> </w:delText>
          </w:r>
          <w:r w:rsidR="00DA3760" w:rsidRPr="007E1814" w:rsidDel="00C04F34">
            <w:rPr>
              <w:rFonts w:ascii="Times New Roman" w:hAnsi="Times New Roman" w:cs="Times New Roman"/>
              <w:color w:val="000000" w:themeColor="text1"/>
              <w:szCs w:val="21"/>
            </w:rPr>
            <w:delText xml:space="preserve">Performance of the models under </w:delText>
          </w:r>
        </w:del>
      </w:ins>
      <w:ins w:id="2151" w:author="Yuting Wang" w:date="2026-02-11T14:07:00Z" w16du:dateUtc="2026-02-11T06:07:00Z">
        <w:del w:id="2152" w:author="嘏 吴" w:date="2026-03-29T20:41:00Z" w16du:dateUtc="2026-03-29T12:41:00Z">
          <w:r w:rsidR="00DA3760" w:rsidDel="00C04F34">
            <w:rPr>
              <w:rFonts w:ascii="Times New Roman" w:hAnsi="Times New Roman" w:cs="Times New Roman" w:hint="eastAsia"/>
              <w:color w:val="000000" w:themeColor="text1"/>
              <w:szCs w:val="21"/>
            </w:rPr>
            <w:delText>different</w:delText>
          </w:r>
        </w:del>
      </w:ins>
      <w:ins w:id="2153" w:author="Yuting Wang" w:date="2026-02-11T14:06:00Z" w16du:dateUtc="2026-02-11T06:06:00Z">
        <w:del w:id="2154" w:author="嘏 吴" w:date="2026-03-29T20:41:00Z" w16du:dateUtc="2026-03-29T12:41:00Z">
          <w:r w:rsidR="00DA3760" w:rsidRPr="007E1814" w:rsidDel="00C04F34">
            <w:rPr>
              <w:rFonts w:ascii="Times New Roman" w:hAnsi="Times New Roman" w:cs="Times New Roman"/>
              <w:color w:val="000000" w:themeColor="text1"/>
              <w:szCs w:val="21"/>
            </w:rPr>
            <w:delText xml:space="preserve"> HLA-I allele types, with lighter shades indicating superior performance.</w:delText>
          </w:r>
        </w:del>
      </w:ins>
      <w:ins w:id="2155" w:author="Yuting Wang" w:date="2026-02-11T13:58:00Z" w16du:dateUtc="2026-02-11T05:58:00Z">
        <w:del w:id="2156" w:author="嘏 吴" w:date="2026-03-29T20:41:00Z" w16du:dateUtc="2026-03-29T12:41:00Z">
          <w:r w:rsidR="00DF647D" w:rsidDel="00C04F34">
            <w:rPr>
              <w:rFonts w:ascii="Times New Roman" w:hAnsi="Times New Roman" w:cs="Times New Roman" w:hint="eastAsia"/>
              <w:color w:val="000000" w:themeColor="text1"/>
              <w:szCs w:val="21"/>
            </w:rPr>
            <w:delText xml:space="preserve"> </w:delText>
          </w:r>
          <w:r w:rsidR="00DF647D" w:rsidDel="00C04F34">
            <w:rPr>
              <w:rFonts w:ascii="Times New Roman" w:hAnsi="Times New Roman" w:cs="Times New Roman" w:hint="eastAsia"/>
              <w:b/>
              <w:bCs/>
              <w:color w:val="000000" w:themeColor="text1"/>
              <w:szCs w:val="21"/>
            </w:rPr>
            <w:delText>C.</w:delText>
          </w:r>
        </w:del>
      </w:ins>
      <w:del w:id="2157" w:author="嘏 吴" w:date="2026-03-29T20:41:00Z" w16du:dateUtc="2026-03-29T12:41:00Z">
        <w:r w:rsidRPr="003F084D" w:rsidDel="00C04F34">
          <w:rPr>
            <w:rFonts w:ascii="Times New Roman" w:hAnsi="Times New Roman" w:cs="Times New Roman"/>
            <w:b/>
            <w:bCs/>
            <w:color w:val="000000" w:themeColor="text1"/>
            <w:szCs w:val="21"/>
            <w:rPrChange w:id="2158" w:author="Yuting Wang" w:date="2026-02-11T11:33:00Z" w16du:dateUtc="2026-02-11T03:33:00Z">
              <w:rPr>
                <w:rFonts w:ascii="Arial" w:hAnsi="Arial" w:cs="Arial"/>
                <w:b/>
                <w:bCs/>
                <w:color w:val="000000" w:themeColor="text1"/>
                <w:szCs w:val="21"/>
              </w:rPr>
            </w:rPrChange>
          </w:rPr>
          <w:delText xml:space="preserve"> </w:delText>
        </w:r>
        <w:r w:rsidR="00A322F8" w:rsidRPr="003F084D" w:rsidDel="00C04F34">
          <w:rPr>
            <w:rFonts w:ascii="Times New Roman" w:hAnsi="Times New Roman" w:cs="Times New Roman"/>
            <w:color w:val="000000" w:themeColor="text1"/>
            <w:szCs w:val="21"/>
            <w:rPrChange w:id="2159" w:author="Yuting Wang" w:date="2026-02-11T11:33:00Z" w16du:dateUtc="2026-02-11T03:33:00Z">
              <w:rPr>
                <w:rFonts w:ascii="Arial" w:hAnsi="Arial" w:cs="Arial"/>
                <w:color w:val="000000" w:themeColor="text1"/>
                <w:szCs w:val="21"/>
              </w:rPr>
            </w:rPrChange>
          </w:rPr>
          <w:delText>Performance comparison</w:delText>
        </w:r>
        <w:r w:rsidRPr="003F084D" w:rsidDel="00C04F34">
          <w:rPr>
            <w:rFonts w:ascii="Times New Roman" w:hAnsi="Times New Roman" w:cs="Times New Roman"/>
            <w:color w:val="000000" w:themeColor="text1"/>
            <w:szCs w:val="21"/>
            <w:rPrChange w:id="2160" w:author="Yuting Wang" w:date="2026-02-11T11:33:00Z" w16du:dateUtc="2026-02-11T03:33:00Z">
              <w:rPr>
                <w:rFonts w:ascii="Arial" w:hAnsi="Arial" w:cs="Arial"/>
                <w:color w:val="000000" w:themeColor="text1"/>
                <w:szCs w:val="21"/>
              </w:rPr>
            </w:rPrChange>
          </w:rPr>
          <w:delText xml:space="preserve"> of the three predictor classes across different scenarios, with the highest-performing class indicated in the topmost block of each group.</w:delText>
        </w:r>
      </w:del>
      <w:ins w:id="2161" w:author="嘏 吴" w:date="2026-03-29T20:41:00Z" w16du:dateUtc="2026-03-29T12:41:00Z">
        <w:r w:rsidR="00C04F34" w:rsidRPr="00982699">
          <w:rPr>
            <w:rFonts w:ascii="Times New Roman" w:hAnsi="Times New Roman" w:cs="Times New Roman"/>
            <w:color w:val="000000" w:themeColor="text1"/>
            <w:szCs w:val="21"/>
          </w:rPr>
          <w:t xml:space="preserve">All evaluations in this figure are based on the testing dataset with a 1:9 positive-to-negative ratio, assessing key metrics including AUROC, AUPRC, F1-score, accuracy, MCC, precision, Sn, and Sp. </w:t>
        </w:r>
        <w:r w:rsidR="00C04F34" w:rsidRPr="00982699">
          <w:rPr>
            <w:rFonts w:ascii="Times New Roman" w:hAnsi="Times New Roman" w:cs="Times New Roman"/>
            <w:b/>
            <w:bCs/>
            <w:color w:val="000000" w:themeColor="text1"/>
            <w:szCs w:val="21"/>
          </w:rPr>
          <w:t>A.</w:t>
        </w:r>
        <w:r w:rsidR="00C04F34" w:rsidRPr="00982699">
          <w:rPr>
            <w:rFonts w:ascii="Times New Roman" w:hAnsi="Times New Roman" w:cs="Times New Roman"/>
            <w:color w:val="000000" w:themeColor="text1"/>
            <w:szCs w:val="21"/>
          </w:rPr>
          <w:t xml:space="preserve"> Performance of the models across different peptide length strata, with lighter shades indicating superior performance. </w:t>
        </w:r>
        <w:r w:rsidR="00C04F34" w:rsidRPr="00982699">
          <w:rPr>
            <w:rFonts w:ascii="Times New Roman" w:hAnsi="Times New Roman" w:cs="Times New Roman"/>
            <w:b/>
            <w:bCs/>
            <w:color w:val="000000" w:themeColor="text1"/>
            <w:szCs w:val="21"/>
          </w:rPr>
          <w:t>B.</w:t>
        </w:r>
        <w:r w:rsidR="00C04F34" w:rsidRPr="00982699">
          <w:rPr>
            <w:rFonts w:ascii="Times New Roman" w:hAnsi="Times New Roman" w:cs="Times New Roman"/>
            <w:color w:val="000000" w:themeColor="text1"/>
            <w:szCs w:val="21"/>
          </w:rPr>
          <w:t xml:space="preserve"> Performance of the models across different HLA type strata (HLA-A, HLA-B, and HLA-C), with lighter shades indicating superior performance. </w:t>
        </w:r>
        <w:r w:rsidR="00C04F34" w:rsidRPr="00982699">
          <w:rPr>
            <w:rFonts w:ascii="Times New Roman" w:hAnsi="Times New Roman" w:cs="Times New Roman"/>
            <w:b/>
            <w:bCs/>
            <w:color w:val="000000" w:themeColor="text1"/>
            <w:szCs w:val="21"/>
          </w:rPr>
          <w:t>C.</w:t>
        </w:r>
        <w:r w:rsidR="00C04F34" w:rsidRPr="00982699">
          <w:rPr>
            <w:rFonts w:ascii="Times New Roman" w:hAnsi="Times New Roman" w:cs="Times New Roman"/>
            <w:color w:val="000000" w:themeColor="text1"/>
            <w:szCs w:val="21"/>
          </w:rPr>
          <w:t xml:space="preserve"> Performance ranking of the three predefined predictor classes across various scenarios—including the overall dataset, specific peptide lengths, and specific HLA types—with the highest-performing class indicated in the topmost block of each group.</w:t>
        </w:r>
      </w:ins>
    </w:p>
    <w:p w14:paraId="5FE3E1D2" w14:textId="3A177CF9" w:rsidR="0072492B" w:rsidRPr="00C04F34" w:rsidDel="00C04F34" w:rsidRDefault="0072492B" w:rsidP="00F87561">
      <w:pPr>
        <w:spacing w:line="360" w:lineRule="auto"/>
        <w:rPr>
          <w:del w:id="2162" w:author="嘏 吴" w:date="2026-03-29T20:41:00Z" w16du:dateUtc="2026-03-29T12:41:00Z"/>
          <w:rFonts w:ascii="Times New Roman" w:hAnsi="Times New Roman" w:cs="Times New Roman"/>
          <w:color w:val="000000" w:themeColor="text1"/>
          <w:szCs w:val="21"/>
          <w:rPrChange w:id="2163" w:author="嘏 吴" w:date="2026-03-29T20:41:00Z" w16du:dateUtc="2026-03-29T12:41:00Z">
            <w:rPr>
              <w:del w:id="2164" w:author="嘏 吴" w:date="2026-03-29T20:41:00Z" w16du:dateUtc="2026-03-29T12:41:00Z"/>
              <w:rFonts w:ascii="Arial" w:hAnsi="Arial" w:cs="Arial"/>
              <w:color w:val="000000" w:themeColor="text1"/>
              <w:szCs w:val="21"/>
            </w:rPr>
          </w:rPrChange>
        </w:rPr>
      </w:pPr>
    </w:p>
    <w:p w14:paraId="1704CA88" w14:textId="77777777" w:rsidR="0072492B" w:rsidRPr="003F084D" w:rsidRDefault="0072492B" w:rsidP="00F87561">
      <w:pPr>
        <w:spacing w:line="360" w:lineRule="auto"/>
        <w:rPr>
          <w:rFonts w:ascii="Times New Roman" w:hAnsi="Times New Roman" w:cs="Times New Roman"/>
          <w:b/>
          <w:bCs/>
          <w:color w:val="000000" w:themeColor="text1"/>
          <w:szCs w:val="21"/>
          <w:rPrChange w:id="2165" w:author="Yuting Wang" w:date="2026-02-11T11:33:00Z" w16du:dateUtc="2026-02-11T03:33:00Z">
            <w:rPr>
              <w:rFonts w:ascii="Arial" w:hAnsi="Arial" w:cs="Arial"/>
              <w:b/>
              <w:bCs/>
              <w:color w:val="000000" w:themeColor="text1"/>
              <w:szCs w:val="21"/>
            </w:rPr>
          </w:rPrChange>
        </w:rPr>
      </w:pPr>
    </w:p>
    <w:p w14:paraId="71AAAD94" w14:textId="6FE04395" w:rsidR="00A016A2" w:rsidRPr="003F084D" w:rsidRDefault="00A016A2" w:rsidP="00F87561">
      <w:pPr>
        <w:spacing w:line="360" w:lineRule="auto"/>
        <w:rPr>
          <w:rFonts w:ascii="Times New Roman" w:hAnsi="Times New Roman" w:cs="Times New Roman"/>
          <w:b/>
          <w:bCs/>
          <w:color w:val="000000" w:themeColor="text1"/>
          <w:szCs w:val="21"/>
          <w:rPrChange w:id="2166" w:author="Yuting Wang" w:date="2026-02-11T11:33:00Z" w16du:dateUtc="2026-02-11T03:33:00Z">
            <w:rPr>
              <w:rFonts w:ascii="Arial" w:hAnsi="Arial" w:cs="Arial"/>
              <w:b/>
              <w:bCs/>
              <w:color w:val="000000" w:themeColor="text1"/>
              <w:szCs w:val="21"/>
            </w:rPr>
          </w:rPrChange>
        </w:rPr>
      </w:pPr>
      <w:r w:rsidRPr="003F084D">
        <w:rPr>
          <w:rFonts w:ascii="Times New Roman" w:hAnsi="Times New Roman" w:cs="Times New Roman"/>
          <w:b/>
          <w:bCs/>
          <w:color w:val="000000" w:themeColor="text1"/>
          <w:szCs w:val="21"/>
          <w:rPrChange w:id="2167" w:author="Yuting Wang" w:date="2026-02-11T11:33:00Z" w16du:dateUtc="2026-02-11T03:33:00Z">
            <w:rPr>
              <w:rFonts w:ascii="Arial" w:hAnsi="Arial" w:cs="Arial"/>
              <w:b/>
              <w:bCs/>
              <w:color w:val="000000" w:themeColor="text1"/>
              <w:szCs w:val="21"/>
            </w:rPr>
          </w:rPrChange>
        </w:rPr>
        <w:t xml:space="preserve">Figure </w:t>
      </w:r>
      <w:r w:rsidR="00F232D3" w:rsidRPr="003F084D">
        <w:rPr>
          <w:rFonts w:ascii="Times New Roman" w:hAnsi="Times New Roman" w:cs="Times New Roman"/>
          <w:b/>
          <w:bCs/>
          <w:color w:val="000000" w:themeColor="text1"/>
          <w:szCs w:val="21"/>
          <w:rPrChange w:id="2168" w:author="Yuting Wang" w:date="2026-02-11T11:33:00Z" w16du:dateUtc="2026-02-11T03:33:00Z">
            <w:rPr>
              <w:rFonts w:ascii="Arial" w:hAnsi="Arial" w:cs="Arial"/>
              <w:b/>
              <w:bCs/>
              <w:color w:val="000000" w:themeColor="text1"/>
              <w:szCs w:val="21"/>
            </w:rPr>
          </w:rPrChange>
        </w:rPr>
        <w:t>4</w:t>
      </w:r>
      <w:r w:rsidRPr="003F084D">
        <w:rPr>
          <w:rFonts w:ascii="Times New Roman" w:hAnsi="Times New Roman" w:cs="Times New Roman"/>
          <w:b/>
          <w:bCs/>
          <w:color w:val="000000" w:themeColor="text1"/>
          <w:szCs w:val="21"/>
          <w:rPrChange w:id="2169" w:author="Yuting Wang" w:date="2026-02-11T11:33:00Z" w16du:dateUtc="2026-02-11T03:33:00Z">
            <w:rPr>
              <w:rFonts w:ascii="Arial" w:hAnsi="Arial" w:cs="Arial"/>
              <w:b/>
              <w:bCs/>
              <w:color w:val="000000" w:themeColor="text1"/>
              <w:szCs w:val="21"/>
            </w:rPr>
          </w:rPrChange>
        </w:rPr>
        <w:t xml:space="preserve">. Explainable AI </w:t>
      </w:r>
      <w:r w:rsidR="00E050EB" w:rsidRPr="003F084D">
        <w:rPr>
          <w:rFonts w:ascii="Times New Roman" w:hAnsi="Times New Roman" w:cs="Times New Roman"/>
          <w:b/>
          <w:bCs/>
          <w:color w:val="000000" w:themeColor="text1"/>
          <w:szCs w:val="21"/>
          <w:rPrChange w:id="2170" w:author="Yuting Wang" w:date="2026-02-11T11:33:00Z" w16du:dateUtc="2026-02-11T03:33:00Z">
            <w:rPr>
              <w:rFonts w:ascii="Arial" w:hAnsi="Arial" w:cs="Arial"/>
              <w:b/>
              <w:bCs/>
              <w:color w:val="000000" w:themeColor="text1"/>
              <w:szCs w:val="21"/>
            </w:rPr>
          </w:rPrChange>
        </w:rPr>
        <w:t>i</w:t>
      </w:r>
      <w:r w:rsidRPr="003F084D">
        <w:rPr>
          <w:rFonts w:ascii="Times New Roman" w:hAnsi="Times New Roman" w:cs="Times New Roman"/>
          <w:b/>
          <w:bCs/>
          <w:color w:val="000000" w:themeColor="text1"/>
          <w:szCs w:val="21"/>
          <w:rPrChange w:id="2171" w:author="Yuting Wang" w:date="2026-02-11T11:33:00Z" w16du:dateUtc="2026-02-11T03:33:00Z">
            <w:rPr>
              <w:rFonts w:ascii="Arial" w:hAnsi="Arial" w:cs="Arial"/>
              <w:b/>
              <w:bCs/>
              <w:color w:val="000000" w:themeColor="text1"/>
              <w:szCs w:val="21"/>
            </w:rPr>
          </w:rPrChange>
        </w:rPr>
        <w:t xml:space="preserve">nsights for </w:t>
      </w:r>
      <w:r w:rsidR="00E050EB" w:rsidRPr="003F084D">
        <w:rPr>
          <w:rFonts w:ascii="Times New Roman" w:hAnsi="Times New Roman" w:cs="Times New Roman"/>
          <w:b/>
          <w:bCs/>
          <w:color w:val="000000" w:themeColor="text1"/>
          <w:szCs w:val="21"/>
          <w:rPrChange w:id="2172" w:author="Yuting Wang" w:date="2026-02-11T11:33:00Z" w16du:dateUtc="2026-02-11T03:33:00Z">
            <w:rPr>
              <w:rFonts w:ascii="Arial" w:hAnsi="Arial" w:cs="Arial"/>
              <w:b/>
              <w:bCs/>
              <w:color w:val="000000" w:themeColor="text1"/>
              <w:szCs w:val="21"/>
            </w:rPr>
          </w:rPrChange>
        </w:rPr>
        <w:t>HLA-I peptide binding predictors</w:t>
      </w:r>
      <w:r w:rsidRPr="003F084D">
        <w:rPr>
          <w:rFonts w:ascii="Times New Roman" w:hAnsi="Times New Roman" w:cs="Times New Roman"/>
          <w:b/>
          <w:bCs/>
          <w:color w:val="000000" w:themeColor="text1"/>
          <w:szCs w:val="21"/>
          <w:rPrChange w:id="2173" w:author="Yuting Wang" w:date="2026-02-11T11:33:00Z" w16du:dateUtc="2026-02-11T03:33:00Z">
            <w:rPr>
              <w:rFonts w:ascii="Arial" w:hAnsi="Arial" w:cs="Arial"/>
              <w:b/>
              <w:bCs/>
              <w:color w:val="000000" w:themeColor="text1"/>
              <w:szCs w:val="21"/>
            </w:rPr>
          </w:rPrChange>
        </w:rPr>
        <w:t>.</w:t>
      </w:r>
    </w:p>
    <w:p w14:paraId="5E10BBC5" w14:textId="19EFFA9D" w:rsidR="00A016A2" w:rsidDel="00C04F34" w:rsidRDefault="00A016A2" w:rsidP="00F87561">
      <w:pPr>
        <w:spacing w:line="360" w:lineRule="auto"/>
        <w:rPr>
          <w:del w:id="2174" w:author="嘏 吴" w:date="2026-03-29T20:42:00Z" w16du:dateUtc="2026-03-29T12:42:00Z"/>
          <w:rFonts w:ascii="Times New Roman" w:hAnsi="Times New Roman" w:cs="Times New Roman"/>
          <w:color w:val="000000" w:themeColor="text1"/>
          <w:szCs w:val="21"/>
        </w:rPr>
      </w:pPr>
      <w:del w:id="2175" w:author="嘏 吴" w:date="2026-03-29T20:42:00Z" w16du:dateUtc="2026-03-29T12:42:00Z">
        <w:r w:rsidRPr="003F084D" w:rsidDel="00C04F34">
          <w:rPr>
            <w:rFonts w:ascii="Times New Roman" w:hAnsi="Times New Roman" w:cs="Times New Roman"/>
            <w:b/>
            <w:bCs/>
            <w:color w:val="000000" w:themeColor="text1"/>
            <w:szCs w:val="21"/>
            <w:rPrChange w:id="2176" w:author="Yuting Wang" w:date="2026-02-11T11:33:00Z" w16du:dateUtc="2026-02-11T03:33:00Z">
              <w:rPr>
                <w:rFonts w:ascii="Arial" w:hAnsi="Arial" w:cs="Arial"/>
                <w:b/>
                <w:bCs/>
                <w:color w:val="000000" w:themeColor="text1"/>
                <w:szCs w:val="21"/>
              </w:rPr>
            </w:rPrChange>
          </w:rPr>
          <w:delText>(A-C)</w:delText>
        </w:r>
      </w:del>
      <w:ins w:id="2177" w:author="Yuting Wang" w:date="2026-02-11T13:58:00Z" w16du:dateUtc="2026-02-11T05:58:00Z">
        <w:del w:id="2178" w:author="嘏 吴" w:date="2026-03-29T20:42:00Z" w16du:dateUtc="2026-03-29T12:42:00Z">
          <w:r w:rsidR="00DF647D" w:rsidDel="00C04F34">
            <w:rPr>
              <w:rFonts w:ascii="Times New Roman" w:hAnsi="Times New Roman" w:cs="Times New Roman" w:hint="eastAsia"/>
              <w:b/>
              <w:bCs/>
              <w:color w:val="000000" w:themeColor="text1"/>
              <w:szCs w:val="21"/>
            </w:rPr>
            <w:delText>A-C.</w:delText>
          </w:r>
        </w:del>
      </w:ins>
      <w:del w:id="2179" w:author="嘏 吴" w:date="2026-03-29T20:42:00Z" w16du:dateUtc="2026-03-29T12:42:00Z">
        <w:r w:rsidRPr="003F084D" w:rsidDel="00C04F34">
          <w:rPr>
            <w:rFonts w:ascii="Times New Roman" w:hAnsi="Times New Roman" w:cs="Times New Roman"/>
            <w:color w:val="000000" w:themeColor="text1"/>
            <w:szCs w:val="21"/>
            <w:rPrChange w:id="2180" w:author="Yuting Wang" w:date="2026-02-11T11:33:00Z" w16du:dateUtc="2026-02-11T03:33:00Z">
              <w:rPr>
                <w:rFonts w:ascii="Arial" w:hAnsi="Arial" w:cs="Arial"/>
                <w:color w:val="000000" w:themeColor="text1"/>
                <w:szCs w:val="21"/>
              </w:rPr>
            </w:rPrChange>
          </w:rPr>
          <w:delText xml:space="preserve"> Binding motifs for HLA-A</w:delText>
        </w:r>
      </w:del>
      <w:ins w:id="2181" w:author="Yuting Wang" w:date="2026-03-02T10:35:00Z" w16du:dateUtc="2026-03-02T02:35:00Z">
        <w:del w:id="2182" w:author="嘏 吴" w:date="2026-03-29T20:42:00Z" w16du:dateUtc="2026-03-29T12:42:00Z">
          <w:r w:rsidR="00F330F4" w:rsidDel="00C04F34">
            <w:rPr>
              <w:rFonts w:ascii="Times New Roman" w:hAnsi="Times New Roman" w:cs="Times New Roman" w:hint="eastAsia"/>
              <w:color w:val="000000" w:themeColor="text1"/>
              <w:szCs w:val="21"/>
            </w:rPr>
            <w:delText>*</w:delText>
          </w:r>
        </w:del>
      </w:ins>
      <w:del w:id="2183" w:author="嘏 吴" w:date="2026-03-29T20:42:00Z" w16du:dateUtc="2026-03-29T12:42:00Z">
        <w:r w:rsidRPr="00F330F4" w:rsidDel="00C04F34">
          <w:rPr>
            <w:rFonts w:ascii="Times New Roman" w:hAnsi="Times New Roman" w:cs="Times New Roman"/>
            <w:color w:val="000000" w:themeColor="text1"/>
            <w:szCs w:val="21"/>
            <w:rPrChange w:id="2184" w:author="Yuting Wang" w:date="2026-03-02T10:35:00Z" w16du:dateUtc="2026-03-02T02:35:00Z">
              <w:rPr>
                <w:rFonts w:ascii="Arial" w:hAnsi="Arial" w:cs="Arial"/>
                <w:i/>
                <w:iCs/>
                <w:color w:val="000000" w:themeColor="text1"/>
                <w:szCs w:val="21"/>
              </w:rPr>
            </w:rPrChange>
          </w:rPr>
          <w:delText>02:01 9-mer</w:delText>
        </w:r>
        <w:r w:rsidRPr="00F330F4" w:rsidDel="00C04F34">
          <w:rPr>
            <w:rFonts w:ascii="Times New Roman" w:hAnsi="Times New Roman" w:cs="Times New Roman"/>
            <w:color w:val="000000" w:themeColor="text1"/>
            <w:szCs w:val="21"/>
            <w:rPrChange w:id="2185" w:author="Yuting Wang" w:date="2026-03-02T10:35:00Z" w16du:dateUtc="2026-03-02T02:35:00Z">
              <w:rPr>
                <w:rFonts w:ascii="Arial" w:hAnsi="Arial" w:cs="Arial"/>
                <w:b/>
                <w:bCs/>
                <w:i/>
                <w:iCs/>
                <w:color w:val="000000" w:themeColor="text1"/>
                <w:szCs w:val="21"/>
              </w:rPr>
            </w:rPrChange>
          </w:rPr>
          <w:delText xml:space="preserve"> </w:delText>
        </w:r>
        <w:r w:rsidRPr="00F330F4" w:rsidDel="00C04F34">
          <w:rPr>
            <w:rFonts w:ascii="Times New Roman" w:hAnsi="Times New Roman" w:cs="Times New Roman"/>
            <w:color w:val="000000" w:themeColor="text1"/>
            <w:szCs w:val="21"/>
            <w:rPrChange w:id="2186" w:author="Yuting Wang" w:date="2026-03-02T10:35:00Z" w16du:dateUtc="2026-03-02T02:35:00Z">
              <w:rPr>
                <w:rFonts w:ascii="Arial" w:hAnsi="Arial" w:cs="Arial"/>
                <w:b/>
                <w:bCs/>
                <w:color w:val="000000" w:themeColor="text1"/>
                <w:szCs w:val="21"/>
              </w:rPr>
            </w:rPrChange>
          </w:rPr>
          <w:delText>(A)</w:delText>
        </w:r>
        <w:r w:rsidRPr="00F330F4" w:rsidDel="00C04F34">
          <w:rPr>
            <w:rFonts w:ascii="Times New Roman" w:hAnsi="Times New Roman" w:cs="Times New Roman"/>
            <w:color w:val="000000" w:themeColor="text1"/>
            <w:szCs w:val="21"/>
            <w:rPrChange w:id="2187" w:author="Yuting Wang" w:date="2026-03-02T10:35:00Z" w16du:dateUtc="2026-03-02T02:35:00Z">
              <w:rPr>
                <w:rFonts w:ascii="Arial" w:hAnsi="Arial" w:cs="Arial"/>
                <w:color w:val="000000" w:themeColor="text1"/>
                <w:szCs w:val="21"/>
              </w:rPr>
            </w:rPrChange>
          </w:rPr>
          <w:delText>,</w:delText>
        </w:r>
        <w:r w:rsidRPr="00F330F4" w:rsidDel="00C04F34">
          <w:rPr>
            <w:rFonts w:ascii="Times New Roman" w:hAnsi="Times New Roman" w:cs="Times New Roman"/>
            <w:color w:val="000000" w:themeColor="text1"/>
            <w:szCs w:val="21"/>
            <w:rPrChange w:id="2188" w:author="Yuting Wang" w:date="2026-03-02T10:35:00Z" w16du:dateUtc="2026-03-02T02:35:00Z">
              <w:rPr>
                <w:rFonts w:ascii="Arial" w:hAnsi="Arial" w:cs="Arial"/>
                <w:i/>
                <w:iCs/>
                <w:color w:val="000000" w:themeColor="text1"/>
                <w:szCs w:val="21"/>
              </w:rPr>
            </w:rPrChange>
          </w:rPr>
          <w:delText xml:space="preserve"> HLA-B</w:delText>
        </w:r>
      </w:del>
      <w:ins w:id="2189" w:author="Yuting Wang" w:date="2026-03-02T10:35:00Z" w16du:dateUtc="2026-03-02T02:35:00Z">
        <w:del w:id="2190" w:author="嘏 吴" w:date="2026-03-29T20:42:00Z" w16du:dateUtc="2026-03-29T12:42:00Z">
          <w:r w:rsidR="00F330F4" w:rsidDel="00C04F34">
            <w:rPr>
              <w:rFonts w:ascii="Times New Roman" w:hAnsi="Times New Roman" w:cs="Times New Roman" w:hint="eastAsia"/>
              <w:color w:val="000000" w:themeColor="text1"/>
              <w:szCs w:val="21"/>
            </w:rPr>
            <w:delText>*</w:delText>
          </w:r>
        </w:del>
      </w:ins>
      <w:del w:id="2191" w:author="嘏 吴" w:date="2026-03-29T20:42:00Z" w16du:dateUtc="2026-03-29T12:42:00Z">
        <w:r w:rsidRPr="00F330F4" w:rsidDel="00C04F34">
          <w:rPr>
            <w:rFonts w:ascii="Times New Roman" w:hAnsi="Times New Roman" w:cs="Times New Roman"/>
            <w:color w:val="000000" w:themeColor="text1"/>
            <w:szCs w:val="21"/>
            <w:rPrChange w:id="2192" w:author="Yuting Wang" w:date="2026-03-02T10:35:00Z" w16du:dateUtc="2026-03-02T02:35:00Z">
              <w:rPr>
                <w:rFonts w:ascii="Arial" w:hAnsi="Arial" w:cs="Arial"/>
                <w:color w:val="000000" w:themeColor="text1"/>
                <w:szCs w:val="21"/>
              </w:rPr>
            </w:rPrChange>
          </w:rPr>
          <w:delText xml:space="preserve">15:02 9-mer </w:delText>
        </w:r>
        <w:r w:rsidRPr="00F330F4" w:rsidDel="00C04F34">
          <w:rPr>
            <w:rFonts w:ascii="Times New Roman" w:hAnsi="Times New Roman" w:cs="Times New Roman"/>
            <w:color w:val="000000" w:themeColor="text1"/>
            <w:szCs w:val="21"/>
            <w:rPrChange w:id="2193" w:author="Yuting Wang" w:date="2026-03-02T10:35:00Z" w16du:dateUtc="2026-03-02T02:35:00Z">
              <w:rPr>
                <w:rFonts w:ascii="Arial" w:hAnsi="Arial" w:cs="Arial"/>
                <w:b/>
                <w:bCs/>
                <w:color w:val="000000" w:themeColor="text1"/>
                <w:szCs w:val="21"/>
              </w:rPr>
            </w:rPrChange>
          </w:rPr>
          <w:delText>(B)</w:delText>
        </w:r>
        <w:r w:rsidRPr="00F330F4" w:rsidDel="00C04F34">
          <w:rPr>
            <w:rFonts w:ascii="Times New Roman" w:hAnsi="Times New Roman" w:cs="Times New Roman"/>
            <w:color w:val="000000" w:themeColor="text1"/>
            <w:szCs w:val="21"/>
            <w:rPrChange w:id="2194" w:author="Yuting Wang" w:date="2026-03-02T10:35:00Z" w16du:dateUtc="2026-03-02T02:35:00Z">
              <w:rPr>
                <w:rFonts w:ascii="Arial" w:hAnsi="Arial" w:cs="Arial"/>
                <w:color w:val="000000" w:themeColor="text1"/>
                <w:szCs w:val="21"/>
              </w:rPr>
            </w:rPrChange>
          </w:rPr>
          <w:delText>, a</w:delText>
        </w:r>
        <w:r w:rsidRPr="003F084D" w:rsidDel="00C04F34">
          <w:rPr>
            <w:rFonts w:ascii="Times New Roman" w:hAnsi="Times New Roman" w:cs="Times New Roman"/>
            <w:color w:val="000000" w:themeColor="text1"/>
            <w:szCs w:val="21"/>
            <w:rPrChange w:id="2195" w:author="Yuting Wang" w:date="2026-02-11T11:33:00Z" w16du:dateUtc="2026-02-11T03:33:00Z">
              <w:rPr>
                <w:rFonts w:ascii="Arial" w:hAnsi="Arial" w:cs="Arial"/>
                <w:color w:val="000000" w:themeColor="text1"/>
                <w:szCs w:val="21"/>
              </w:rPr>
            </w:rPrChange>
          </w:rPr>
          <w:delText xml:space="preserve">nd HLA-C*05:01 9-mer </w:delText>
        </w:r>
        <w:r w:rsidRPr="00DF647D" w:rsidDel="00C04F34">
          <w:rPr>
            <w:rFonts w:ascii="Times New Roman" w:hAnsi="Times New Roman" w:cs="Times New Roman"/>
            <w:color w:val="000000" w:themeColor="text1"/>
            <w:szCs w:val="21"/>
            <w:rPrChange w:id="2196" w:author="Yuting Wang" w:date="2026-02-11T14:02:00Z" w16du:dateUtc="2026-02-11T06:02:00Z">
              <w:rPr>
                <w:rFonts w:ascii="Arial" w:hAnsi="Arial" w:cs="Arial"/>
                <w:b/>
                <w:bCs/>
                <w:color w:val="000000" w:themeColor="text1"/>
                <w:szCs w:val="21"/>
              </w:rPr>
            </w:rPrChange>
          </w:rPr>
          <w:delText>(C)</w:delText>
        </w:r>
        <w:r w:rsidRPr="00DF647D" w:rsidDel="00C04F34">
          <w:rPr>
            <w:rFonts w:ascii="Times New Roman" w:hAnsi="Times New Roman" w:cs="Times New Roman"/>
            <w:color w:val="000000" w:themeColor="text1"/>
            <w:szCs w:val="21"/>
            <w:rPrChange w:id="2197" w:author="Yuting Wang" w:date="2026-02-11T14:02:00Z" w16du:dateUtc="2026-02-11T06:02:00Z">
              <w:rPr>
                <w:rFonts w:ascii="Arial" w:hAnsi="Arial" w:cs="Arial"/>
                <w:color w:val="000000" w:themeColor="text1"/>
                <w:szCs w:val="21"/>
              </w:rPr>
            </w:rPrChange>
          </w:rPr>
          <w:delText>.</w:delText>
        </w:r>
      </w:del>
      <w:ins w:id="2198" w:author="Yuting Wang" w:date="2026-02-11T13:59:00Z" w16du:dateUtc="2026-02-11T05:59:00Z">
        <w:del w:id="2199" w:author="嘏 吴" w:date="2026-03-29T20:42:00Z" w16du:dateUtc="2026-03-29T12:42:00Z">
          <w:r w:rsidR="00DF647D" w:rsidDel="00C04F34">
            <w:rPr>
              <w:rFonts w:ascii="Times New Roman" w:hAnsi="Times New Roman" w:cs="Times New Roman" w:hint="eastAsia"/>
              <w:color w:val="000000" w:themeColor="text1"/>
              <w:szCs w:val="21"/>
            </w:rPr>
            <w:delText xml:space="preserve"> </w:delText>
          </w:r>
        </w:del>
      </w:ins>
      <w:del w:id="2200" w:author="嘏 吴" w:date="2026-03-29T20:42:00Z" w16du:dateUtc="2026-03-29T12:42:00Z">
        <w:r w:rsidR="004A68AD" w:rsidRPr="003F084D" w:rsidDel="00C04F34">
          <w:rPr>
            <w:rFonts w:ascii="Times New Roman" w:hAnsi="Times New Roman" w:cs="Times New Roman"/>
            <w:b/>
            <w:bCs/>
            <w:color w:val="000000" w:themeColor="text1"/>
            <w:szCs w:val="21"/>
            <w:rPrChange w:id="2201" w:author="Yuting Wang" w:date="2026-02-11T11:33:00Z" w16du:dateUtc="2026-02-11T03:33:00Z">
              <w:rPr>
                <w:rFonts w:ascii="Arial" w:hAnsi="Arial" w:cs="Arial"/>
                <w:b/>
                <w:bCs/>
                <w:color w:val="000000" w:themeColor="text1"/>
                <w:szCs w:val="21"/>
              </w:rPr>
            </w:rPrChange>
          </w:rPr>
          <w:delText>(</w:delText>
        </w:r>
        <w:r w:rsidRPr="003F084D" w:rsidDel="00C04F34">
          <w:rPr>
            <w:rFonts w:ascii="Times New Roman" w:hAnsi="Times New Roman" w:cs="Times New Roman"/>
            <w:b/>
            <w:bCs/>
            <w:color w:val="000000" w:themeColor="text1"/>
            <w:szCs w:val="21"/>
            <w:rPrChange w:id="2202" w:author="Yuting Wang" w:date="2026-02-11T11:33:00Z" w16du:dateUtc="2026-02-11T03:33:00Z">
              <w:rPr>
                <w:rFonts w:ascii="Arial" w:hAnsi="Arial" w:cs="Arial"/>
                <w:b/>
                <w:bCs/>
                <w:color w:val="000000" w:themeColor="text1"/>
                <w:szCs w:val="21"/>
              </w:rPr>
            </w:rPrChange>
          </w:rPr>
          <w:delText>D-F</w:delText>
        </w:r>
        <w:r w:rsidR="004A68AD" w:rsidRPr="003F084D" w:rsidDel="00C04F34">
          <w:rPr>
            <w:rFonts w:ascii="Times New Roman" w:hAnsi="Times New Roman" w:cs="Times New Roman"/>
            <w:b/>
            <w:bCs/>
            <w:color w:val="000000" w:themeColor="text1"/>
            <w:szCs w:val="21"/>
            <w:rPrChange w:id="2203" w:author="Yuting Wang" w:date="2026-02-11T11:33:00Z" w16du:dateUtc="2026-02-11T03:33:00Z">
              <w:rPr>
                <w:rFonts w:ascii="Arial" w:hAnsi="Arial" w:cs="Arial"/>
                <w:b/>
                <w:bCs/>
                <w:color w:val="000000" w:themeColor="text1"/>
                <w:szCs w:val="21"/>
              </w:rPr>
            </w:rPrChange>
          </w:rPr>
          <w:delText>)</w:delText>
        </w:r>
      </w:del>
      <w:ins w:id="2204" w:author="Yuting Wang" w:date="2026-02-11T13:59:00Z" w16du:dateUtc="2026-02-11T05:59:00Z">
        <w:del w:id="2205" w:author="嘏 吴" w:date="2026-03-29T20:42:00Z" w16du:dateUtc="2026-03-29T12:42:00Z">
          <w:r w:rsidR="00DF647D" w:rsidDel="00C04F34">
            <w:rPr>
              <w:rFonts w:ascii="Times New Roman" w:hAnsi="Times New Roman" w:cs="Times New Roman" w:hint="eastAsia"/>
              <w:b/>
              <w:bCs/>
              <w:color w:val="000000" w:themeColor="text1"/>
              <w:szCs w:val="21"/>
            </w:rPr>
            <w:delText>D-F.</w:delText>
          </w:r>
        </w:del>
      </w:ins>
      <w:del w:id="2206" w:author="嘏 吴" w:date="2026-03-29T20:42:00Z" w16du:dateUtc="2026-03-29T12:42:00Z">
        <w:r w:rsidRPr="003F084D" w:rsidDel="00C04F34">
          <w:rPr>
            <w:rFonts w:ascii="Times New Roman" w:hAnsi="Times New Roman" w:cs="Times New Roman"/>
            <w:b/>
            <w:bCs/>
            <w:color w:val="000000" w:themeColor="text1"/>
            <w:szCs w:val="21"/>
            <w:rPrChange w:id="2207" w:author="Yuting Wang" w:date="2026-02-11T11:33:00Z" w16du:dateUtc="2026-02-11T03:33:00Z">
              <w:rPr>
                <w:rFonts w:ascii="Arial" w:hAnsi="Arial" w:cs="Arial"/>
                <w:b/>
                <w:bCs/>
                <w:color w:val="000000" w:themeColor="text1"/>
                <w:szCs w:val="21"/>
              </w:rPr>
            </w:rPrChange>
          </w:rPr>
          <w:delText xml:space="preserve"> </w:delText>
        </w:r>
        <w:r w:rsidRPr="003F084D" w:rsidDel="00C04F34">
          <w:rPr>
            <w:rFonts w:ascii="Times New Roman" w:hAnsi="Times New Roman" w:cs="Times New Roman"/>
            <w:color w:val="000000" w:themeColor="text1"/>
            <w:szCs w:val="21"/>
            <w:rPrChange w:id="2208" w:author="Yuting Wang" w:date="2026-02-11T11:33:00Z" w16du:dateUtc="2026-02-11T03:33:00Z">
              <w:rPr>
                <w:rFonts w:ascii="Arial" w:hAnsi="Arial" w:cs="Arial"/>
                <w:color w:val="000000" w:themeColor="text1"/>
                <w:szCs w:val="21"/>
              </w:rPr>
            </w:rPrChange>
          </w:rPr>
          <w:delText>Median SHAP values across 100 peptides for each allele, generated by eight different predictors.</w:delText>
        </w:r>
      </w:del>
      <w:ins w:id="2209" w:author="Yuting Wang" w:date="2026-02-11T14:00:00Z" w16du:dateUtc="2026-02-11T06:00:00Z">
        <w:del w:id="2210" w:author="嘏 吴" w:date="2026-03-29T20:42:00Z" w16du:dateUtc="2026-03-29T12:42:00Z">
          <w:r w:rsidR="00DF647D" w:rsidDel="00C04F34">
            <w:rPr>
              <w:rFonts w:ascii="Times New Roman" w:hAnsi="Times New Roman" w:cs="Times New Roman" w:hint="eastAsia"/>
              <w:color w:val="000000" w:themeColor="text1"/>
              <w:szCs w:val="21"/>
            </w:rPr>
            <w:delText xml:space="preserve"> </w:delText>
          </w:r>
          <w:r w:rsidR="00DF647D" w:rsidDel="00C04F34">
            <w:rPr>
              <w:rFonts w:ascii="Times New Roman" w:hAnsi="Times New Roman" w:cs="Times New Roman" w:hint="eastAsia"/>
              <w:b/>
              <w:bCs/>
              <w:color w:val="000000" w:themeColor="text1"/>
              <w:szCs w:val="21"/>
            </w:rPr>
            <w:delText>G-I.</w:delText>
          </w:r>
        </w:del>
      </w:ins>
      <w:del w:id="2211" w:author="嘏 吴" w:date="2026-03-29T20:42:00Z" w16du:dateUtc="2026-03-29T12:42:00Z">
        <w:r w:rsidRPr="003F084D" w:rsidDel="00C04F34">
          <w:rPr>
            <w:rFonts w:ascii="Times New Roman" w:hAnsi="Times New Roman" w:cs="Times New Roman"/>
            <w:b/>
            <w:bCs/>
            <w:color w:val="000000" w:themeColor="text1"/>
            <w:szCs w:val="21"/>
            <w:rPrChange w:id="2212" w:author="Yuting Wang" w:date="2026-02-11T11:33:00Z" w16du:dateUtc="2026-02-11T03:33:00Z">
              <w:rPr>
                <w:rFonts w:ascii="Arial" w:hAnsi="Arial" w:cs="Arial"/>
                <w:b/>
                <w:bCs/>
                <w:color w:val="000000" w:themeColor="text1"/>
                <w:szCs w:val="21"/>
              </w:rPr>
            </w:rPrChange>
          </w:rPr>
          <w:delText xml:space="preserve"> </w:delText>
        </w:r>
        <w:r w:rsidRPr="003F084D" w:rsidDel="00C04F34">
          <w:rPr>
            <w:rFonts w:ascii="Times New Roman" w:hAnsi="Times New Roman" w:cs="Times New Roman"/>
            <w:color w:val="000000" w:themeColor="text1"/>
            <w:szCs w:val="21"/>
            <w:rPrChange w:id="2213" w:author="Yuting Wang" w:date="2026-02-11T11:33:00Z" w16du:dateUtc="2026-02-11T03:33:00Z">
              <w:rPr>
                <w:rFonts w:ascii="Arial" w:hAnsi="Arial" w:cs="Arial"/>
                <w:color w:val="000000" w:themeColor="text1"/>
                <w:szCs w:val="21"/>
              </w:rPr>
            </w:rPrChange>
          </w:rPr>
          <w:delText>p</w:delText>
        </w:r>
        <w:r w:rsidR="005710AC" w:rsidRPr="003F084D" w:rsidDel="00C04F34">
          <w:rPr>
            <w:rFonts w:ascii="Times New Roman" w:hAnsi="Times New Roman" w:cs="Times New Roman"/>
            <w:color w:val="000000" w:themeColor="text1"/>
            <w:szCs w:val="21"/>
            <w:rPrChange w:id="2214" w:author="Yuting Wang" w:date="2026-02-11T11:33:00Z" w16du:dateUtc="2026-02-11T03:33:00Z">
              <w:rPr>
                <w:rFonts w:ascii="Arial" w:hAnsi="Arial" w:cs="Arial"/>
                <w:color w:val="000000" w:themeColor="text1"/>
                <w:szCs w:val="21"/>
              </w:rPr>
            </w:rPrChange>
          </w:rPr>
          <w:delText>eptide-</w:delText>
        </w:r>
        <w:r w:rsidRPr="003F084D" w:rsidDel="00C04F34">
          <w:rPr>
            <w:rFonts w:ascii="Times New Roman" w:hAnsi="Times New Roman" w:cs="Times New Roman"/>
            <w:color w:val="000000" w:themeColor="text1"/>
            <w:szCs w:val="21"/>
            <w:rPrChange w:id="2215" w:author="Yuting Wang" w:date="2026-02-11T11:33:00Z" w16du:dateUtc="2026-02-11T03:33:00Z">
              <w:rPr>
                <w:rFonts w:ascii="Arial" w:hAnsi="Arial" w:cs="Arial"/>
                <w:color w:val="000000" w:themeColor="text1"/>
                <w:szCs w:val="21"/>
              </w:rPr>
            </w:rPrChange>
          </w:rPr>
          <w:delText>HLA structures predicted by APE-Gen2.0, with ΔΔG values for each peptide residue calculated by BAlaS. Higher ΔΔG indicates greater contribution to binding, while the total ΔG of the complex reflects its stability (lower ΔG corresponds to greater stability).</w:delText>
        </w:r>
      </w:del>
      <w:ins w:id="2216" w:author="Yuting Wang" w:date="2026-02-11T14:00:00Z" w16du:dateUtc="2026-02-11T06:00:00Z">
        <w:del w:id="2217" w:author="嘏 吴" w:date="2026-03-29T20:42:00Z" w16du:dateUtc="2026-03-29T12:42:00Z">
          <w:r w:rsidR="00DF647D" w:rsidDel="00C04F34">
            <w:rPr>
              <w:rFonts w:ascii="Times New Roman" w:hAnsi="Times New Roman" w:cs="Times New Roman" w:hint="eastAsia"/>
              <w:color w:val="000000" w:themeColor="text1"/>
              <w:szCs w:val="21"/>
            </w:rPr>
            <w:delText xml:space="preserve"> </w:delText>
          </w:r>
          <w:r w:rsidR="00DF647D" w:rsidDel="00C04F34">
            <w:rPr>
              <w:rFonts w:ascii="Times New Roman" w:hAnsi="Times New Roman" w:cs="Times New Roman" w:hint="eastAsia"/>
              <w:b/>
              <w:bCs/>
              <w:color w:val="000000" w:themeColor="text1"/>
              <w:szCs w:val="21"/>
            </w:rPr>
            <w:delText>J-K.</w:delText>
          </w:r>
        </w:del>
      </w:ins>
      <w:del w:id="2218" w:author="嘏 吴" w:date="2026-03-29T20:42:00Z" w16du:dateUtc="2026-03-29T12:42:00Z">
        <w:r w:rsidRPr="003F084D" w:rsidDel="00C04F34">
          <w:rPr>
            <w:rFonts w:ascii="Times New Roman" w:hAnsi="Times New Roman" w:cs="Times New Roman"/>
            <w:b/>
            <w:bCs/>
            <w:color w:val="000000" w:themeColor="text1"/>
            <w:szCs w:val="21"/>
            <w:rPrChange w:id="2219" w:author="Yuting Wang" w:date="2026-02-11T11:33:00Z" w16du:dateUtc="2026-02-11T03:33:00Z">
              <w:rPr>
                <w:rFonts w:ascii="Arial" w:hAnsi="Arial" w:cs="Arial"/>
                <w:b/>
                <w:bCs/>
                <w:color w:val="000000" w:themeColor="text1"/>
                <w:szCs w:val="21"/>
              </w:rPr>
            </w:rPrChange>
          </w:rPr>
          <w:delText xml:space="preserve"> </w:delText>
        </w:r>
        <w:r w:rsidRPr="003F084D" w:rsidDel="00C04F34">
          <w:rPr>
            <w:rFonts w:ascii="Times New Roman" w:hAnsi="Times New Roman" w:cs="Times New Roman"/>
            <w:color w:val="000000" w:themeColor="text1"/>
            <w:szCs w:val="21"/>
            <w:rPrChange w:id="2220" w:author="Yuting Wang" w:date="2026-02-11T11:33:00Z" w16du:dateUtc="2026-02-11T03:33:00Z">
              <w:rPr>
                <w:rFonts w:ascii="Arial" w:hAnsi="Arial" w:cs="Arial"/>
                <w:color w:val="000000" w:themeColor="text1"/>
                <w:szCs w:val="21"/>
              </w:rPr>
            </w:rPrChange>
          </w:rPr>
          <w:delText>SHAP values for each peptide residue and binary binding outcomes across the predictors.</w:delText>
        </w:r>
      </w:del>
    </w:p>
    <w:p w14:paraId="5430694E" w14:textId="3C951544" w:rsidR="00F87561" w:rsidRPr="00C04F34" w:rsidRDefault="00C04F34">
      <w:pPr>
        <w:spacing w:line="360" w:lineRule="auto"/>
        <w:rPr>
          <w:rFonts w:ascii="Times New Roman" w:hAnsi="Times New Roman" w:cs="Times New Roman"/>
          <w:color w:val="000000" w:themeColor="text1"/>
          <w:szCs w:val="21"/>
          <w:rPrChange w:id="2221" w:author="嘏 吴" w:date="2026-03-29T20:42:00Z" w16du:dateUtc="2026-03-29T12:42:00Z">
            <w:rPr>
              <w:rFonts w:ascii="Arial" w:hAnsi="Arial" w:cs="Arial"/>
              <w:b/>
              <w:bCs/>
              <w:color w:val="000000" w:themeColor="text1"/>
              <w:sz w:val="24"/>
              <w:szCs w:val="24"/>
            </w:rPr>
          </w:rPrChange>
        </w:rPr>
        <w:pPrChange w:id="2222" w:author="嘏 吴" w:date="2026-03-29T20:42:00Z" w16du:dateUtc="2026-03-29T12:42:00Z">
          <w:pPr>
            <w:widowControl/>
            <w:jc w:val="left"/>
          </w:pPr>
        </w:pPrChange>
      </w:pPr>
      <w:ins w:id="2223" w:author="嘏 吴" w:date="2026-03-29T20:42:00Z" w16du:dateUtc="2026-03-29T12:42:00Z">
        <w:r w:rsidRPr="00015B2A">
          <w:rPr>
            <w:rFonts w:ascii="Times New Roman" w:hAnsi="Times New Roman" w:cs="Times New Roman" w:hint="eastAsia"/>
            <w:b/>
            <w:bCs/>
            <w:color w:val="000000" w:themeColor="text1"/>
            <w:szCs w:val="21"/>
          </w:rPr>
          <w:t xml:space="preserve">A-C. </w:t>
        </w:r>
        <w:r w:rsidRPr="00015B2A">
          <w:rPr>
            <w:rFonts w:ascii="Times New Roman" w:hAnsi="Times New Roman" w:cs="Times New Roman" w:hint="eastAsia"/>
            <w:color w:val="000000" w:themeColor="text1"/>
            <w:szCs w:val="21"/>
          </w:rPr>
          <w:t xml:space="preserve">Binding motifs for HLA-A*02:01 9-mer (A), HLA-B*15:02 9-mer (B), and HLA-C*05:01 9-mer (C). </w:t>
        </w:r>
        <w:r w:rsidRPr="00015B2A">
          <w:rPr>
            <w:rFonts w:ascii="Times New Roman" w:hAnsi="Times New Roman" w:cs="Times New Roman" w:hint="eastAsia"/>
            <w:b/>
            <w:bCs/>
            <w:color w:val="000000" w:themeColor="text1"/>
            <w:szCs w:val="21"/>
          </w:rPr>
          <w:t xml:space="preserve">D-F. </w:t>
        </w:r>
        <w:r w:rsidRPr="00015B2A">
          <w:rPr>
            <w:rFonts w:ascii="Times New Roman" w:hAnsi="Times New Roman" w:cs="Times New Roman" w:hint="eastAsia"/>
            <w:color w:val="000000" w:themeColor="text1"/>
            <w:szCs w:val="21"/>
          </w:rPr>
          <w:t xml:space="preserve">Median SHAP values across 100 peptides for each allele, generated by eight different predictors. </w:t>
        </w:r>
        <w:r w:rsidRPr="008204FF">
          <w:rPr>
            <w:rFonts w:ascii="Times New Roman" w:hAnsi="Times New Roman" w:cs="Times New Roman" w:hint="eastAsia"/>
            <w:b/>
            <w:bCs/>
            <w:color w:val="000000" w:themeColor="text1"/>
            <w:szCs w:val="21"/>
          </w:rPr>
          <w:t>G-I.</w:t>
        </w:r>
        <w:r w:rsidRPr="00015B2A">
          <w:rPr>
            <w:rFonts w:ascii="Times New Roman" w:hAnsi="Times New Roman" w:cs="Times New Roman" w:hint="eastAsia"/>
            <w:color w:val="000000" w:themeColor="text1"/>
            <w:szCs w:val="21"/>
          </w:rPr>
          <w:t xml:space="preserve"> Peptide-HLA structures predicted by APE-Gen2.0, with </w:t>
        </w:r>
        <w:r w:rsidRPr="00015B2A">
          <w:rPr>
            <w:rFonts w:ascii="Times New Roman" w:hAnsi="Times New Roman" w:cs="Times New Roman" w:hint="eastAsia"/>
            <w:color w:val="000000" w:themeColor="text1"/>
            <w:szCs w:val="21"/>
          </w:rPr>
          <w:t>ΔΔ</w:t>
        </w:r>
        <w:r w:rsidRPr="00015B2A">
          <w:rPr>
            <w:rFonts w:ascii="Times New Roman" w:hAnsi="Times New Roman" w:cs="Times New Roman" w:hint="eastAsia"/>
            <w:color w:val="000000" w:themeColor="text1"/>
            <w:szCs w:val="21"/>
          </w:rPr>
          <w:t xml:space="preserve">G values for each peptide residue calculated by BAlaS. Higher </w:t>
        </w:r>
        <w:r w:rsidRPr="00015B2A">
          <w:rPr>
            <w:rFonts w:ascii="Times New Roman" w:hAnsi="Times New Roman" w:cs="Times New Roman" w:hint="eastAsia"/>
            <w:color w:val="000000" w:themeColor="text1"/>
            <w:szCs w:val="21"/>
          </w:rPr>
          <w:t>ΔΔ</w:t>
        </w:r>
        <w:r w:rsidRPr="00015B2A">
          <w:rPr>
            <w:rFonts w:ascii="Times New Roman" w:hAnsi="Times New Roman" w:cs="Times New Roman" w:hint="eastAsia"/>
            <w:color w:val="000000" w:themeColor="text1"/>
            <w:szCs w:val="21"/>
          </w:rPr>
          <w:t xml:space="preserve">G indicates a greater contribution to binding (specifically, </w:t>
        </w:r>
        <w:r w:rsidRPr="00015B2A">
          <w:rPr>
            <w:rFonts w:ascii="Times New Roman" w:hAnsi="Times New Roman" w:cs="Times New Roman" w:hint="eastAsia"/>
            <w:color w:val="000000" w:themeColor="text1"/>
            <w:szCs w:val="21"/>
          </w:rPr>
          <w:t>ΔΔ</w:t>
        </w:r>
        <w:r w:rsidRPr="00015B2A">
          <w:rPr>
            <w:rFonts w:ascii="Times New Roman" w:hAnsi="Times New Roman" w:cs="Times New Roman" w:hint="eastAsia"/>
            <w:color w:val="000000" w:themeColor="text1"/>
            <w:szCs w:val="21"/>
          </w:rPr>
          <w:t xml:space="preserve">G </w:t>
        </w:r>
      </w:ins>
      <w:ins w:id="2224" w:author="嘏 吴" w:date="2026-03-30T02:53:00Z" w16du:dateUtc="2026-03-29T18:53:00Z">
        <w:r w:rsidR="00DB187B" w:rsidRPr="00DB187B">
          <w:rPr>
            <w:rFonts w:ascii="Times New Roman" w:hAnsi="Times New Roman" w:cs="Times New Roman" w:hint="eastAsia"/>
            <w:color w:val="000000" w:themeColor="text1"/>
            <w:szCs w:val="21"/>
          </w:rPr>
          <w:t>≥</w:t>
        </w:r>
      </w:ins>
      <w:ins w:id="2225" w:author="嘏 吴" w:date="2026-03-29T20:42:00Z" w16du:dateUtc="2026-03-29T12:42:00Z">
        <w:r w:rsidRPr="00015B2A">
          <w:rPr>
            <w:rFonts w:ascii="Times New Roman" w:hAnsi="Times New Roman" w:cs="Times New Roman" w:hint="eastAsia"/>
            <w:color w:val="000000" w:themeColor="text1"/>
            <w:szCs w:val="21"/>
          </w:rPr>
          <w:t>4.18</w:t>
        </w:r>
      </w:ins>
      <w:ins w:id="2226" w:author="嘏 吴" w:date="2026-03-30T02:55:00Z" w16du:dateUtc="2026-03-29T18:55:00Z">
        <w:r w:rsidR="00DB187B">
          <w:rPr>
            <w:rFonts w:ascii="Times New Roman" w:hAnsi="Times New Roman" w:cs="Times New Roman" w:hint="eastAsia"/>
            <w:color w:val="000000" w:themeColor="text1"/>
            <w:szCs w:val="21"/>
          </w:rPr>
          <w:t>4</w:t>
        </w:r>
      </w:ins>
      <w:ins w:id="2227" w:author="嘏 吴" w:date="2026-03-29T20:42:00Z" w16du:dateUtc="2026-03-29T12:42:00Z">
        <w:r w:rsidRPr="00015B2A">
          <w:rPr>
            <w:rFonts w:ascii="Times New Roman" w:hAnsi="Times New Roman" w:cs="Times New Roman" w:hint="eastAsia"/>
            <w:color w:val="000000" w:themeColor="text1"/>
            <w:szCs w:val="21"/>
          </w:rPr>
          <w:t xml:space="preserve"> kJ/mol indicates a major contribution, 0</w:t>
        </w:r>
        <w:r w:rsidRPr="00015B2A">
          <w:rPr>
            <w:rFonts w:ascii="Times New Roman" w:hAnsi="Times New Roman" w:cs="Times New Roman" w:hint="eastAsia"/>
            <w:color w:val="000000" w:themeColor="text1"/>
            <w:szCs w:val="21"/>
          </w:rPr>
          <w:t>–</w:t>
        </w:r>
        <w:r w:rsidRPr="00015B2A">
          <w:rPr>
            <w:rFonts w:ascii="Times New Roman" w:hAnsi="Times New Roman" w:cs="Times New Roman" w:hint="eastAsia"/>
            <w:color w:val="000000" w:themeColor="text1"/>
            <w:szCs w:val="21"/>
          </w:rPr>
          <w:t xml:space="preserve">4.18 kJ/mol indicates a moderate contribution, and &lt; </w:t>
        </w:r>
      </w:ins>
      <w:ins w:id="2228" w:author="嘏 吴" w:date="2026-03-29T23:02:00Z" w16du:dateUtc="2026-03-29T15:02:00Z">
        <w:r w:rsidR="00BC6168">
          <w:rPr>
            <w:rFonts w:ascii="Times New Roman" w:hAnsi="Times New Roman" w:cs="Times New Roman" w:hint="eastAsia"/>
            <w:color w:val="000000" w:themeColor="text1"/>
            <w:szCs w:val="21"/>
          </w:rPr>
          <w:t>-4.18</w:t>
        </w:r>
      </w:ins>
      <w:ins w:id="2229" w:author="嘏 吴" w:date="2026-03-30T02:55:00Z" w16du:dateUtc="2026-03-29T18:55:00Z">
        <w:r w:rsidR="00DB187B">
          <w:rPr>
            <w:rFonts w:ascii="Times New Roman" w:hAnsi="Times New Roman" w:cs="Times New Roman" w:hint="eastAsia"/>
            <w:color w:val="000000" w:themeColor="text1"/>
            <w:szCs w:val="21"/>
          </w:rPr>
          <w:t>4</w:t>
        </w:r>
      </w:ins>
      <w:ins w:id="2230" w:author="嘏 吴" w:date="2026-03-29T20:42:00Z" w16du:dateUtc="2026-03-29T12:42:00Z">
        <w:r w:rsidRPr="00015B2A">
          <w:rPr>
            <w:rFonts w:ascii="Times New Roman" w:hAnsi="Times New Roman" w:cs="Times New Roman" w:hint="eastAsia"/>
            <w:color w:val="000000" w:themeColor="text1"/>
            <w:szCs w:val="21"/>
          </w:rPr>
          <w:t xml:space="preserve"> kJ/mol indicates an adverse effect), while the total </w:t>
        </w:r>
        <w:r w:rsidRPr="00015B2A">
          <w:rPr>
            <w:rFonts w:ascii="Times New Roman" w:hAnsi="Times New Roman" w:cs="Times New Roman" w:hint="eastAsia"/>
            <w:color w:val="000000" w:themeColor="text1"/>
            <w:szCs w:val="21"/>
          </w:rPr>
          <w:t>Δ</w:t>
        </w:r>
        <w:r w:rsidRPr="00015B2A">
          <w:rPr>
            <w:rFonts w:ascii="Times New Roman" w:hAnsi="Times New Roman" w:cs="Times New Roman" w:hint="eastAsia"/>
            <w:color w:val="000000" w:themeColor="text1"/>
            <w:szCs w:val="21"/>
          </w:rPr>
          <w:t xml:space="preserve">G of the complex reflects its stability (lower </w:t>
        </w:r>
        <w:r w:rsidRPr="00015B2A">
          <w:rPr>
            <w:rFonts w:ascii="Times New Roman" w:hAnsi="Times New Roman" w:cs="Times New Roman" w:hint="eastAsia"/>
            <w:color w:val="000000" w:themeColor="text1"/>
            <w:szCs w:val="21"/>
          </w:rPr>
          <w:t>Δ</w:t>
        </w:r>
        <w:r w:rsidRPr="00015B2A">
          <w:rPr>
            <w:rFonts w:ascii="Times New Roman" w:hAnsi="Times New Roman" w:cs="Times New Roman" w:hint="eastAsia"/>
            <w:color w:val="000000" w:themeColor="text1"/>
            <w:szCs w:val="21"/>
          </w:rPr>
          <w:t xml:space="preserve">G corresponds to greater base structure stability). </w:t>
        </w:r>
        <w:r w:rsidRPr="00015B2A">
          <w:rPr>
            <w:rFonts w:ascii="Times New Roman" w:hAnsi="Times New Roman" w:cs="Times New Roman" w:hint="eastAsia"/>
            <w:b/>
            <w:bCs/>
            <w:color w:val="000000" w:themeColor="text1"/>
            <w:szCs w:val="21"/>
          </w:rPr>
          <w:t>J-K.</w:t>
        </w:r>
        <w:r w:rsidRPr="00015B2A">
          <w:rPr>
            <w:rFonts w:ascii="Times New Roman" w:hAnsi="Times New Roman" w:cs="Times New Roman" w:hint="eastAsia"/>
            <w:color w:val="000000" w:themeColor="text1"/>
            <w:szCs w:val="21"/>
          </w:rPr>
          <w:t xml:space="preserve"> SHAP values for each peptide residue and binary binding outcomes across the predictors. Abbreviations: XAI, explainable artificial intelligence; SHAP, SHapley Additive exPlanations; </w:t>
        </w:r>
        <w:r w:rsidRPr="00015B2A">
          <w:rPr>
            <w:rFonts w:ascii="Times New Roman" w:hAnsi="Times New Roman" w:cs="Times New Roman" w:hint="eastAsia"/>
            <w:color w:val="000000" w:themeColor="text1"/>
            <w:szCs w:val="21"/>
          </w:rPr>
          <w:t>Δ</w:t>
        </w:r>
        <w:r w:rsidRPr="00015B2A">
          <w:rPr>
            <w:rFonts w:ascii="Times New Roman" w:hAnsi="Times New Roman" w:cs="Times New Roman" w:hint="eastAsia"/>
            <w:color w:val="000000" w:themeColor="text1"/>
            <w:szCs w:val="21"/>
          </w:rPr>
          <w:t xml:space="preserve">G, Gibbs free energy; </w:t>
        </w:r>
        <w:r w:rsidRPr="00015B2A">
          <w:rPr>
            <w:rFonts w:ascii="Times New Roman" w:hAnsi="Times New Roman" w:cs="Times New Roman" w:hint="eastAsia"/>
            <w:color w:val="000000" w:themeColor="text1"/>
            <w:szCs w:val="21"/>
          </w:rPr>
          <w:t>ΔΔ</w:t>
        </w:r>
        <w:r w:rsidRPr="00015B2A">
          <w:rPr>
            <w:rFonts w:ascii="Times New Roman" w:hAnsi="Times New Roman" w:cs="Times New Roman" w:hint="eastAsia"/>
            <w:color w:val="000000" w:themeColor="text1"/>
            <w:szCs w:val="21"/>
          </w:rPr>
          <w:t>G, change in Gibbs free energy.</w:t>
        </w:r>
      </w:ins>
    </w:p>
    <w:sectPr w:rsidR="00F87561" w:rsidRPr="00C04F34" w:rsidSect="00055E14">
      <w:pgSz w:w="11906" w:h="16838"/>
      <w:pgMar w:top="1440" w:right="1440" w:bottom="1440" w:left="1440" w:header="851" w:footer="992" w:gutter="0"/>
      <w:lnNumType w:countBy="1" w:restart="continuous"/>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48" w:author="Yuting Wang" w:date="2026-02-09T17:36:00Z" w:initials="YW">
    <w:p w14:paraId="47A08103" w14:textId="75C2BF83" w:rsidR="00F55D27" w:rsidRDefault="00F55D27">
      <w:pPr>
        <w:pStyle w:val="af9"/>
        <w:rPr>
          <w:rFonts w:hint="eastAsia"/>
        </w:rPr>
      </w:pPr>
      <w:r>
        <w:rPr>
          <w:rStyle w:val="af8"/>
          <w:rFonts w:hint="eastAsia"/>
        </w:rPr>
        <w:annotationRef/>
      </w:r>
      <w:r w:rsidRPr="00F55D27">
        <w:t>revise subtitles to be informative, deliver the main findings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A081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671313" w16cex:dateUtc="2026-02-09T09: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A08103" w16cid:durableId="6467131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0ED69" w14:textId="77777777" w:rsidR="006F5BDB" w:rsidRDefault="006F5BDB" w:rsidP="000157B1">
      <w:pPr>
        <w:rPr>
          <w:rFonts w:hint="eastAsia"/>
        </w:rPr>
      </w:pPr>
      <w:r>
        <w:separator/>
      </w:r>
    </w:p>
  </w:endnote>
  <w:endnote w:type="continuationSeparator" w:id="0">
    <w:p w14:paraId="495E49B9" w14:textId="77777777" w:rsidR="006F5BDB" w:rsidRDefault="006F5BDB" w:rsidP="000157B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367BE" w14:textId="77777777" w:rsidR="006F5BDB" w:rsidRDefault="006F5BDB" w:rsidP="000157B1">
      <w:pPr>
        <w:rPr>
          <w:rFonts w:hint="eastAsia"/>
        </w:rPr>
      </w:pPr>
      <w:r>
        <w:separator/>
      </w:r>
    </w:p>
  </w:footnote>
  <w:footnote w:type="continuationSeparator" w:id="0">
    <w:p w14:paraId="3EA4C360" w14:textId="77777777" w:rsidR="006F5BDB" w:rsidRDefault="006F5BDB" w:rsidP="000157B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770A4"/>
    <w:multiLevelType w:val="hybridMultilevel"/>
    <w:tmpl w:val="2816467C"/>
    <w:lvl w:ilvl="0" w:tplc="EBE2BC1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1E010D8"/>
    <w:multiLevelType w:val="hybridMultilevel"/>
    <w:tmpl w:val="66427DC4"/>
    <w:lvl w:ilvl="0" w:tplc="86B42BC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6CA13A5"/>
    <w:multiLevelType w:val="hybridMultilevel"/>
    <w:tmpl w:val="9F0065AE"/>
    <w:lvl w:ilvl="0" w:tplc="56209488">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7CB3901"/>
    <w:multiLevelType w:val="hybridMultilevel"/>
    <w:tmpl w:val="6B7AB750"/>
    <w:lvl w:ilvl="0" w:tplc="76C49A34">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08E3D57"/>
    <w:multiLevelType w:val="hybridMultilevel"/>
    <w:tmpl w:val="919A4EBA"/>
    <w:lvl w:ilvl="0" w:tplc="B92EB4B8">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7BF139B"/>
    <w:multiLevelType w:val="hybridMultilevel"/>
    <w:tmpl w:val="A60EEE1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4171489D"/>
    <w:multiLevelType w:val="hybridMultilevel"/>
    <w:tmpl w:val="D7B61328"/>
    <w:lvl w:ilvl="0" w:tplc="A6F453D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D2B17AA"/>
    <w:multiLevelType w:val="multilevel"/>
    <w:tmpl w:val="3288F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A64425"/>
    <w:multiLevelType w:val="multilevel"/>
    <w:tmpl w:val="FAE2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244138"/>
    <w:multiLevelType w:val="hybridMultilevel"/>
    <w:tmpl w:val="87EAB374"/>
    <w:lvl w:ilvl="0" w:tplc="B49694BC">
      <w:start w:val="2"/>
      <w:numFmt w:val="bullet"/>
      <w:lvlText w:val=""/>
      <w:lvlJc w:val="left"/>
      <w:pPr>
        <w:ind w:left="360" w:hanging="360"/>
      </w:pPr>
      <w:rPr>
        <w:rFonts w:ascii="Wingdings" w:eastAsiaTheme="minorEastAsia" w:hAnsi="Wingdings" w:cs="Aria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2099056195">
    <w:abstractNumId w:val="4"/>
  </w:num>
  <w:num w:numId="2" w16cid:durableId="2120374236">
    <w:abstractNumId w:val="3"/>
  </w:num>
  <w:num w:numId="3" w16cid:durableId="814105206">
    <w:abstractNumId w:val="9"/>
  </w:num>
  <w:num w:numId="4" w16cid:durableId="1809472711">
    <w:abstractNumId w:val="0"/>
  </w:num>
  <w:num w:numId="5" w16cid:durableId="1580217603">
    <w:abstractNumId w:val="6"/>
  </w:num>
  <w:num w:numId="6" w16cid:durableId="1618020808">
    <w:abstractNumId w:val="2"/>
  </w:num>
  <w:num w:numId="7" w16cid:durableId="1853956743">
    <w:abstractNumId w:val="8"/>
  </w:num>
  <w:num w:numId="8" w16cid:durableId="1045525624">
    <w:abstractNumId w:val="1"/>
  </w:num>
  <w:num w:numId="9" w16cid:durableId="1870995489">
    <w:abstractNumId w:val="5"/>
  </w:num>
  <w:num w:numId="10" w16cid:durableId="193620441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uting Wang">
    <w15:presenceInfo w15:providerId="Windows Live" w15:userId="777a0de6297d7c30"/>
  </w15:person>
  <w15:person w15:author="嘏 吴">
    <w15:presenceInfo w15:providerId="Windows Live" w15:userId="e1400ae1dd1805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trackRevision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GPB&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B41D1A"/>
    <w:rsid w:val="0000444C"/>
    <w:rsid w:val="00005C8F"/>
    <w:rsid w:val="000075E4"/>
    <w:rsid w:val="000139C1"/>
    <w:rsid w:val="00013C86"/>
    <w:rsid w:val="000157B1"/>
    <w:rsid w:val="00016AF6"/>
    <w:rsid w:val="0002041D"/>
    <w:rsid w:val="00021AF4"/>
    <w:rsid w:val="00026692"/>
    <w:rsid w:val="00030155"/>
    <w:rsid w:val="00030E18"/>
    <w:rsid w:val="000327BD"/>
    <w:rsid w:val="000360A2"/>
    <w:rsid w:val="0003635C"/>
    <w:rsid w:val="00043820"/>
    <w:rsid w:val="000472DE"/>
    <w:rsid w:val="000503B4"/>
    <w:rsid w:val="00050CE4"/>
    <w:rsid w:val="00053C8C"/>
    <w:rsid w:val="0005525C"/>
    <w:rsid w:val="00055DEE"/>
    <w:rsid w:val="00055E14"/>
    <w:rsid w:val="00061788"/>
    <w:rsid w:val="0006369D"/>
    <w:rsid w:val="000676CA"/>
    <w:rsid w:val="00070A6A"/>
    <w:rsid w:val="00073C12"/>
    <w:rsid w:val="000743EF"/>
    <w:rsid w:val="0007730F"/>
    <w:rsid w:val="00077DFB"/>
    <w:rsid w:val="00080A49"/>
    <w:rsid w:val="00081D4B"/>
    <w:rsid w:val="0008544F"/>
    <w:rsid w:val="000866BB"/>
    <w:rsid w:val="000943DB"/>
    <w:rsid w:val="000961D2"/>
    <w:rsid w:val="000A1D99"/>
    <w:rsid w:val="000A29DD"/>
    <w:rsid w:val="000A344E"/>
    <w:rsid w:val="000B1988"/>
    <w:rsid w:val="000B1D72"/>
    <w:rsid w:val="000B50E1"/>
    <w:rsid w:val="000B6687"/>
    <w:rsid w:val="000B6F53"/>
    <w:rsid w:val="000B77A8"/>
    <w:rsid w:val="000C08B2"/>
    <w:rsid w:val="000C2309"/>
    <w:rsid w:val="000C6E4F"/>
    <w:rsid w:val="000D0848"/>
    <w:rsid w:val="000D0FA2"/>
    <w:rsid w:val="000D197A"/>
    <w:rsid w:val="000D2BF4"/>
    <w:rsid w:val="000D32B2"/>
    <w:rsid w:val="000D4BA5"/>
    <w:rsid w:val="000D7FBE"/>
    <w:rsid w:val="000E14E9"/>
    <w:rsid w:val="000E3740"/>
    <w:rsid w:val="000E4CE9"/>
    <w:rsid w:val="000E682D"/>
    <w:rsid w:val="000F14C1"/>
    <w:rsid w:val="000F1766"/>
    <w:rsid w:val="00100DD1"/>
    <w:rsid w:val="00101E15"/>
    <w:rsid w:val="00103078"/>
    <w:rsid w:val="001045B4"/>
    <w:rsid w:val="001046D9"/>
    <w:rsid w:val="00106254"/>
    <w:rsid w:val="001121F8"/>
    <w:rsid w:val="001150C9"/>
    <w:rsid w:val="0011548A"/>
    <w:rsid w:val="00115F3A"/>
    <w:rsid w:val="00121A1E"/>
    <w:rsid w:val="00121AA0"/>
    <w:rsid w:val="00121E3B"/>
    <w:rsid w:val="00121EE4"/>
    <w:rsid w:val="00121F02"/>
    <w:rsid w:val="00124721"/>
    <w:rsid w:val="00124E07"/>
    <w:rsid w:val="00125940"/>
    <w:rsid w:val="001276F0"/>
    <w:rsid w:val="00132977"/>
    <w:rsid w:val="00133E90"/>
    <w:rsid w:val="0013559E"/>
    <w:rsid w:val="00137B1D"/>
    <w:rsid w:val="001456C0"/>
    <w:rsid w:val="001513BE"/>
    <w:rsid w:val="00151988"/>
    <w:rsid w:val="00153CCB"/>
    <w:rsid w:val="001541E0"/>
    <w:rsid w:val="001545E1"/>
    <w:rsid w:val="00154693"/>
    <w:rsid w:val="001573AC"/>
    <w:rsid w:val="001620D3"/>
    <w:rsid w:val="00162AC7"/>
    <w:rsid w:val="00171AA6"/>
    <w:rsid w:val="00171D41"/>
    <w:rsid w:val="00174FB5"/>
    <w:rsid w:val="001818DB"/>
    <w:rsid w:val="00183F41"/>
    <w:rsid w:val="001857DE"/>
    <w:rsid w:val="001867FF"/>
    <w:rsid w:val="001900E7"/>
    <w:rsid w:val="001916CA"/>
    <w:rsid w:val="0019658E"/>
    <w:rsid w:val="00196614"/>
    <w:rsid w:val="001A5BF0"/>
    <w:rsid w:val="001A64A8"/>
    <w:rsid w:val="001A7BEA"/>
    <w:rsid w:val="001B2233"/>
    <w:rsid w:val="001B55BA"/>
    <w:rsid w:val="001C0C24"/>
    <w:rsid w:val="001C2AC4"/>
    <w:rsid w:val="001C7C21"/>
    <w:rsid w:val="001D2934"/>
    <w:rsid w:val="001D4467"/>
    <w:rsid w:val="001D7D62"/>
    <w:rsid w:val="001D7F95"/>
    <w:rsid w:val="001E45EC"/>
    <w:rsid w:val="001E726F"/>
    <w:rsid w:val="001F09D4"/>
    <w:rsid w:val="001F2C0B"/>
    <w:rsid w:val="001F3109"/>
    <w:rsid w:val="001F76B5"/>
    <w:rsid w:val="002003C3"/>
    <w:rsid w:val="00203FAB"/>
    <w:rsid w:val="002042EC"/>
    <w:rsid w:val="00206C8A"/>
    <w:rsid w:val="002074CB"/>
    <w:rsid w:val="00210550"/>
    <w:rsid w:val="00210743"/>
    <w:rsid w:val="002151FB"/>
    <w:rsid w:val="00215881"/>
    <w:rsid w:val="00215ECC"/>
    <w:rsid w:val="00222933"/>
    <w:rsid w:val="00225840"/>
    <w:rsid w:val="00227FF2"/>
    <w:rsid w:val="00233CF7"/>
    <w:rsid w:val="002364C3"/>
    <w:rsid w:val="00236DEC"/>
    <w:rsid w:val="00237F27"/>
    <w:rsid w:val="00242877"/>
    <w:rsid w:val="002430C8"/>
    <w:rsid w:val="00243209"/>
    <w:rsid w:val="002439FD"/>
    <w:rsid w:val="00243B8E"/>
    <w:rsid w:val="00244C37"/>
    <w:rsid w:val="0024652C"/>
    <w:rsid w:val="0024731A"/>
    <w:rsid w:val="00253487"/>
    <w:rsid w:val="002622B4"/>
    <w:rsid w:val="00265329"/>
    <w:rsid w:val="0026583A"/>
    <w:rsid w:val="0027160F"/>
    <w:rsid w:val="00274CCA"/>
    <w:rsid w:val="002824B6"/>
    <w:rsid w:val="002848DF"/>
    <w:rsid w:val="0028645D"/>
    <w:rsid w:val="00287F88"/>
    <w:rsid w:val="002903EF"/>
    <w:rsid w:val="0029048F"/>
    <w:rsid w:val="00291C58"/>
    <w:rsid w:val="00294235"/>
    <w:rsid w:val="0029496C"/>
    <w:rsid w:val="002A405F"/>
    <w:rsid w:val="002A5636"/>
    <w:rsid w:val="002A7422"/>
    <w:rsid w:val="002A751E"/>
    <w:rsid w:val="002B3C93"/>
    <w:rsid w:val="002B5AC5"/>
    <w:rsid w:val="002C48A3"/>
    <w:rsid w:val="002C4A54"/>
    <w:rsid w:val="002C570D"/>
    <w:rsid w:val="002C66E4"/>
    <w:rsid w:val="002C74FB"/>
    <w:rsid w:val="002D46D1"/>
    <w:rsid w:val="002D702B"/>
    <w:rsid w:val="002E16F0"/>
    <w:rsid w:val="002E3158"/>
    <w:rsid w:val="002E4610"/>
    <w:rsid w:val="002E7123"/>
    <w:rsid w:val="002E7780"/>
    <w:rsid w:val="002E7D18"/>
    <w:rsid w:val="002E7D25"/>
    <w:rsid w:val="002E7F39"/>
    <w:rsid w:val="002F185F"/>
    <w:rsid w:val="002F1EBD"/>
    <w:rsid w:val="002F36A3"/>
    <w:rsid w:val="002F3C20"/>
    <w:rsid w:val="002F65C6"/>
    <w:rsid w:val="002F743E"/>
    <w:rsid w:val="00301DA4"/>
    <w:rsid w:val="003115AA"/>
    <w:rsid w:val="00311727"/>
    <w:rsid w:val="003141F4"/>
    <w:rsid w:val="00315619"/>
    <w:rsid w:val="00322EB5"/>
    <w:rsid w:val="00330918"/>
    <w:rsid w:val="00332BB8"/>
    <w:rsid w:val="00333DF2"/>
    <w:rsid w:val="00333EB3"/>
    <w:rsid w:val="00341B67"/>
    <w:rsid w:val="00344DBC"/>
    <w:rsid w:val="00345B8E"/>
    <w:rsid w:val="003474BE"/>
    <w:rsid w:val="003477F6"/>
    <w:rsid w:val="0035026E"/>
    <w:rsid w:val="0035407F"/>
    <w:rsid w:val="00355E1E"/>
    <w:rsid w:val="00357B20"/>
    <w:rsid w:val="00357B44"/>
    <w:rsid w:val="00363242"/>
    <w:rsid w:val="00373472"/>
    <w:rsid w:val="00375552"/>
    <w:rsid w:val="0038307C"/>
    <w:rsid w:val="00384126"/>
    <w:rsid w:val="00386CD7"/>
    <w:rsid w:val="00392E8B"/>
    <w:rsid w:val="00393902"/>
    <w:rsid w:val="00393D5F"/>
    <w:rsid w:val="00395B1F"/>
    <w:rsid w:val="003977B0"/>
    <w:rsid w:val="00397EB3"/>
    <w:rsid w:val="003A29AE"/>
    <w:rsid w:val="003A340A"/>
    <w:rsid w:val="003A341D"/>
    <w:rsid w:val="003A3A7C"/>
    <w:rsid w:val="003A3B8E"/>
    <w:rsid w:val="003A62CC"/>
    <w:rsid w:val="003A6875"/>
    <w:rsid w:val="003B4D76"/>
    <w:rsid w:val="003B7703"/>
    <w:rsid w:val="003C00BF"/>
    <w:rsid w:val="003C0CB6"/>
    <w:rsid w:val="003C4E2B"/>
    <w:rsid w:val="003C5E97"/>
    <w:rsid w:val="003C5FC6"/>
    <w:rsid w:val="003D262C"/>
    <w:rsid w:val="003D278A"/>
    <w:rsid w:val="003D2BAD"/>
    <w:rsid w:val="003D309A"/>
    <w:rsid w:val="003D426E"/>
    <w:rsid w:val="003E10D5"/>
    <w:rsid w:val="003E331A"/>
    <w:rsid w:val="003E462E"/>
    <w:rsid w:val="003E59C5"/>
    <w:rsid w:val="003E7558"/>
    <w:rsid w:val="003E7E8F"/>
    <w:rsid w:val="003F07A9"/>
    <w:rsid w:val="003F084D"/>
    <w:rsid w:val="003F0973"/>
    <w:rsid w:val="003F2A68"/>
    <w:rsid w:val="003F622D"/>
    <w:rsid w:val="00410C8C"/>
    <w:rsid w:val="0041231A"/>
    <w:rsid w:val="00412827"/>
    <w:rsid w:val="00414C4B"/>
    <w:rsid w:val="00417518"/>
    <w:rsid w:val="0042760E"/>
    <w:rsid w:val="00430012"/>
    <w:rsid w:val="00431E68"/>
    <w:rsid w:val="00435D57"/>
    <w:rsid w:val="004376D1"/>
    <w:rsid w:val="00437CF4"/>
    <w:rsid w:val="00442D0C"/>
    <w:rsid w:val="004442E4"/>
    <w:rsid w:val="004452CD"/>
    <w:rsid w:val="00452555"/>
    <w:rsid w:val="004574FB"/>
    <w:rsid w:val="00457B1D"/>
    <w:rsid w:val="00463B6A"/>
    <w:rsid w:val="004659C7"/>
    <w:rsid w:val="0046746B"/>
    <w:rsid w:val="004704E6"/>
    <w:rsid w:val="00470B3E"/>
    <w:rsid w:val="00485DC9"/>
    <w:rsid w:val="00487877"/>
    <w:rsid w:val="00491FC3"/>
    <w:rsid w:val="004A0D22"/>
    <w:rsid w:val="004A5A2D"/>
    <w:rsid w:val="004A62DF"/>
    <w:rsid w:val="004A68AD"/>
    <w:rsid w:val="004A6E54"/>
    <w:rsid w:val="004A762A"/>
    <w:rsid w:val="004B19FE"/>
    <w:rsid w:val="004B2BE6"/>
    <w:rsid w:val="004B4088"/>
    <w:rsid w:val="004B5E3E"/>
    <w:rsid w:val="004C1A95"/>
    <w:rsid w:val="004C4249"/>
    <w:rsid w:val="004C6367"/>
    <w:rsid w:val="004D15FF"/>
    <w:rsid w:val="004D2041"/>
    <w:rsid w:val="004D56D2"/>
    <w:rsid w:val="004D73AD"/>
    <w:rsid w:val="004D7E09"/>
    <w:rsid w:val="004E511F"/>
    <w:rsid w:val="004E52C2"/>
    <w:rsid w:val="004F1AD2"/>
    <w:rsid w:val="004F73C2"/>
    <w:rsid w:val="004F7D52"/>
    <w:rsid w:val="004F7DCC"/>
    <w:rsid w:val="004F7E43"/>
    <w:rsid w:val="00504D06"/>
    <w:rsid w:val="00505857"/>
    <w:rsid w:val="005067BD"/>
    <w:rsid w:val="00510C6F"/>
    <w:rsid w:val="005143B5"/>
    <w:rsid w:val="005144A7"/>
    <w:rsid w:val="00515248"/>
    <w:rsid w:val="00520C6E"/>
    <w:rsid w:val="00520FFB"/>
    <w:rsid w:val="005227BF"/>
    <w:rsid w:val="00522CFB"/>
    <w:rsid w:val="00523C52"/>
    <w:rsid w:val="00525993"/>
    <w:rsid w:val="00526677"/>
    <w:rsid w:val="00531954"/>
    <w:rsid w:val="00532A12"/>
    <w:rsid w:val="00533205"/>
    <w:rsid w:val="005351D2"/>
    <w:rsid w:val="00541876"/>
    <w:rsid w:val="00544329"/>
    <w:rsid w:val="00545B61"/>
    <w:rsid w:val="00546336"/>
    <w:rsid w:val="00550D9D"/>
    <w:rsid w:val="00552B8B"/>
    <w:rsid w:val="005574AA"/>
    <w:rsid w:val="00560619"/>
    <w:rsid w:val="005620B0"/>
    <w:rsid w:val="00562CE8"/>
    <w:rsid w:val="005704AB"/>
    <w:rsid w:val="005710AC"/>
    <w:rsid w:val="00572C7C"/>
    <w:rsid w:val="005735F8"/>
    <w:rsid w:val="00574208"/>
    <w:rsid w:val="00574772"/>
    <w:rsid w:val="00581B59"/>
    <w:rsid w:val="005843A6"/>
    <w:rsid w:val="005850EB"/>
    <w:rsid w:val="005913FC"/>
    <w:rsid w:val="005915FB"/>
    <w:rsid w:val="00591603"/>
    <w:rsid w:val="00593EFB"/>
    <w:rsid w:val="005B18CD"/>
    <w:rsid w:val="005B198A"/>
    <w:rsid w:val="005B6B20"/>
    <w:rsid w:val="005B7928"/>
    <w:rsid w:val="005C079D"/>
    <w:rsid w:val="005C0880"/>
    <w:rsid w:val="005C16F5"/>
    <w:rsid w:val="005C1974"/>
    <w:rsid w:val="005C3BAE"/>
    <w:rsid w:val="005C5EA4"/>
    <w:rsid w:val="005D06B0"/>
    <w:rsid w:val="005D0E64"/>
    <w:rsid w:val="005D6597"/>
    <w:rsid w:val="005D7CDF"/>
    <w:rsid w:val="005E205C"/>
    <w:rsid w:val="005E403A"/>
    <w:rsid w:val="005E465F"/>
    <w:rsid w:val="005E4BA9"/>
    <w:rsid w:val="005F2E6E"/>
    <w:rsid w:val="0060116B"/>
    <w:rsid w:val="00602CC3"/>
    <w:rsid w:val="0060492F"/>
    <w:rsid w:val="00606F1B"/>
    <w:rsid w:val="00607291"/>
    <w:rsid w:val="00607C67"/>
    <w:rsid w:val="00607CF5"/>
    <w:rsid w:val="00611847"/>
    <w:rsid w:val="00615BE4"/>
    <w:rsid w:val="00620475"/>
    <w:rsid w:val="00620CBE"/>
    <w:rsid w:val="00621875"/>
    <w:rsid w:val="00621A18"/>
    <w:rsid w:val="00626863"/>
    <w:rsid w:val="0063372D"/>
    <w:rsid w:val="006374C0"/>
    <w:rsid w:val="00641DC6"/>
    <w:rsid w:val="00644A77"/>
    <w:rsid w:val="00644CE6"/>
    <w:rsid w:val="00645F6E"/>
    <w:rsid w:val="0064653C"/>
    <w:rsid w:val="00647AAA"/>
    <w:rsid w:val="0065209A"/>
    <w:rsid w:val="006559A3"/>
    <w:rsid w:val="0065665A"/>
    <w:rsid w:val="00663049"/>
    <w:rsid w:val="006634DC"/>
    <w:rsid w:val="00663F30"/>
    <w:rsid w:val="006646D9"/>
    <w:rsid w:val="00670B4C"/>
    <w:rsid w:val="00673F76"/>
    <w:rsid w:val="0067427A"/>
    <w:rsid w:val="00675108"/>
    <w:rsid w:val="006866DB"/>
    <w:rsid w:val="00686832"/>
    <w:rsid w:val="00691BDD"/>
    <w:rsid w:val="00693633"/>
    <w:rsid w:val="00694479"/>
    <w:rsid w:val="00694BC5"/>
    <w:rsid w:val="006A1EBD"/>
    <w:rsid w:val="006A375E"/>
    <w:rsid w:val="006A4F8B"/>
    <w:rsid w:val="006A5FA7"/>
    <w:rsid w:val="006B0985"/>
    <w:rsid w:val="006B575C"/>
    <w:rsid w:val="006B742C"/>
    <w:rsid w:val="006C0519"/>
    <w:rsid w:val="006C1439"/>
    <w:rsid w:val="006C62E5"/>
    <w:rsid w:val="006C662E"/>
    <w:rsid w:val="006D38D8"/>
    <w:rsid w:val="006E14AB"/>
    <w:rsid w:val="006E2C66"/>
    <w:rsid w:val="006E44BB"/>
    <w:rsid w:val="006E46FC"/>
    <w:rsid w:val="006F0990"/>
    <w:rsid w:val="006F20B9"/>
    <w:rsid w:val="006F459D"/>
    <w:rsid w:val="006F5BDB"/>
    <w:rsid w:val="006F6536"/>
    <w:rsid w:val="00700005"/>
    <w:rsid w:val="007008D7"/>
    <w:rsid w:val="00705896"/>
    <w:rsid w:val="0070700E"/>
    <w:rsid w:val="007071AA"/>
    <w:rsid w:val="00707796"/>
    <w:rsid w:val="007120F3"/>
    <w:rsid w:val="00712875"/>
    <w:rsid w:val="00712BF7"/>
    <w:rsid w:val="007159DA"/>
    <w:rsid w:val="0072013B"/>
    <w:rsid w:val="0072492B"/>
    <w:rsid w:val="00724B03"/>
    <w:rsid w:val="00731B3C"/>
    <w:rsid w:val="00732094"/>
    <w:rsid w:val="00732628"/>
    <w:rsid w:val="00732D4E"/>
    <w:rsid w:val="00742661"/>
    <w:rsid w:val="00751C27"/>
    <w:rsid w:val="00754A33"/>
    <w:rsid w:val="00756BD9"/>
    <w:rsid w:val="0075701F"/>
    <w:rsid w:val="00761CD3"/>
    <w:rsid w:val="0076525D"/>
    <w:rsid w:val="007721C9"/>
    <w:rsid w:val="00777B2A"/>
    <w:rsid w:val="00777E1F"/>
    <w:rsid w:val="00782E95"/>
    <w:rsid w:val="00785527"/>
    <w:rsid w:val="0078734C"/>
    <w:rsid w:val="00787989"/>
    <w:rsid w:val="00787FA0"/>
    <w:rsid w:val="00795307"/>
    <w:rsid w:val="007954C2"/>
    <w:rsid w:val="007A6259"/>
    <w:rsid w:val="007B0B0D"/>
    <w:rsid w:val="007B2C73"/>
    <w:rsid w:val="007B2F93"/>
    <w:rsid w:val="007B33EE"/>
    <w:rsid w:val="007B4119"/>
    <w:rsid w:val="007B4A12"/>
    <w:rsid w:val="007B6742"/>
    <w:rsid w:val="007D3C13"/>
    <w:rsid w:val="007E0839"/>
    <w:rsid w:val="007E2CE1"/>
    <w:rsid w:val="007E6050"/>
    <w:rsid w:val="007E6648"/>
    <w:rsid w:val="007E7D3A"/>
    <w:rsid w:val="007F0F69"/>
    <w:rsid w:val="007F2927"/>
    <w:rsid w:val="007F3EFF"/>
    <w:rsid w:val="007F6494"/>
    <w:rsid w:val="008023B6"/>
    <w:rsid w:val="00803663"/>
    <w:rsid w:val="00803AE9"/>
    <w:rsid w:val="00804A80"/>
    <w:rsid w:val="00805346"/>
    <w:rsid w:val="00815A5C"/>
    <w:rsid w:val="00816B3A"/>
    <w:rsid w:val="0082232D"/>
    <w:rsid w:val="00824098"/>
    <w:rsid w:val="008272E6"/>
    <w:rsid w:val="00827DE2"/>
    <w:rsid w:val="00832580"/>
    <w:rsid w:val="00833E85"/>
    <w:rsid w:val="008341FE"/>
    <w:rsid w:val="0084072C"/>
    <w:rsid w:val="00841509"/>
    <w:rsid w:val="00845D13"/>
    <w:rsid w:val="008463D8"/>
    <w:rsid w:val="008539BA"/>
    <w:rsid w:val="00855ACA"/>
    <w:rsid w:val="00856903"/>
    <w:rsid w:val="00856C10"/>
    <w:rsid w:val="008574F3"/>
    <w:rsid w:val="00857909"/>
    <w:rsid w:val="008613C5"/>
    <w:rsid w:val="00863A1D"/>
    <w:rsid w:val="00866116"/>
    <w:rsid w:val="0086654D"/>
    <w:rsid w:val="0087584A"/>
    <w:rsid w:val="00877D90"/>
    <w:rsid w:val="00877F58"/>
    <w:rsid w:val="00881DB2"/>
    <w:rsid w:val="00886907"/>
    <w:rsid w:val="00887414"/>
    <w:rsid w:val="00887DDE"/>
    <w:rsid w:val="00887F54"/>
    <w:rsid w:val="0089108B"/>
    <w:rsid w:val="008948A2"/>
    <w:rsid w:val="008948F5"/>
    <w:rsid w:val="00896EF0"/>
    <w:rsid w:val="008A1999"/>
    <w:rsid w:val="008A1D96"/>
    <w:rsid w:val="008A5EB2"/>
    <w:rsid w:val="008A6DCA"/>
    <w:rsid w:val="008A7E0D"/>
    <w:rsid w:val="008B130E"/>
    <w:rsid w:val="008B3F42"/>
    <w:rsid w:val="008B47C5"/>
    <w:rsid w:val="008C0CC6"/>
    <w:rsid w:val="008C22DF"/>
    <w:rsid w:val="008C47D9"/>
    <w:rsid w:val="008C6ABE"/>
    <w:rsid w:val="008D42A5"/>
    <w:rsid w:val="008D4931"/>
    <w:rsid w:val="008E6254"/>
    <w:rsid w:val="008E63AA"/>
    <w:rsid w:val="008E6D3D"/>
    <w:rsid w:val="008F32DD"/>
    <w:rsid w:val="008F5159"/>
    <w:rsid w:val="0090048A"/>
    <w:rsid w:val="00907314"/>
    <w:rsid w:val="00914AB7"/>
    <w:rsid w:val="009205C5"/>
    <w:rsid w:val="009253B6"/>
    <w:rsid w:val="0092776C"/>
    <w:rsid w:val="009340D9"/>
    <w:rsid w:val="00934A0E"/>
    <w:rsid w:val="009363F0"/>
    <w:rsid w:val="00941043"/>
    <w:rsid w:val="0094125F"/>
    <w:rsid w:val="009422B8"/>
    <w:rsid w:val="00947452"/>
    <w:rsid w:val="00950AE0"/>
    <w:rsid w:val="0095115C"/>
    <w:rsid w:val="00952529"/>
    <w:rsid w:val="00952C36"/>
    <w:rsid w:val="00956F33"/>
    <w:rsid w:val="0096557A"/>
    <w:rsid w:val="0096744C"/>
    <w:rsid w:val="00970377"/>
    <w:rsid w:val="009718B4"/>
    <w:rsid w:val="00972024"/>
    <w:rsid w:val="009737E0"/>
    <w:rsid w:val="00973C32"/>
    <w:rsid w:val="0097475F"/>
    <w:rsid w:val="00981216"/>
    <w:rsid w:val="0099073B"/>
    <w:rsid w:val="00992C04"/>
    <w:rsid w:val="00994BCE"/>
    <w:rsid w:val="009951FB"/>
    <w:rsid w:val="00995362"/>
    <w:rsid w:val="009A1734"/>
    <w:rsid w:val="009A2887"/>
    <w:rsid w:val="009A64E5"/>
    <w:rsid w:val="009A7FB9"/>
    <w:rsid w:val="009B0CA0"/>
    <w:rsid w:val="009B2A63"/>
    <w:rsid w:val="009B5335"/>
    <w:rsid w:val="009C32BA"/>
    <w:rsid w:val="009C4D44"/>
    <w:rsid w:val="009D00F0"/>
    <w:rsid w:val="009D0F3D"/>
    <w:rsid w:val="009D2383"/>
    <w:rsid w:val="009D310A"/>
    <w:rsid w:val="009D62D4"/>
    <w:rsid w:val="009D63ED"/>
    <w:rsid w:val="009E46F5"/>
    <w:rsid w:val="009E5168"/>
    <w:rsid w:val="00A016A2"/>
    <w:rsid w:val="00A020CA"/>
    <w:rsid w:val="00A02FA4"/>
    <w:rsid w:val="00A06480"/>
    <w:rsid w:val="00A12CF1"/>
    <w:rsid w:val="00A135BA"/>
    <w:rsid w:val="00A23B2E"/>
    <w:rsid w:val="00A24842"/>
    <w:rsid w:val="00A253EE"/>
    <w:rsid w:val="00A27720"/>
    <w:rsid w:val="00A322F8"/>
    <w:rsid w:val="00A33D47"/>
    <w:rsid w:val="00A35C27"/>
    <w:rsid w:val="00A35EC7"/>
    <w:rsid w:val="00A36617"/>
    <w:rsid w:val="00A36C24"/>
    <w:rsid w:val="00A374F1"/>
    <w:rsid w:val="00A41F29"/>
    <w:rsid w:val="00A4226A"/>
    <w:rsid w:val="00A434B9"/>
    <w:rsid w:val="00A434C8"/>
    <w:rsid w:val="00A44050"/>
    <w:rsid w:val="00A529F0"/>
    <w:rsid w:val="00A52D3C"/>
    <w:rsid w:val="00A532ED"/>
    <w:rsid w:val="00A5474A"/>
    <w:rsid w:val="00A607F4"/>
    <w:rsid w:val="00A60FA3"/>
    <w:rsid w:val="00A65F47"/>
    <w:rsid w:val="00A705F7"/>
    <w:rsid w:val="00A725E7"/>
    <w:rsid w:val="00A73220"/>
    <w:rsid w:val="00A738BC"/>
    <w:rsid w:val="00A73F28"/>
    <w:rsid w:val="00A83BCD"/>
    <w:rsid w:val="00A85134"/>
    <w:rsid w:val="00A90A33"/>
    <w:rsid w:val="00AA00E6"/>
    <w:rsid w:val="00AA02FC"/>
    <w:rsid w:val="00AA4E79"/>
    <w:rsid w:val="00AA6524"/>
    <w:rsid w:val="00AA65CD"/>
    <w:rsid w:val="00AA70A8"/>
    <w:rsid w:val="00AA7E23"/>
    <w:rsid w:val="00AA7EED"/>
    <w:rsid w:val="00AB22A7"/>
    <w:rsid w:val="00AB236B"/>
    <w:rsid w:val="00AB33AE"/>
    <w:rsid w:val="00AB347C"/>
    <w:rsid w:val="00AB4DE5"/>
    <w:rsid w:val="00AB657C"/>
    <w:rsid w:val="00AC13EE"/>
    <w:rsid w:val="00AC1C59"/>
    <w:rsid w:val="00AC220E"/>
    <w:rsid w:val="00AC3889"/>
    <w:rsid w:val="00AC3E44"/>
    <w:rsid w:val="00AC5AE9"/>
    <w:rsid w:val="00AC5CB5"/>
    <w:rsid w:val="00AC69A5"/>
    <w:rsid w:val="00AC79D9"/>
    <w:rsid w:val="00AD21FC"/>
    <w:rsid w:val="00AD375A"/>
    <w:rsid w:val="00AD41E3"/>
    <w:rsid w:val="00AE0666"/>
    <w:rsid w:val="00AE1F88"/>
    <w:rsid w:val="00AE533E"/>
    <w:rsid w:val="00AF34B0"/>
    <w:rsid w:val="00AF5EE1"/>
    <w:rsid w:val="00AF68D3"/>
    <w:rsid w:val="00AF77E1"/>
    <w:rsid w:val="00B00974"/>
    <w:rsid w:val="00B01413"/>
    <w:rsid w:val="00B0343C"/>
    <w:rsid w:val="00B101DC"/>
    <w:rsid w:val="00B1224E"/>
    <w:rsid w:val="00B1240B"/>
    <w:rsid w:val="00B12FFF"/>
    <w:rsid w:val="00B15E37"/>
    <w:rsid w:val="00B255EC"/>
    <w:rsid w:val="00B26B8D"/>
    <w:rsid w:val="00B2739D"/>
    <w:rsid w:val="00B32744"/>
    <w:rsid w:val="00B330D4"/>
    <w:rsid w:val="00B355FF"/>
    <w:rsid w:val="00B41D1A"/>
    <w:rsid w:val="00B42E16"/>
    <w:rsid w:val="00B45414"/>
    <w:rsid w:val="00B500F6"/>
    <w:rsid w:val="00B51265"/>
    <w:rsid w:val="00B548B1"/>
    <w:rsid w:val="00B55552"/>
    <w:rsid w:val="00B65FCE"/>
    <w:rsid w:val="00B677E4"/>
    <w:rsid w:val="00B679A4"/>
    <w:rsid w:val="00B72160"/>
    <w:rsid w:val="00B771B4"/>
    <w:rsid w:val="00B84555"/>
    <w:rsid w:val="00B92772"/>
    <w:rsid w:val="00B92833"/>
    <w:rsid w:val="00B933B7"/>
    <w:rsid w:val="00B95C75"/>
    <w:rsid w:val="00B96125"/>
    <w:rsid w:val="00B96C52"/>
    <w:rsid w:val="00B974CE"/>
    <w:rsid w:val="00BA0696"/>
    <w:rsid w:val="00BA38C0"/>
    <w:rsid w:val="00BA444F"/>
    <w:rsid w:val="00BA4A4D"/>
    <w:rsid w:val="00BA6295"/>
    <w:rsid w:val="00BA635E"/>
    <w:rsid w:val="00BA79C7"/>
    <w:rsid w:val="00BB12BF"/>
    <w:rsid w:val="00BB5E43"/>
    <w:rsid w:val="00BC019D"/>
    <w:rsid w:val="00BC1C91"/>
    <w:rsid w:val="00BC1FD8"/>
    <w:rsid w:val="00BC22F8"/>
    <w:rsid w:val="00BC2D06"/>
    <w:rsid w:val="00BC388F"/>
    <w:rsid w:val="00BC3AF9"/>
    <w:rsid w:val="00BC6168"/>
    <w:rsid w:val="00BC61A7"/>
    <w:rsid w:val="00BD06AF"/>
    <w:rsid w:val="00BD11B2"/>
    <w:rsid w:val="00BE2130"/>
    <w:rsid w:val="00BE6D06"/>
    <w:rsid w:val="00BE7306"/>
    <w:rsid w:val="00BF0D24"/>
    <w:rsid w:val="00BF1678"/>
    <w:rsid w:val="00BF18DB"/>
    <w:rsid w:val="00BF2F92"/>
    <w:rsid w:val="00BF465D"/>
    <w:rsid w:val="00BF4B31"/>
    <w:rsid w:val="00BF57D5"/>
    <w:rsid w:val="00C04F34"/>
    <w:rsid w:val="00C0626D"/>
    <w:rsid w:val="00C0748C"/>
    <w:rsid w:val="00C078E8"/>
    <w:rsid w:val="00C17CB9"/>
    <w:rsid w:val="00C23187"/>
    <w:rsid w:val="00C265C4"/>
    <w:rsid w:val="00C3430B"/>
    <w:rsid w:val="00C35A99"/>
    <w:rsid w:val="00C35EDF"/>
    <w:rsid w:val="00C4106F"/>
    <w:rsid w:val="00C41FD1"/>
    <w:rsid w:val="00C42D55"/>
    <w:rsid w:val="00C43410"/>
    <w:rsid w:val="00C45EA0"/>
    <w:rsid w:val="00C50410"/>
    <w:rsid w:val="00C57271"/>
    <w:rsid w:val="00C625A7"/>
    <w:rsid w:val="00C62F01"/>
    <w:rsid w:val="00C646B5"/>
    <w:rsid w:val="00C652F7"/>
    <w:rsid w:val="00C7433B"/>
    <w:rsid w:val="00C7723E"/>
    <w:rsid w:val="00C77DDB"/>
    <w:rsid w:val="00C82D63"/>
    <w:rsid w:val="00C83D8D"/>
    <w:rsid w:val="00C84D82"/>
    <w:rsid w:val="00C85862"/>
    <w:rsid w:val="00C86BAB"/>
    <w:rsid w:val="00C87023"/>
    <w:rsid w:val="00C92B2E"/>
    <w:rsid w:val="00C92F8C"/>
    <w:rsid w:val="00C93EE6"/>
    <w:rsid w:val="00C95446"/>
    <w:rsid w:val="00CA07D4"/>
    <w:rsid w:val="00CA406A"/>
    <w:rsid w:val="00CA6B99"/>
    <w:rsid w:val="00CB22A4"/>
    <w:rsid w:val="00CB44C5"/>
    <w:rsid w:val="00CB5D39"/>
    <w:rsid w:val="00CB6F40"/>
    <w:rsid w:val="00CB764D"/>
    <w:rsid w:val="00CB7D0A"/>
    <w:rsid w:val="00CC1DF3"/>
    <w:rsid w:val="00CC1EF7"/>
    <w:rsid w:val="00CC3637"/>
    <w:rsid w:val="00CC579B"/>
    <w:rsid w:val="00CC5D8E"/>
    <w:rsid w:val="00CC613D"/>
    <w:rsid w:val="00CC6479"/>
    <w:rsid w:val="00CC6778"/>
    <w:rsid w:val="00CD1BF5"/>
    <w:rsid w:val="00CD4980"/>
    <w:rsid w:val="00CD5668"/>
    <w:rsid w:val="00CD6A7E"/>
    <w:rsid w:val="00CD77A8"/>
    <w:rsid w:val="00CD7AEB"/>
    <w:rsid w:val="00CE03F3"/>
    <w:rsid w:val="00CE0D4C"/>
    <w:rsid w:val="00CE1E7C"/>
    <w:rsid w:val="00CE59CD"/>
    <w:rsid w:val="00CF3926"/>
    <w:rsid w:val="00CF651B"/>
    <w:rsid w:val="00CF6AB5"/>
    <w:rsid w:val="00D038B1"/>
    <w:rsid w:val="00D07D7F"/>
    <w:rsid w:val="00D125B1"/>
    <w:rsid w:val="00D13AAC"/>
    <w:rsid w:val="00D1422D"/>
    <w:rsid w:val="00D14FB2"/>
    <w:rsid w:val="00D165FB"/>
    <w:rsid w:val="00D228E4"/>
    <w:rsid w:val="00D24F4C"/>
    <w:rsid w:val="00D267AD"/>
    <w:rsid w:val="00D272A0"/>
    <w:rsid w:val="00D313F3"/>
    <w:rsid w:val="00D36058"/>
    <w:rsid w:val="00D408E1"/>
    <w:rsid w:val="00D426A1"/>
    <w:rsid w:val="00D44855"/>
    <w:rsid w:val="00D47A16"/>
    <w:rsid w:val="00D557DA"/>
    <w:rsid w:val="00D57D34"/>
    <w:rsid w:val="00D633AE"/>
    <w:rsid w:val="00D659E9"/>
    <w:rsid w:val="00D65D20"/>
    <w:rsid w:val="00D70B8E"/>
    <w:rsid w:val="00D71DA5"/>
    <w:rsid w:val="00D73D15"/>
    <w:rsid w:val="00D75371"/>
    <w:rsid w:val="00D76E6A"/>
    <w:rsid w:val="00D8098F"/>
    <w:rsid w:val="00D81196"/>
    <w:rsid w:val="00D82F85"/>
    <w:rsid w:val="00D83138"/>
    <w:rsid w:val="00D8798C"/>
    <w:rsid w:val="00D90267"/>
    <w:rsid w:val="00D941E1"/>
    <w:rsid w:val="00D97CDA"/>
    <w:rsid w:val="00DA0F64"/>
    <w:rsid w:val="00DA27AC"/>
    <w:rsid w:val="00DA3760"/>
    <w:rsid w:val="00DB0596"/>
    <w:rsid w:val="00DB187B"/>
    <w:rsid w:val="00DB4620"/>
    <w:rsid w:val="00DB6938"/>
    <w:rsid w:val="00DC0002"/>
    <w:rsid w:val="00DC736E"/>
    <w:rsid w:val="00DD5C11"/>
    <w:rsid w:val="00DD776D"/>
    <w:rsid w:val="00DE08CF"/>
    <w:rsid w:val="00DE3EF6"/>
    <w:rsid w:val="00DE472F"/>
    <w:rsid w:val="00DE7DC9"/>
    <w:rsid w:val="00DE7FCC"/>
    <w:rsid w:val="00DF4A06"/>
    <w:rsid w:val="00DF5CA6"/>
    <w:rsid w:val="00DF647D"/>
    <w:rsid w:val="00DF7703"/>
    <w:rsid w:val="00E025C0"/>
    <w:rsid w:val="00E032E5"/>
    <w:rsid w:val="00E0434A"/>
    <w:rsid w:val="00E050EB"/>
    <w:rsid w:val="00E06B6D"/>
    <w:rsid w:val="00E1136D"/>
    <w:rsid w:val="00E14684"/>
    <w:rsid w:val="00E14EBA"/>
    <w:rsid w:val="00E15296"/>
    <w:rsid w:val="00E160F7"/>
    <w:rsid w:val="00E27557"/>
    <w:rsid w:val="00E276E4"/>
    <w:rsid w:val="00E27FE2"/>
    <w:rsid w:val="00E339B0"/>
    <w:rsid w:val="00E42C11"/>
    <w:rsid w:val="00E46366"/>
    <w:rsid w:val="00E472A9"/>
    <w:rsid w:val="00E506ED"/>
    <w:rsid w:val="00E551BA"/>
    <w:rsid w:val="00E56E63"/>
    <w:rsid w:val="00E60CBF"/>
    <w:rsid w:val="00E66FA8"/>
    <w:rsid w:val="00E738B6"/>
    <w:rsid w:val="00E73CD4"/>
    <w:rsid w:val="00E74364"/>
    <w:rsid w:val="00E7771D"/>
    <w:rsid w:val="00E823B5"/>
    <w:rsid w:val="00E83560"/>
    <w:rsid w:val="00E91CC8"/>
    <w:rsid w:val="00E92719"/>
    <w:rsid w:val="00E973B1"/>
    <w:rsid w:val="00E97DDF"/>
    <w:rsid w:val="00EA26F7"/>
    <w:rsid w:val="00EA5D05"/>
    <w:rsid w:val="00EA5F45"/>
    <w:rsid w:val="00EB147C"/>
    <w:rsid w:val="00EB1D85"/>
    <w:rsid w:val="00EC008B"/>
    <w:rsid w:val="00EC2182"/>
    <w:rsid w:val="00ED1267"/>
    <w:rsid w:val="00ED154C"/>
    <w:rsid w:val="00ED37A8"/>
    <w:rsid w:val="00ED7889"/>
    <w:rsid w:val="00EE06B2"/>
    <w:rsid w:val="00EE772A"/>
    <w:rsid w:val="00EE7BBA"/>
    <w:rsid w:val="00EF0952"/>
    <w:rsid w:val="00EF6476"/>
    <w:rsid w:val="00F01095"/>
    <w:rsid w:val="00F02DEC"/>
    <w:rsid w:val="00F046F4"/>
    <w:rsid w:val="00F14138"/>
    <w:rsid w:val="00F20FCA"/>
    <w:rsid w:val="00F232D3"/>
    <w:rsid w:val="00F233BF"/>
    <w:rsid w:val="00F248C2"/>
    <w:rsid w:val="00F259C0"/>
    <w:rsid w:val="00F2755D"/>
    <w:rsid w:val="00F31BF7"/>
    <w:rsid w:val="00F32955"/>
    <w:rsid w:val="00F330F4"/>
    <w:rsid w:val="00F335C1"/>
    <w:rsid w:val="00F3370A"/>
    <w:rsid w:val="00F35035"/>
    <w:rsid w:val="00F40F5E"/>
    <w:rsid w:val="00F441E1"/>
    <w:rsid w:val="00F46D21"/>
    <w:rsid w:val="00F50211"/>
    <w:rsid w:val="00F50A78"/>
    <w:rsid w:val="00F53839"/>
    <w:rsid w:val="00F5399B"/>
    <w:rsid w:val="00F55C70"/>
    <w:rsid w:val="00F55D27"/>
    <w:rsid w:val="00F56ABC"/>
    <w:rsid w:val="00F57764"/>
    <w:rsid w:val="00F60F41"/>
    <w:rsid w:val="00F62BAD"/>
    <w:rsid w:val="00F657ED"/>
    <w:rsid w:val="00F65D66"/>
    <w:rsid w:val="00F667F2"/>
    <w:rsid w:val="00F707EE"/>
    <w:rsid w:val="00F718F4"/>
    <w:rsid w:val="00F76963"/>
    <w:rsid w:val="00F775CE"/>
    <w:rsid w:val="00F77A70"/>
    <w:rsid w:val="00F80A07"/>
    <w:rsid w:val="00F8294D"/>
    <w:rsid w:val="00F8716B"/>
    <w:rsid w:val="00F87561"/>
    <w:rsid w:val="00F91498"/>
    <w:rsid w:val="00F9668D"/>
    <w:rsid w:val="00F97A74"/>
    <w:rsid w:val="00FA01D9"/>
    <w:rsid w:val="00FA0296"/>
    <w:rsid w:val="00FA2264"/>
    <w:rsid w:val="00FA2F9F"/>
    <w:rsid w:val="00FB3C4E"/>
    <w:rsid w:val="00FB4555"/>
    <w:rsid w:val="00FB6236"/>
    <w:rsid w:val="00FC0D2E"/>
    <w:rsid w:val="00FC1A07"/>
    <w:rsid w:val="00FC6A12"/>
    <w:rsid w:val="00FD14FC"/>
    <w:rsid w:val="00FD174F"/>
    <w:rsid w:val="00FD1941"/>
    <w:rsid w:val="00FD30CC"/>
    <w:rsid w:val="00FD41F2"/>
    <w:rsid w:val="00FD47E4"/>
    <w:rsid w:val="00FD52ED"/>
    <w:rsid w:val="00FD70BB"/>
    <w:rsid w:val="00FE01F2"/>
    <w:rsid w:val="00FE1227"/>
    <w:rsid w:val="00FE2274"/>
    <w:rsid w:val="00FE3F6A"/>
    <w:rsid w:val="00FE4A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17DE84"/>
  <w15:chartTrackingRefBased/>
  <w15:docId w15:val="{B6B00C04-91A0-44BF-A3C0-EB263558E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008D7"/>
    <w:pPr>
      <w:widowControl w:val="0"/>
      <w:jc w:val="both"/>
    </w:pPr>
  </w:style>
  <w:style w:type="paragraph" w:styleId="1">
    <w:name w:val="heading 1"/>
    <w:basedOn w:val="a"/>
    <w:next w:val="a"/>
    <w:link w:val="10"/>
    <w:uiPriority w:val="9"/>
    <w:qFormat/>
    <w:rsid w:val="00B41D1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41D1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41D1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41D1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41D1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41D1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41D1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41D1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41D1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41D1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41D1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41D1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41D1A"/>
    <w:rPr>
      <w:rFonts w:cstheme="majorBidi"/>
      <w:color w:val="0F4761" w:themeColor="accent1" w:themeShade="BF"/>
      <w:sz w:val="28"/>
      <w:szCs w:val="28"/>
    </w:rPr>
  </w:style>
  <w:style w:type="character" w:customStyle="1" w:styleId="50">
    <w:name w:val="标题 5 字符"/>
    <w:basedOn w:val="a0"/>
    <w:link w:val="5"/>
    <w:uiPriority w:val="9"/>
    <w:semiHidden/>
    <w:rsid w:val="00B41D1A"/>
    <w:rPr>
      <w:rFonts w:cstheme="majorBidi"/>
      <w:color w:val="0F4761" w:themeColor="accent1" w:themeShade="BF"/>
      <w:sz w:val="24"/>
      <w:szCs w:val="24"/>
    </w:rPr>
  </w:style>
  <w:style w:type="character" w:customStyle="1" w:styleId="60">
    <w:name w:val="标题 6 字符"/>
    <w:basedOn w:val="a0"/>
    <w:link w:val="6"/>
    <w:uiPriority w:val="9"/>
    <w:semiHidden/>
    <w:rsid w:val="00B41D1A"/>
    <w:rPr>
      <w:rFonts w:cstheme="majorBidi"/>
      <w:b/>
      <w:bCs/>
      <w:color w:val="0F4761" w:themeColor="accent1" w:themeShade="BF"/>
    </w:rPr>
  </w:style>
  <w:style w:type="character" w:customStyle="1" w:styleId="70">
    <w:name w:val="标题 7 字符"/>
    <w:basedOn w:val="a0"/>
    <w:link w:val="7"/>
    <w:uiPriority w:val="9"/>
    <w:semiHidden/>
    <w:rsid w:val="00B41D1A"/>
    <w:rPr>
      <w:rFonts w:cstheme="majorBidi"/>
      <w:b/>
      <w:bCs/>
      <w:color w:val="595959" w:themeColor="text1" w:themeTint="A6"/>
    </w:rPr>
  </w:style>
  <w:style w:type="character" w:customStyle="1" w:styleId="80">
    <w:name w:val="标题 8 字符"/>
    <w:basedOn w:val="a0"/>
    <w:link w:val="8"/>
    <w:uiPriority w:val="9"/>
    <w:semiHidden/>
    <w:rsid w:val="00B41D1A"/>
    <w:rPr>
      <w:rFonts w:cstheme="majorBidi"/>
      <w:color w:val="595959" w:themeColor="text1" w:themeTint="A6"/>
    </w:rPr>
  </w:style>
  <w:style w:type="character" w:customStyle="1" w:styleId="90">
    <w:name w:val="标题 9 字符"/>
    <w:basedOn w:val="a0"/>
    <w:link w:val="9"/>
    <w:uiPriority w:val="9"/>
    <w:semiHidden/>
    <w:rsid w:val="00B41D1A"/>
    <w:rPr>
      <w:rFonts w:eastAsiaTheme="majorEastAsia" w:cstheme="majorBidi"/>
      <w:color w:val="595959" w:themeColor="text1" w:themeTint="A6"/>
    </w:rPr>
  </w:style>
  <w:style w:type="paragraph" w:styleId="a3">
    <w:name w:val="Title"/>
    <w:basedOn w:val="a"/>
    <w:next w:val="a"/>
    <w:link w:val="a4"/>
    <w:uiPriority w:val="10"/>
    <w:qFormat/>
    <w:rsid w:val="00B41D1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41D1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1D1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41D1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41D1A"/>
    <w:pPr>
      <w:spacing w:before="160" w:after="160"/>
      <w:jc w:val="center"/>
    </w:pPr>
    <w:rPr>
      <w:i/>
      <w:iCs/>
      <w:color w:val="404040" w:themeColor="text1" w:themeTint="BF"/>
    </w:rPr>
  </w:style>
  <w:style w:type="character" w:customStyle="1" w:styleId="a8">
    <w:name w:val="引用 字符"/>
    <w:basedOn w:val="a0"/>
    <w:link w:val="a7"/>
    <w:uiPriority w:val="29"/>
    <w:rsid w:val="00B41D1A"/>
    <w:rPr>
      <w:i/>
      <w:iCs/>
      <w:color w:val="404040" w:themeColor="text1" w:themeTint="BF"/>
    </w:rPr>
  </w:style>
  <w:style w:type="paragraph" w:styleId="a9">
    <w:name w:val="List Paragraph"/>
    <w:basedOn w:val="a"/>
    <w:uiPriority w:val="34"/>
    <w:qFormat/>
    <w:rsid w:val="00B41D1A"/>
    <w:pPr>
      <w:ind w:left="720"/>
      <w:contextualSpacing/>
    </w:pPr>
  </w:style>
  <w:style w:type="character" w:styleId="aa">
    <w:name w:val="Intense Emphasis"/>
    <w:basedOn w:val="a0"/>
    <w:uiPriority w:val="21"/>
    <w:qFormat/>
    <w:rsid w:val="00B41D1A"/>
    <w:rPr>
      <w:i/>
      <w:iCs/>
      <w:color w:val="0F4761" w:themeColor="accent1" w:themeShade="BF"/>
    </w:rPr>
  </w:style>
  <w:style w:type="paragraph" w:styleId="ab">
    <w:name w:val="Intense Quote"/>
    <w:basedOn w:val="a"/>
    <w:next w:val="a"/>
    <w:link w:val="ac"/>
    <w:uiPriority w:val="30"/>
    <w:qFormat/>
    <w:rsid w:val="00B41D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41D1A"/>
    <w:rPr>
      <w:i/>
      <w:iCs/>
      <w:color w:val="0F4761" w:themeColor="accent1" w:themeShade="BF"/>
    </w:rPr>
  </w:style>
  <w:style w:type="character" w:styleId="ad">
    <w:name w:val="Intense Reference"/>
    <w:basedOn w:val="a0"/>
    <w:uiPriority w:val="32"/>
    <w:qFormat/>
    <w:rsid w:val="00B41D1A"/>
    <w:rPr>
      <w:b/>
      <w:bCs/>
      <w:smallCaps/>
      <w:color w:val="0F4761" w:themeColor="accent1" w:themeShade="BF"/>
      <w:spacing w:val="5"/>
    </w:rPr>
  </w:style>
  <w:style w:type="paragraph" w:styleId="HTML">
    <w:name w:val="HTML Preformatted"/>
    <w:basedOn w:val="a"/>
    <w:link w:val="HTML0"/>
    <w:uiPriority w:val="99"/>
    <w:semiHidden/>
    <w:unhideWhenUsed/>
    <w:rsid w:val="00463B6A"/>
    <w:rPr>
      <w:rFonts w:ascii="Courier New" w:hAnsi="Courier New" w:cs="Courier New"/>
      <w:sz w:val="20"/>
      <w:szCs w:val="20"/>
    </w:rPr>
  </w:style>
  <w:style w:type="character" w:customStyle="1" w:styleId="HTML0">
    <w:name w:val="HTML 预设格式 字符"/>
    <w:basedOn w:val="a0"/>
    <w:link w:val="HTML"/>
    <w:uiPriority w:val="99"/>
    <w:semiHidden/>
    <w:rsid w:val="00463B6A"/>
    <w:rPr>
      <w:rFonts w:ascii="Courier New" w:hAnsi="Courier New" w:cs="Courier New"/>
      <w:sz w:val="20"/>
      <w:szCs w:val="20"/>
    </w:rPr>
  </w:style>
  <w:style w:type="character" w:styleId="ae">
    <w:name w:val="Hyperlink"/>
    <w:basedOn w:val="a0"/>
    <w:uiPriority w:val="99"/>
    <w:unhideWhenUsed/>
    <w:rsid w:val="00301DA4"/>
    <w:rPr>
      <w:color w:val="467886" w:themeColor="hyperlink"/>
      <w:u w:val="single"/>
    </w:rPr>
  </w:style>
  <w:style w:type="character" w:styleId="af">
    <w:name w:val="Unresolved Mention"/>
    <w:basedOn w:val="a0"/>
    <w:uiPriority w:val="99"/>
    <w:semiHidden/>
    <w:unhideWhenUsed/>
    <w:rsid w:val="00301DA4"/>
    <w:rPr>
      <w:color w:val="605E5C"/>
      <w:shd w:val="clear" w:color="auto" w:fill="E1DFDD"/>
    </w:rPr>
  </w:style>
  <w:style w:type="character" w:styleId="af0">
    <w:name w:val="Placeholder Text"/>
    <w:basedOn w:val="a0"/>
    <w:uiPriority w:val="99"/>
    <w:semiHidden/>
    <w:rsid w:val="00FD14FC"/>
    <w:rPr>
      <w:color w:val="666666"/>
    </w:rPr>
  </w:style>
  <w:style w:type="paragraph" w:styleId="af1">
    <w:name w:val="Normal (Web)"/>
    <w:basedOn w:val="a"/>
    <w:uiPriority w:val="99"/>
    <w:semiHidden/>
    <w:unhideWhenUsed/>
    <w:rsid w:val="00F01095"/>
    <w:rPr>
      <w:rFonts w:ascii="Times New Roman" w:hAnsi="Times New Roman" w:cs="Times New Roman"/>
      <w:sz w:val="24"/>
      <w:szCs w:val="24"/>
    </w:rPr>
  </w:style>
  <w:style w:type="paragraph" w:customStyle="1" w:styleId="EndNoteBibliographyTitle">
    <w:name w:val="EndNote Bibliography Title"/>
    <w:basedOn w:val="a"/>
    <w:link w:val="EndNoteBibliographyTitle0"/>
    <w:rsid w:val="00FE2274"/>
    <w:pPr>
      <w:jc w:val="center"/>
    </w:pPr>
    <w:rPr>
      <w:rFonts w:ascii="等线" w:eastAsia="等线" w:hAnsi="等线"/>
      <w:noProof/>
      <w:sz w:val="20"/>
    </w:rPr>
  </w:style>
  <w:style w:type="character" w:customStyle="1" w:styleId="EndNoteBibliographyTitle0">
    <w:name w:val="EndNote Bibliography Title 字符"/>
    <w:basedOn w:val="a0"/>
    <w:link w:val="EndNoteBibliographyTitle"/>
    <w:rsid w:val="00FE2274"/>
    <w:rPr>
      <w:rFonts w:ascii="等线" w:eastAsia="等线" w:hAnsi="等线"/>
      <w:noProof/>
      <w:sz w:val="20"/>
    </w:rPr>
  </w:style>
  <w:style w:type="paragraph" w:customStyle="1" w:styleId="EndNoteBibliography">
    <w:name w:val="EndNote Bibliography"/>
    <w:basedOn w:val="a"/>
    <w:link w:val="EndNoteBibliography0"/>
    <w:rsid w:val="00FE2274"/>
    <w:rPr>
      <w:rFonts w:ascii="等线" w:eastAsia="等线" w:hAnsi="等线"/>
      <w:noProof/>
      <w:sz w:val="20"/>
    </w:rPr>
  </w:style>
  <w:style w:type="character" w:customStyle="1" w:styleId="EndNoteBibliography0">
    <w:name w:val="EndNote Bibliography 字符"/>
    <w:basedOn w:val="a0"/>
    <w:link w:val="EndNoteBibliography"/>
    <w:rsid w:val="00FE2274"/>
    <w:rPr>
      <w:rFonts w:ascii="等线" w:eastAsia="等线" w:hAnsi="等线"/>
      <w:noProof/>
      <w:sz w:val="20"/>
    </w:rPr>
  </w:style>
  <w:style w:type="paragraph" w:styleId="af2">
    <w:name w:val="header"/>
    <w:basedOn w:val="a"/>
    <w:link w:val="af3"/>
    <w:uiPriority w:val="99"/>
    <w:unhideWhenUsed/>
    <w:rsid w:val="000157B1"/>
    <w:pPr>
      <w:tabs>
        <w:tab w:val="center" w:pos="4153"/>
        <w:tab w:val="right" w:pos="8306"/>
      </w:tabs>
      <w:snapToGrid w:val="0"/>
      <w:jc w:val="center"/>
    </w:pPr>
    <w:rPr>
      <w:sz w:val="18"/>
      <w:szCs w:val="18"/>
    </w:rPr>
  </w:style>
  <w:style w:type="character" w:customStyle="1" w:styleId="af3">
    <w:name w:val="页眉 字符"/>
    <w:basedOn w:val="a0"/>
    <w:link w:val="af2"/>
    <w:uiPriority w:val="99"/>
    <w:rsid w:val="000157B1"/>
    <w:rPr>
      <w:sz w:val="18"/>
      <w:szCs w:val="18"/>
    </w:rPr>
  </w:style>
  <w:style w:type="paragraph" w:styleId="af4">
    <w:name w:val="footer"/>
    <w:basedOn w:val="a"/>
    <w:link w:val="af5"/>
    <w:uiPriority w:val="99"/>
    <w:unhideWhenUsed/>
    <w:rsid w:val="000157B1"/>
    <w:pPr>
      <w:tabs>
        <w:tab w:val="center" w:pos="4153"/>
        <w:tab w:val="right" w:pos="8306"/>
      </w:tabs>
      <w:snapToGrid w:val="0"/>
      <w:jc w:val="left"/>
    </w:pPr>
    <w:rPr>
      <w:sz w:val="18"/>
      <w:szCs w:val="18"/>
    </w:rPr>
  </w:style>
  <w:style w:type="character" w:customStyle="1" w:styleId="af5">
    <w:name w:val="页脚 字符"/>
    <w:basedOn w:val="a0"/>
    <w:link w:val="af4"/>
    <w:uiPriority w:val="99"/>
    <w:rsid w:val="000157B1"/>
    <w:rPr>
      <w:sz w:val="18"/>
      <w:szCs w:val="18"/>
    </w:rPr>
  </w:style>
  <w:style w:type="character" w:styleId="af6">
    <w:name w:val="line number"/>
    <w:basedOn w:val="a0"/>
    <w:uiPriority w:val="99"/>
    <w:semiHidden/>
    <w:unhideWhenUsed/>
    <w:rsid w:val="00055E14"/>
  </w:style>
  <w:style w:type="paragraph" w:styleId="af7">
    <w:name w:val="Revision"/>
    <w:hidden/>
    <w:uiPriority w:val="99"/>
    <w:semiHidden/>
    <w:rsid w:val="00B2739D"/>
  </w:style>
  <w:style w:type="character" w:styleId="af8">
    <w:name w:val="annotation reference"/>
    <w:basedOn w:val="a0"/>
    <w:uiPriority w:val="99"/>
    <w:semiHidden/>
    <w:unhideWhenUsed/>
    <w:rsid w:val="00F55D27"/>
    <w:rPr>
      <w:sz w:val="21"/>
      <w:szCs w:val="21"/>
    </w:rPr>
  </w:style>
  <w:style w:type="paragraph" w:styleId="af9">
    <w:name w:val="annotation text"/>
    <w:basedOn w:val="a"/>
    <w:link w:val="afa"/>
    <w:uiPriority w:val="99"/>
    <w:semiHidden/>
    <w:unhideWhenUsed/>
    <w:rsid w:val="00F55D27"/>
    <w:pPr>
      <w:jc w:val="left"/>
    </w:pPr>
  </w:style>
  <w:style w:type="character" w:customStyle="1" w:styleId="afa">
    <w:name w:val="批注文字 字符"/>
    <w:basedOn w:val="a0"/>
    <w:link w:val="af9"/>
    <w:uiPriority w:val="99"/>
    <w:semiHidden/>
    <w:rsid w:val="00F55D27"/>
  </w:style>
  <w:style w:type="paragraph" w:styleId="afb">
    <w:name w:val="annotation subject"/>
    <w:basedOn w:val="af9"/>
    <w:next w:val="af9"/>
    <w:link w:val="afc"/>
    <w:uiPriority w:val="99"/>
    <w:semiHidden/>
    <w:unhideWhenUsed/>
    <w:rsid w:val="00F55D27"/>
    <w:rPr>
      <w:b/>
      <w:bCs/>
    </w:rPr>
  </w:style>
  <w:style w:type="character" w:customStyle="1" w:styleId="afc">
    <w:name w:val="批注主题 字符"/>
    <w:basedOn w:val="afa"/>
    <w:link w:val="afb"/>
    <w:uiPriority w:val="99"/>
    <w:semiHidden/>
    <w:rsid w:val="00F55D27"/>
    <w:rPr>
      <w:b/>
      <w:bCs/>
    </w:rPr>
  </w:style>
  <w:style w:type="character" w:styleId="afd">
    <w:name w:val="FollowedHyperlink"/>
    <w:basedOn w:val="a0"/>
    <w:uiPriority w:val="99"/>
    <w:semiHidden/>
    <w:unhideWhenUsed/>
    <w:rsid w:val="00A0648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80236">
      <w:bodyDiv w:val="1"/>
      <w:marLeft w:val="0"/>
      <w:marRight w:val="0"/>
      <w:marTop w:val="0"/>
      <w:marBottom w:val="0"/>
      <w:divBdr>
        <w:top w:val="none" w:sz="0" w:space="0" w:color="auto"/>
        <w:left w:val="none" w:sz="0" w:space="0" w:color="auto"/>
        <w:bottom w:val="none" w:sz="0" w:space="0" w:color="auto"/>
        <w:right w:val="none" w:sz="0" w:space="0" w:color="auto"/>
      </w:divBdr>
    </w:div>
    <w:div w:id="46075186">
      <w:bodyDiv w:val="1"/>
      <w:marLeft w:val="0"/>
      <w:marRight w:val="0"/>
      <w:marTop w:val="0"/>
      <w:marBottom w:val="0"/>
      <w:divBdr>
        <w:top w:val="none" w:sz="0" w:space="0" w:color="auto"/>
        <w:left w:val="none" w:sz="0" w:space="0" w:color="auto"/>
        <w:bottom w:val="none" w:sz="0" w:space="0" w:color="auto"/>
        <w:right w:val="none" w:sz="0" w:space="0" w:color="auto"/>
      </w:divBdr>
    </w:div>
    <w:div w:id="46727828">
      <w:bodyDiv w:val="1"/>
      <w:marLeft w:val="0"/>
      <w:marRight w:val="0"/>
      <w:marTop w:val="0"/>
      <w:marBottom w:val="0"/>
      <w:divBdr>
        <w:top w:val="none" w:sz="0" w:space="0" w:color="auto"/>
        <w:left w:val="none" w:sz="0" w:space="0" w:color="auto"/>
        <w:bottom w:val="none" w:sz="0" w:space="0" w:color="auto"/>
        <w:right w:val="none" w:sz="0" w:space="0" w:color="auto"/>
      </w:divBdr>
    </w:div>
    <w:div w:id="51083482">
      <w:bodyDiv w:val="1"/>
      <w:marLeft w:val="0"/>
      <w:marRight w:val="0"/>
      <w:marTop w:val="0"/>
      <w:marBottom w:val="0"/>
      <w:divBdr>
        <w:top w:val="none" w:sz="0" w:space="0" w:color="auto"/>
        <w:left w:val="none" w:sz="0" w:space="0" w:color="auto"/>
        <w:bottom w:val="none" w:sz="0" w:space="0" w:color="auto"/>
        <w:right w:val="none" w:sz="0" w:space="0" w:color="auto"/>
      </w:divBdr>
    </w:div>
    <w:div w:id="62877667">
      <w:bodyDiv w:val="1"/>
      <w:marLeft w:val="0"/>
      <w:marRight w:val="0"/>
      <w:marTop w:val="0"/>
      <w:marBottom w:val="0"/>
      <w:divBdr>
        <w:top w:val="none" w:sz="0" w:space="0" w:color="auto"/>
        <w:left w:val="none" w:sz="0" w:space="0" w:color="auto"/>
        <w:bottom w:val="none" w:sz="0" w:space="0" w:color="auto"/>
        <w:right w:val="none" w:sz="0" w:space="0" w:color="auto"/>
      </w:divBdr>
    </w:div>
    <w:div w:id="96826259">
      <w:bodyDiv w:val="1"/>
      <w:marLeft w:val="0"/>
      <w:marRight w:val="0"/>
      <w:marTop w:val="0"/>
      <w:marBottom w:val="0"/>
      <w:divBdr>
        <w:top w:val="none" w:sz="0" w:space="0" w:color="auto"/>
        <w:left w:val="none" w:sz="0" w:space="0" w:color="auto"/>
        <w:bottom w:val="none" w:sz="0" w:space="0" w:color="auto"/>
        <w:right w:val="none" w:sz="0" w:space="0" w:color="auto"/>
      </w:divBdr>
    </w:div>
    <w:div w:id="123156002">
      <w:bodyDiv w:val="1"/>
      <w:marLeft w:val="0"/>
      <w:marRight w:val="0"/>
      <w:marTop w:val="0"/>
      <w:marBottom w:val="0"/>
      <w:divBdr>
        <w:top w:val="none" w:sz="0" w:space="0" w:color="auto"/>
        <w:left w:val="none" w:sz="0" w:space="0" w:color="auto"/>
        <w:bottom w:val="none" w:sz="0" w:space="0" w:color="auto"/>
        <w:right w:val="none" w:sz="0" w:space="0" w:color="auto"/>
      </w:divBdr>
    </w:div>
    <w:div w:id="152843492">
      <w:bodyDiv w:val="1"/>
      <w:marLeft w:val="0"/>
      <w:marRight w:val="0"/>
      <w:marTop w:val="0"/>
      <w:marBottom w:val="0"/>
      <w:divBdr>
        <w:top w:val="none" w:sz="0" w:space="0" w:color="auto"/>
        <w:left w:val="none" w:sz="0" w:space="0" w:color="auto"/>
        <w:bottom w:val="none" w:sz="0" w:space="0" w:color="auto"/>
        <w:right w:val="none" w:sz="0" w:space="0" w:color="auto"/>
      </w:divBdr>
    </w:div>
    <w:div w:id="196048941">
      <w:bodyDiv w:val="1"/>
      <w:marLeft w:val="0"/>
      <w:marRight w:val="0"/>
      <w:marTop w:val="0"/>
      <w:marBottom w:val="0"/>
      <w:divBdr>
        <w:top w:val="none" w:sz="0" w:space="0" w:color="auto"/>
        <w:left w:val="none" w:sz="0" w:space="0" w:color="auto"/>
        <w:bottom w:val="none" w:sz="0" w:space="0" w:color="auto"/>
        <w:right w:val="none" w:sz="0" w:space="0" w:color="auto"/>
      </w:divBdr>
    </w:div>
    <w:div w:id="251821832">
      <w:bodyDiv w:val="1"/>
      <w:marLeft w:val="0"/>
      <w:marRight w:val="0"/>
      <w:marTop w:val="0"/>
      <w:marBottom w:val="0"/>
      <w:divBdr>
        <w:top w:val="none" w:sz="0" w:space="0" w:color="auto"/>
        <w:left w:val="none" w:sz="0" w:space="0" w:color="auto"/>
        <w:bottom w:val="none" w:sz="0" w:space="0" w:color="auto"/>
        <w:right w:val="none" w:sz="0" w:space="0" w:color="auto"/>
      </w:divBdr>
    </w:div>
    <w:div w:id="303505202">
      <w:bodyDiv w:val="1"/>
      <w:marLeft w:val="0"/>
      <w:marRight w:val="0"/>
      <w:marTop w:val="0"/>
      <w:marBottom w:val="0"/>
      <w:divBdr>
        <w:top w:val="none" w:sz="0" w:space="0" w:color="auto"/>
        <w:left w:val="none" w:sz="0" w:space="0" w:color="auto"/>
        <w:bottom w:val="none" w:sz="0" w:space="0" w:color="auto"/>
        <w:right w:val="none" w:sz="0" w:space="0" w:color="auto"/>
      </w:divBdr>
    </w:div>
    <w:div w:id="304360391">
      <w:bodyDiv w:val="1"/>
      <w:marLeft w:val="0"/>
      <w:marRight w:val="0"/>
      <w:marTop w:val="0"/>
      <w:marBottom w:val="0"/>
      <w:divBdr>
        <w:top w:val="none" w:sz="0" w:space="0" w:color="auto"/>
        <w:left w:val="none" w:sz="0" w:space="0" w:color="auto"/>
        <w:bottom w:val="none" w:sz="0" w:space="0" w:color="auto"/>
        <w:right w:val="none" w:sz="0" w:space="0" w:color="auto"/>
      </w:divBdr>
    </w:div>
    <w:div w:id="312175927">
      <w:bodyDiv w:val="1"/>
      <w:marLeft w:val="0"/>
      <w:marRight w:val="0"/>
      <w:marTop w:val="0"/>
      <w:marBottom w:val="0"/>
      <w:divBdr>
        <w:top w:val="none" w:sz="0" w:space="0" w:color="auto"/>
        <w:left w:val="none" w:sz="0" w:space="0" w:color="auto"/>
        <w:bottom w:val="none" w:sz="0" w:space="0" w:color="auto"/>
        <w:right w:val="none" w:sz="0" w:space="0" w:color="auto"/>
      </w:divBdr>
    </w:div>
    <w:div w:id="338240182">
      <w:bodyDiv w:val="1"/>
      <w:marLeft w:val="0"/>
      <w:marRight w:val="0"/>
      <w:marTop w:val="0"/>
      <w:marBottom w:val="0"/>
      <w:divBdr>
        <w:top w:val="none" w:sz="0" w:space="0" w:color="auto"/>
        <w:left w:val="none" w:sz="0" w:space="0" w:color="auto"/>
        <w:bottom w:val="none" w:sz="0" w:space="0" w:color="auto"/>
        <w:right w:val="none" w:sz="0" w:space="0" w:color="auto"/>
      </w:divBdr>
    </w:div>
    <w:div w:id="354504424">
      <w:bodyDiv w:val="1"/>
      <w:marLeft w:val="0"/>
      <w:marRight w:val="0"/>
      <w:marTop w:val="0"/>
      <w:marBottom w:val="0"/>
      <w:divBdr>
        <w:top w:val="none" w:sz="0" w:space="0" w:color="auto"/>
        <w:left w:val="none" w:sz="0" w:space="0" w:color="auto"/>
        <w:bottom w:val="none" w:sz="0" w:space="0" w:color="auto"/>
        <w:right w:val="none" w:sz="0" w:space="0" w:color="auto"/>
      </w:divBdr>
    </w:div>
    <w:div w:id="384909973">
      <w:bodyDiv w:val="1"/>
      <w:marLeft w:val="0"/>
      <w:marRight w:val="0"/>
      <w:marTop w:val="0"/>
      <w:marBottom w:val="0"/>
      <w:divBdr>
        <w:top w:val="none" w:sz="0" w:space="0" w:color="auto"/>
        <w:left w:val="none" w:sz="0" w:space="0" w:color="auto"/>
        <w:bottom w:val="none" w:sz="0" w:space="0" w:color="auto"/>
        <w:right w:val="none" w:sz="0" w:space="0" w:color="auto"/>
      </w:divBdr>
      <w:divsChild>
        <w:div w:id="1252663552">
          <w:marLeft w:val="0"/>
          <w:marRight w:val="0"/>
          <w:marTop w:val="0"/>
          <w:marBottom w:val="0"/>
          <w:divBdr>
            <w:top w:val="none" w:sz="0" w:space="0" w:color="auto"/>
            <w:left w:val="none" w:sz="0" w:space="0" w:color="auto"/>
            <w:bottom w:val="none" w:sz="0" w:space="0" w:color="auto"/>
            <w:right w:val="none" w:sz="0" w:space="0" w:color="auto"/>
          </w:divBdr>
          <w:divsChild>
            <w:div w:id="97675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86308">
      <w:bodyDiv w:val="1"/>
      <w:marLeft w:val="0"/>
      <w:marRight w:val="0"/>
      <w:marTop w:val="0"/>
      <w:marBottom w:val="0"/>
      <w:divBdr>
        <w:top w:val="none" w:sz="0" w:space="0" w:color="auto"/>
        <w:left w:val="none" w:sz="0" w:space="0" w:color="auto"/>
        <w:bottom w:val="none" w:sz="0" w:space="0" w:color="auto"/>
        <w:right w:val="none" w:sz="0" w:space="0" w:color="auto"/>
      </w:divBdr>
    </w:div>
    <w:div w:id="440761451">
      <w:bodyDiv w:val="1"/>
      <w:marLeft w:val="0"/>
      <w:marRight w:val="0"/>
      <w:marTop w:val="0"/>
      <w:marBottom w:val="0"/>
      <w:divBdr>
        <w:top w:val="none" w:sz="0" w:space="0" w:color="auto"/>
        <w:left w:val="none" w:sz="0" w:space="0" w:color="auto"/>
        <w:bottom w:val="none" w:sz="0" w:space="0" w:color="auto"/>
        <w:right w:val="none" w:sz="0" w:space="0" w:color="auto"/>
      </w:divBdr>
    </w:div>
    <w:div w:id="451167538">
      <w:bodyDiv w:val="1"/>
      <w:marLeft w:val="0"/>
      <w:marRight w:val="0"/>
      <w:marTop w:val="0"/>
      <w:marBottom w:val="0"/>
      <w:divBdr>
        <w:top w:val="none" w:sz="0" w:space="0" w:color="auto"/>
        <w:left w:val="none" w:sz="0" w:space="0" w:color="auto"/>
        <w:bottom w:val="none" w:sz="0" w:space="0" w:color="auto"/>
        <w:right w:val="none" w:sz="0" w:space="0" w:color="auto"/>
      </w:divBdr>
    </w:div>
    <w:div w:id="452867547">
      <w:bodyDiv w:val="1"/>
      <w:marLeft w:val="0"/>
      <w:marRight w:val="0"/>
      <w:marTop w:val="0"/>
      <w:marBottom w:val="0"/>
      <w:divBdr>
        <w:top w:val="none" w:sz="0" w:space="0" w:color="auto"/>
        <w:left w:val="none" w:sz="0" w:space="0" w:color="auto"/>
        <w:bottom w:val="none" w:sz="0" w:space="0" w:color="auto"/>
        <w:right w:val="none" w:sz="0" w:space="0" w:color="auto"/>
      </w:divBdr>
    </w:div>
    <w:div w:id="489827640">
      <w:bodyDiv w:val="1"/>
      <w:marLeft w:val="0"/>
      <w:marRight w:val="0"/>
      <w:marTop w:val="0"/>
      <w:marBottom w:val="0"/>
      <w:divBdr>
        <w:top w:val="none" w:sz="0" w:space="0" w:color="auto"/>
        <w:left w:val="none" w:sz="0" w:space="0" w:color="auto"/>
        <w:bottom w:val="none" w:sz="0" w:space="0" w:color="auto"/>
        <w:right w:val="none" w:sz="0" w:space="0" w:color="auto"/>
      </w:divBdr>
    </w:div>
    <w:div w:id="537284271">
      <w:bodyDiv w:val="1"/>
      <w:marLeft w:val="0"/>
      <w:marRight w:val="0"/>
      <w:marTop w:val="0"/>
      <w:marBottom w:val="0"/>
      <w:divBdr>
        <w:top w:val="none" w:sz="0" w:space="0" w:color="auto"/>
        <w:left w:val="none" w:sz="0" w:space="0" w:color="auto"/>
        <w:bottom w:val="none" w:sz="0" w:space="0" w:color="auto"/>
        <w:right w:val="none" w:sz="0" w:space="0" w:color="auto"/>
      </w:divBdr>
    </w:div>
    <w:div w:id="547449430">
      <w:bodyDiv w:val="1"/>
      <w:marLeft w:val="0"/>
      <w:marRight w:val="0"/>
      <w:marTop w:val="0"/>
      <w:marBottom w:val="0"/>
      <w:divBdr>
        <w:top w:val="none" w:sz="0" w:space="0" w:color="auto"/>
        <w:left w:val="none" w:sz="0" w:space="0" w:color="auto"/>
        <w:bottom w:val="none" w:sz="0" w:space="0" w:color="auto"/>
        <w:right w:val="none" w:sz="0" w:space="0" w:color="auto"/>
      </w:divBdr>
    </w:div>
    <w:div w:id="583298212">
      <w:bodyDiv w:val="1"/>
      <w:marLeft w:val="0"/>
      <w:marRight w:val="0"/>
      <w:marTop w:val="0"/>
      <w:marBottom w:val="0"/>
      <w:divBdr>
        <w:top w:val="none" w:sz="0" w:space="0" w:color="auto"/>
        <w:left w:val="none" w:sz="0" w:space="0" w:color="auto"/>
        <w:bottom w:val="none" w:sz="0" w:space="0" w:color="auto"/>
        <w:right w:val="none" w:sz="0" w:space="0" w:color="auto"/>
      </w:divBdr>
    </w:div>
    <w:div w:id="609821249">
      <w:bodyDiv w:val="1"/>
      <w:marLeft w:val="0"/>
      <w:marRight w:val="0"/>
      <w:marTop w:val="0"/>
      <w:marBottom w:val="0"/>
      <w:divBdr>
        <w:top w:val="none" w:sz="0" w:space="0" w:color="auto"/>
        <w:left w:val="none" w:sz="0" w:space="0" w:color="auto"/>
        <w:bottom w:val="none" w:sz="0" w:space="0" w:color="auto"/>
        <w:right w:val="none" w:sz="0" w:space="0" w:color="auto"/>
      </w:divBdr>
    </w:div>
    <w:div w:id="634725186">
      <w:bodyDiv w:val="1"/>
      <w:marLeft w:val="0"/>
      <w:marRight w:val="0"/>
      <w:marTop w:val="0"/>
      <w:marBottom w:val="0"/>
      <w:divBdr>
        <w:top w:val="none" w:sz="0" w:space="0" w:color="auto"/>
        <w:left w:val="none" w:sz="0" w:space="0" w:color="auto"/>
        <w:bottom w:val="none" w:sz="0" w:space="0" w:color="auto"/>
        <w:right w:val="none" w:sz="0" w:space="0" w:color="auto"/>
      </w:divBdr>
    </w:div>
    <w:div w:id="730808991">
      <w:bodyDiv w:val="1"/>
      <w:marLeft w:val="0"/>
      <w:marRight w:val="0"/>
      <w:marTop w:val="0"/>
      <w:marBottom w:val="0"/>
      <w:divBdr>
        <w:top w:val="none" w:sz="0" w:space="0" w:color="auto"/>
        <w:left w:val="none" w:sz="0" w:space="0" w:color="auto"/>
        <w:bottom w:val="none" w:sz="0" w:space="0" w:color="auto"/>
        <w:right w:val="none" w:sz="0" w:space="0" w:color="auto"/>
      </w:divBdr>
      <w:divsChild>
        <w:div w:id="588196144">
          <w:marLeft w:val="0"/>
          <w:marRight w:val="0"/>
          <w:marTop w:val="0"/>
          <w:marBottom w:val="0"/>
          <w:divBdr>
            <w:top w:val="none" w:sz="0" w:space="0" w:color="auto"/>
            <w:left w:val="none" w:sz="0" w:space="0" w:color="auto"/>
            <w:bottom w:val="none" w:sz="0" w:space="0" w:color="auto"/>
            <w:right w:val="none" w:sz="0" w:space="0" w:color="auto"/>
          </w:divBdr>
          <w:divsChild>
            <w:div w:id="1603344660">
              <w:marLeft w:val="0"/>
              <w:marRight w:val="0"/>
              <w:marTop w:val="0"/>
              <w:marBottom w:val="0"/>
              <w:divBdr>
                <w:top w:val="none" w:sz="0" w:space="0" w:color="auto"/>
                <w:left w:val="none" w:sz="0" w:space="0" w:color="auto"/>
                <w:bottom w:val="none" w:sz="0" w:space="0" w:color="auto"/>
                <w:right w:val="none" w:sz="0" w:space="0" w:color="auto"/>
              </w:divBdr>
              <w:divsChild>
                <w:div w:id="41713078">
                  <w:marLeft w:val="0"/>
                  <w:marRight w:val="0"/>
                  <w:marTop w:val="0"/>
                  <w:marBottom w:val="0"/>
                  <w:divBdr>
                    <w:top w:val="none" w:sz="0" w:space="0" w:color="auto"/>
                    <w:left w:val="none" w:sz="0" w:space="0" w:color="auto"/>
                    <w:bottom w:val="none" w:sz="0" w:space="0" w:color="auto"/>
                    <w:right w:val="none" w:sz="0" w:space="0" w:color="auto"/>
                  </w:divBdr>
                  <w:divsChild>
                    <w:div w:id="105631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120385">
      <w:bodyDiv w:val="1"/>
      <w:marLeft w:val="0"/>
      <w:marRight w:val="0"/>
      <w:marTop w:val="0"/>
      <w:marBottom w:val="0"/>
      <w:divBdr>
        <w:top w:val="none" w:sz="0" w:space="0" w:color="auto"/>
        <w:left w:val="none" w:sz="0" w:space="0" w:color="auto"/>
        <w:bottom w:val="none" w:sz="0" w:space="0" w:color="auto"/>
        <w:right w:val="none" w:sz="0" w:space="0" w:color="auto"/>
      </w:divBdr>
    </w:div>
    <w:div w:id="834762819">
      <w:bodyDiv w:val="1"/>
      <w:marLeft w:val="0"/>
      <w:marRight w:val="0"/>
      <w:marTop w:val="0"/>
      <w:marBottom w:val="0"/>
      <w:divBdr>
        <w:top w:val="none" w:sz="0" w:space="0" w:color="auto"/>
        <w:left w:val="none" w:sz="0" w:space="0" w:color="auto"/>
        <w:bottom w:val="none" w:sz="0" w:space="0" w:color="auto"/>
        <w:right w:val="none" w:sz="0" w:space="0" w:color="auto"/>
      </w:divBdr>
    </w:div>
    <w:div w:id="873612729">
      <w:bodyDiv w:val="1"/>
      <w:marLeft w:val="0"/>
      <w:marRight w:val="0"/>
      <w:marTop w:val="0"/>
      <w:marBottom w:val="0"/>
      <w:divBdr>
        <w:top w:val="none" w:sz="0" w:space="0" w:color="auto"/>
        <w:left w:val="none" w:sz="0" w:space="0" w:color="auto"/>
        <w:bottom w:val="none" w:sz="0" w:space="0" w:color="auto"/>
        <w:right w:val="none" w:sz="0" w:space="0" w:color="auto"/>
      </w:divBdr>
      <w:divsChild>
        <w:div w:id="1303929097">
          <w:marLeft w:val="0"/>
          <w:marRight w:val="0"/>
          <w:marTop w:val="0"/>
          <w:marBottom w:val="0"/>
          <w:divBdr>
            <w:top w:val="none" w:sz="0" w:space="0" w:color="auto"/>
            <w:left w:val="none" w:sz="0" w:space="0" w:color="auto"/>
            <w:bottom w:val="none" w:sz="0" w:space="0" w:color="auto"/>
            <w:right w:val="none" w:sz="0" w:space="0" w:color="auto"/>
          </w:divBdr>
        </w:div>
      </w:divsChild>
    </w:div>
    <w:div w:id="940913662">
      <w:bodyDiv w:val="1"/>
      <w:marLeft w:val="0"/>
      <w:marRight w:val="0"/>
      <w:marTop w:val="0"/>
      <w:marBottom w:val="0"/>
      <w:divBdr>
        <w:top w:val="none" w:sz="0" w:space="0" w:color="auto"/>
        <w:left w:val="none" w:sz="0" w:space="0" w:color="auto"/>
        <w:bottom w:val="none" w:sz="0" w:space="0" w:color="auto"/>
        <w:right w:val="none" w:sz="0" w:space="0" w:color="auto"/>
      </w:divBdr>
    </w:div>
    <w:div w:id="968168667">
      <w:bodyDiv w:val="1"/>
      <w:marLeft w:val="0"/>
      <w:marRight w:val="0"/>
      <w:marTop w:val="0"/>
      <w:marBottom w:val="0"/>
      <w:divBdr>
        <w:top w:val="none" w:sz="0" w:space="0" w:color="auto"/>
        <w:left w:val="none" w:sz="0" w:space="0" w:color="auto"/>
        <w:bottom w:val="none" w:sz="0" w:space="0" w:color="auto"/>
        <w:right w:val="none" w:sz="0" w:space="0" w:color="auto"/>
      </w:divBdr>
    </w:div>
    <w:div w:id="1028943725">
      <w:bodyDiv w:val="1"/>
      <w:marLeft w:val="0"/>
      <w:marRight w:val="0"/>
      <w:marTop w:val="0"/>
      <w:marBottom w:val="0"/>
      <w:divBdr>
        <w:top w:val="none" w:sz="0" w:space="0" w:color="auto"/>
        <w:left w:val="none" w:sz="0" w:space="0" w:color="auto"/>
        <w:bottom w:val="none" w:sz="0" w:space="0" w:color="auto"/>
        <w:right w:val="none" w:sz="0" w:space="0" w:color="auto"/>
      </w:divBdr>
    </w:div>
    <w:div w:id="1038772860">
      <w:bodyDiv w:val="1"/>
      <w:marLeft w:val="0"/>
      <w:marRight w:val="0"/>
      <w:marTop w:val="0"/>
      <w:marBottom w:val="0"/>
      <w:divBdr>
        <w:top w:val="none" w:sz="0" w:space="0" w:color="auto"/>
        <w:left w:val="none" w:sz="0" w:space="0" w:color="auto"/>
        <w:bottom w:val="none" w:sz="0" w:space="0" w:color="auto"/>
        <w:right w:val="none" w:sz="0" w:space="0" w:color="auto"/>
      </w:divBdr>
    </w:div>
    <w:div w:id="1046955733">
      <w:bodyDiv w:val="1"/>
      <w:marLeft w:val="0"/>
      <w:marRight w:val="0"/>
      <w:marTop w:val="0"/>
      <w:marBottom w:val="0"/>
      <w:divBdr>
        <w:top w:val="none" w:sz="0" w:space="0" w:color="auto"/>
        <w:left w:val="none" w:sz="0" w:space="0" w:color="auto"/>
        <w:bottom w:val="none" w:sz="0" w:space="0" w:color="auto"/>
        <w:right w:val="none" w:sz="0" w:space="0" w:color="auto"/>
      </w:divBdr>
    </w:div>
    <w:div w:id="1054693650">
      <w:bodyDiv w:val="1"/>
      <w:marLeft w:val="0"/>
      <w:marRight w:val="0"/>
      <w:marTop w:val="0"/>
      <w:marBottom w:val="0"/>
      <w:divBdr>
        <w:top w:val="none" w:sz="0" w:space="0" w:color="auto"/>
        <w:left w:val="none" w:sz="0" w:space="0" w:color="auto"/>
        <w:bottom w:val="none" w:sz="0" w:space="0" w:color="auto"/>
        <w:right w:val="none" w:sz="0" w:space="0" w:color="auto"/>
      </w:divBdr>
    </w:div>
    <w:div w:id="1073746135">
      <w:bodyDiv w:val="1"/>
      <w:marLeft w:val="0"/>
      <w:marRight w:val="0"/>
      <w:marTop w:val="0"/>
      <w:marBottom w:val="0"/>
      <w:divBdr>
        <w:top w:val="none" w:sz="0" w:space="0" w:color="auto"/>
        <w:left w:val="none" w:sz="0" w:space="0" w:color="auto"/>
        <w:bottom w:val="none" w:sz="0" w:space="0" w:color="auto"/>
        <w:right w:val="none" w:sz="0" w:space="0" w:color="auto"/>
      </w:divBdr>
    </w:div>
    <w:div w:id="1085617117">
      <w:bodyDiv w:val="1"/>
      <w:marLeft w:val="0"/>
      <w:marRight w:val="0"/>
      <w:marTop w:val="0"/>
      <w:marBottom w:val="0"/>
      <w:divBdr>
        <w:top w:val="none" w:sz="0" w:space="0" w:color="auto"/>
        <w:left w:val="none" w:sz="0" w:space="0" w:color="auto"/>
        <w:bottom w:val="none" w:sz="0" w:space="0" w:color="auto"/>
        <w:right w:val="none" w:sz="0" w:space="0" w:color="auto"/>
      </w:divBdr>
    </w:div>
    <w:div w:id="1090543605">
      <w:bodyDiv w:val="1"/>
      <w:marLeft w:val="0"/>
      <w:marRight w:val="0"/>
      <w:marTop w:val="0"/>
      <w:marBottom w:val="0"/>
      <w:divBdr>
        <w:top w:val="none" w:sz="0" w:space="0" w:color="auto"/>
        <w:left w:val="none" w:sz="0" w:space="0" w:color="auto"/>
        <w:bottom w:val="none" w:sz="0" w:space="0" w:color="auto"/>
        <w:right w:val="none" w:sz="0" w:space="0" w:color="auto"/>
      </w:divBdr>
    </w:div>
    <w:div w:id="1106341259">
      <w:bodyDiv w:val="1"/>
      <w:marLeft w:val="0"/>
      <w:marRight w:val="0"/>
      <w:marTop w:val="0"/>
      <w:marBottom w:val="0"/>
      <w:divBdr>
        <w:top w:val="none" w:sz="0" w:space="0" w:color="auto"/>
        <w:left w:val="none" w:sz="0" w:space="0" w:color="auto"/>
        <w:bottom w:val="none" w:sz="0" w:space="0" w:color="auto"/>
        <w:right w:val="none" w:sz="0" w:space="0" w:color="auto"/>
      </w:divBdr>
    </w:div>
    <w:div w:id="1115095210">
      <w:bodyDiv w:val="1"/>
      <w:marLeft w:val="0"/>
      <w:marRight w:val="0"/>
      <w:marTop w:val="0"/>
      <w:marBottom w:val="0"/>
      <w:divBdr>
        <w:top w:val="none" w:sz="0" w:space="0" w:color="auto"/>
        <w:left w:val="none" w:sz="0" w:space="0" w:color="auto"/>
        <w:bottom w:val="none" w:sz="0" w:space="0" w:color="auto"/>
        <w:right w:val="none" w:sz="0" w:space="0" w:color="auto"/>
      </w:divBdr>
    </w:div>
    <w:div w:id="1152868432">
      <w:bodyDiv w:val="1"/>
      <w:marLeft w:val="0"/>
      <w:marRight w:val="0"/>
      <w:marTop w:val="0"/>
      <w:marBottom w:val="0"/>
      <w:divBdr>
        <w:top w:val="none" w:sz="0" w:space="0" w:color="auto"/>
        <w:left w:val="none" w:sz="0" w:space="0" w:color="auto"/>
        <w:bottom w:val="none" w:sz="0" w:space="0" w:color="auto"/>
        <w:right w:val="none" w:sz="0" w:space="0" w:color="auto"/>
      </w:divBdr>
    </w:div>
    <w:div w:id="1157965054">
      <w:bodyDiv w:val="1"/>
      <w:marLeft w:val="0"/>
      <w:marRight w:val="0"/>
      <w:marTop w:val="0"/>
      <w:marBottom w:val="0"/>
      <w:divBdr>
        <w:top w:val="none" w:sz="0" w:space="0" w:color="auto"/>
        <w:left w:val="none" w:sz="0" w:space="0" w:color="auto"/>
        <w:bottom w:val="none" w:sz="0" w:space="0" w:color="auto"/>
        <w:right w:val="none" w:sz="0" w:space="0" w:color="auto"/>
      </w:divBdr>
    </w:div>
    <w:div w:id="1215431561">
      <w:bodyDiv w:val="1"/>
      <w:marLeft w:val="0"/>
      <w:marRight w:val="0"/>
      <w:marTop w:val="0"/>
      <w:marBottom w:val="0"/>
      <w:divBdr>
        <w:top w:val="none" w:sz="0" w:space="0" w:color="auto"/>
        <w:left w:val="none" w:sz="0" w:space="0" w:color="auto"/>
        <w:bottom w:val="none" w:sz="0" w:space="0" w:color="auto"/>
        <w:right w:val="none" w:sz="0" w:space="0" w:color="auto"/>
      </w:divBdr>
    </w:div>
    <w:div w:id="1291132987">
      <w:bodyDiv w:val="1"/>
      <w:marLeft w:val="0"/>
      <w:marRight w:val="0"/>
      <w:marTop w:val="0"/>
      <w:marBottom w:val="0"/>
      <w:divBdr>
        <w:top w:val="none" w:sz="0" w:space="0" w:color="auto"/>
        <w:left w:val="none" w:sz="0" w:space="0" w:color="auto"/>
        <w:bottom w:val="none" w:sz="0" w:space="0" w:color="auto"/>
        <w:right w:val="none" w:sz="0" w:space="0" w:color="auto"/>
      </w:divBdr>
    </w:div>
    <w:div w:id="1318415907">
      <w:bodyDiv w:val="1"/>
      <w:marLeft w:val="0"/>
      <w:marRight w:val="0"/>
      <w:marTop w:val="0"/>
      <w:marBottom w:val="0"/>
      <w:divBdr>
        <w:top w:val="none" w:sz="0" w:space="0" w:color="auto"/>
        <w:left w:val="none" w:sz="0" w:space="0" w:color="auto"/>
        <w:bottom w:val="none" w:sz="0" w:space="0" w:color="auto"/>
        <w:right w:val="none" w:sz="0" w:space="0" w:color="auto"/>
      </w:divBdr>
    </w:div>
    <w:div w:id="1322200012">
      <w:bodyDiv w:val="1"/>
      <w:marLeft w:val="0"/>
      <w:marRight w:val="0"/>
      <w:marTop w:val="0"/>
      <w:marBottom w:val="0"/>
      <w:divBdr>
        <w:top w:val="none" w:sz="0" w:space="0" w:color="auto"/>
        <w:left w:val="none" w:sz="0" w:space="0" w:color="auto"/>
        <w:bottom w:val="none" w:sz="0" w:space="0" w:color="auto"/>
        <w:right w:val="none" w:sz="0" w:space="0" w:color="auto"/>
      </w:divBdr>
    </w:div>
    <w:div w:id="1369139000">
      <w:bodyDiv w:val="1"/>
      <w:marLeft w:val="0"/>
      <w:marRight w:val="0"/>
      <w:marTop w:val="0"/>
      <w:marBottom w:val="0"/>
      <w:divBdr>
        <w:top w:val="none" w:sz="0" w:space="0" w:color="auto"/>
        <w:left w:val="none" w:sz="0" w:space="0" w:color="auto"/>
        <w:bottom w:val="none" w:sz="0" w:space="0" w:color="auto"/>
        <w:right w:val="none" w:sz="0" w:space="0" w:color="auto"/>
      </w:divBdr>
    </w:div>
    <w:div w:id="1387487595">
      <w:bodyDiv w:val="1"/>
      <w:marLeft w:val="0"/>
      <w:marRight w:val="0"/>
      <w:marTop w:val="0"/>
      <w:marBottom w:val="0"/>
      <w:divBdr>
        <w:top w:val="none" w:sz="0" w:space="0" w:color="auto"/>
        <w:left w:val="none" w:sz="0" w:space="0" w:color="auto"/>
        <w:bottom w:val="none" w:sz="0" w:space="0" w:color="auto"/>
        <w:right w:val="none" w:sz="0" w:space="0" w:color="auto"/>
      </w:divBdr>
    </w:div>
    <w:div w:id="1469785196">
      <w:bodyDiv w:val="1"/>
      <w:marLeft w:val="0"/>
      <w:marRight w:val="0"/>
      <w:marTop w:val="0"/>
      <w:marBottom w:val="0"/>
      <w:divBdr>
        <w:top w:val="none" w:sz="0" w:space="0" w:color="auto"/>
        <w:left w:val="none" w:sz="0" w:space="0" w:color="auto"/>
        <w:bottom w:val="none" w:sz="0" w:space="0" w:color="auto"/>
        <w:right w:val="none" w:sz="0" w:space="0" w:color="auto"/>
      </w:divBdr>
    </w:div>
    <w:div w:id="1488863980">
      <w:bodyDiv w:val="1"/>
      <w:marLeft w:val="0"/>
      <w:marRight w:val="0"/>
      <w:marTop w:val="0"/>
      <w:marBottom w:val="0"/>
      <w:divBdr>
        <w:top w:val="none" w:sz="0" w:space="0" w:color="auto"/>
        <w:left w:val="none" w:sz="0" w:space="0" w:color="auto"/>
        <w:bottom w:val="none" w:sz="0" w:space="0" w:color="auto"/>
        <w:right w:val="none" w:sz="0" w:space="0" w:color="auto"/>
      </w:divBdr>
    </w:div>
    <w:div w:id="1496334791">
      <w:bodyDiv w:val="1"/>
      <w:marLeft w:val="0"/>
      <w:marRight w:val="0"/>
      <w:marTop w:val="0"/>
      <w:marBottom w:val="0"/>
      <w:divBdr>
        <w:top w:val="none" w:sz="0" w:space="0" w:color="auto"/>
        <w:left w:val="none" w:sz="0" w:space="0" w:color="auto"/>
        <w:bottom w:val="none" w:sz="0" w:space="0" w:color="auto"/>
        <w:right w:val="none" w:sz="0" w:space="0" w:color="auto"/>
      </w:divBdr>
    </w:div>
    <w:div w:id="1499342063">
      <w:bodyDiv w:val="1"/>
      <w:marLeft w:val="0"/>
      <w:marRight w:val="0"/>
      <w:marTop w:val="0"/>
      <w:marBottom w:val="0"/>
      <w:divBdr>
        <w:top w:val="none" w:sz="0" w:space="0" w:color="auto"/>
        <w:left w:val="none" w:sz="0" w:space="0" w:color="auto"/>
        <w:bottom w:val="none" w:sz="0" w:space="0" w:color="auto"/>
        <w:right w:val="none" w:sz="0" w:space="0" w:color="auto"/>
      </w:divBdr>
    </w:div>
    <w:div w:id="1510291858">
      <w:bodyDiv w:val="1"/>
      <w:marLeft w:val="0"/>
      <w:marRight w:val="0"/>
      <w:marTop w:val="0"/>
      <w:marBottom w:val="0"/>
      <w:divBdr>
        <w:top w:val="none" w:sz="0" w:space="0" w:color="auto"/>
        <w:left w:val="none" w:sz="0" w:space="0" w:color="auto"/>
        <w:bottom w:val="none" w:sz="0" w:space="0" w:color="auto"/>
        <w:right w:val="none" w:sz="0" w:space="0" w:color="auto"/>
      </w:divBdr>
    </w:div>
    <w:div w:id="1517962453">
      <w:bodyDiv w:val="1"/>
      <w:marLeft w:val="0"/>
      <w:marRight w:val="0"/>
      <w:marTop w:val="0"/>
      <w:marBottom w:val="0"/>
      <w:divBdr>
        <w:top w:val="none" w:sz="0" w:space="0" w:color="auto"/>
        <w:left w:val="none" w:sz="0" w:space="0" w:color="auto"/>
        <w:bottom w:val="none" w:sz="0" w:space="0" w:color="auto"/>
        <w:right w:val="none" w:sz="0" w:space="0" w:color="auto"/>
      </w:divBdr>
      <w:divsChild>
        <w:div w:id="995111882">
          <w:marLeft w:val="0"/>
          <w:marRight w:val="0"/>
          <w:marTop w:val="0"/>
          <w:marBottom w:val="0"/>
          <w:divBdr>
            <w:top w:val="none" w:sz="0" w:space="0" w:color="auto"/>
            <w:left w:val="none" w:sz="0" w:space="0" w:color="auto"/>
            <w:bottom w:val="none" w:sz="0" w:space="0" w:color="auto"/>
            <w:right w:val="none" w:sz="0" w:space="0" w:color="auto"/>
          </w:divBdr>
          <w:divsChild>
            <w:div w:id="201946679">
              <w:marLeft w:val="0"/>
              <w:marRight w:val="0"/>
              <w:marTop w:val="0"/>
              <w:marBottom w:val="0"/>
              <w:divBdr>
                <w:top w:val="none" w:sz="0" w:space="0" w:color="auto"/>
                <w:left w:val="none" w:sz="0" w:space="0" w:color="auto"/>
                <w:bottom w:val="none" w:sz="0" w:space="0" w:color="auto"/>
                <w:right w:val="none" w:sz="0" w:space="0" w:color="auto"/>
              </w:divBdr>
              <w:divsChild>
                <w:div w:id="282419974">
                  <w:marLeft w:val="0"/>
                  <w:marRight w:val="0"/>
                  <w:marTop w:val="0"/>
                  <w:marBottom w:val="0"/>
                  <w:divBdr>
                    <w:top w:val="none" w:sz="0" w:space="0" w:color="auto"/>
                    <w:left w:val="none" w:sz="0" w:space="0" w:color="auto"/>
                    <w:bottom w:val="none" w:sz="0" w:space="0" w:color="auto"/>
                    <w:right w:val="none" w:sz="0" w:space="0" w:color="auto"/>
                  </w:divBdr>
                  <w:divsChild>
                    <w:div w:id="95232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5776973">
      <w:bodyDiv w:val="1"/>
      <w:marLeft w:val="0"/>
      <w:marRight w:val="0"/>
      <w:marTop w:val="0"/>
      <w:marBottom w:val="0"/>
      <w:divBdr>
        <w:top w:val="none" w:sz="0" w:space="0" w:color="auto"/>
        <w:left w:val="none" w:sz="0" w:space="0" w:color="auto"/>
        <w:bottom w:val="none" w:sz="0" w:space="0" w:color="auto"/>
        <w:right w:val="none" w:sz="0" w:space="0" w:color="auto"/>
      </w:divBdr>
    </w:div>
    <w:div w:id="1560481128">
      <w:bodyDiv w:val="1"/>
      <w:marLeft w:val="0"/>
      <w:marRight w:val="0"/>
      <w:marTop w:val="0"/>
      <w:marBottom w:val="0"/>
      <w:divBdr>
        <w:top w:val="none" w:sz="0" w:space="0" w:color="auto"/>
        <w:left w:val="none" w:sz="0" w:space="0" w:color="auto"/>
        <w:bottom w:val="none" w:sz="0" w:space="0" w:color="auto"/>
        <w:right w:val="none" w:sz="0" w:space="0" w:color="auto"/>
      </w:divBdr>
    </w:div>
    <w:div w:id="1590578238">
      <w:bodyDiv w:val="1"/>
      <w:marLeft w:val="0"/>
      <w:marRight w:val="0"/>
      <w:marTop w:val="0"/>
      <w:marBottom w:val="0"/>
      <w:divBdr>
        <w:top w:val="none" w:sz="0" w:space="0" w:color="auto"/>
        <w:left w:val="none" w:sz="0" w:space="0" w:color="auto"/>
        <w:bottom w:val="none" w:sz="0" w:space="0" w:color="auto"/>
        <w:right w:val="none" w:sz="0" w:space="0" w:color="auto"/>
      </w:divBdr>
      <w:divsChild>
        <w:div w:id="1795637602">
          <w:marLeft w:val="0"/>
          <w:marRight w:val="0"/>
          <w:marTop w:val="0"/>
          <w:marBottom w:val="0"/>
          <w:divBdr>
            <w:top w:val="none" w:sz="0" w:space="0" w:color="auto"/>
            <w:left w:val="none" w:sz="0" w:space="0" w:color="auto"/>
            <w:bottom w:val="none" w:sz="0" w:space="0" w:color="auto"/>
            <w:right w:val="none" w:sz="0" w:space="0" w:color="auto"/>
          </w:divBdr>
        </w:div>
      </w:divsChild>
    </w:div>
    <w:div w:id="1620911280">
      <w:bodyDiv w:val="1"/>
      <w:marLeft w:val="0"/>
      <w:marRight w:val="0"/>
      <w:marTop w:val="0"/>
      <w:marBottom w:val="0"/>
      <w:divBdr>
        <w:top w:val="none" w:sz="0" w:space="0" w:color="auto"/>
        <w:left w:val="none" w:sz="0" w:space="0" w:color="auto"/>
        <w:bottom w:val="none" w:sz="0" w:space="0" w:color="auto"/>
        <w:right w:val="none" w:sz="0" w:space="0" w:color="auto"/>
      </w:divBdr>
    </w:div>
    <w:div w:id="1639721589">
      <w:bodyDiv w:val="1"/>
      <w:marLeft w:val="0"/>
      <w:marRight w:val="0"/>
      <w:marTop w:val="0"/>
      <w:marBottom w:val="0"/>
      <w:divBdr>
        <w:top w:val="none" w:sz="0" w:space="0" w:color="auto"/>
        <w:left w:val="none" w:sz="0" w:space="0" w:color="auto"/>
        <w:bottom w:val="none" w:sz="0" w:space="0" w:color="auto"/>
        <w:right w:val="none" w:sz="0" w:space="0" w:color="auto"/>
      </w:divBdr>
    </w:div>
    <w:div w:id="1695768885">
      <w:bodyDiv w:val="1"/>
      <w:marLeft w:val="0"/>
      <w:marRight w:val="0"/>
      <w:marTop w:val="0"/>
      <w:marBottom w:val="0"/>
      <w:divBdr>
        <w:top w:val="none" w:sz="0" w:space="0" w:color="auto"/>
        <w:left w:val="none" w:sz="0" w:space="0" w:color="auto"/>
        <w:bottom w:val="none" w:sz="0" w:space="0" w:color="auto"/>
        <w:right w:val="none" w:sz="0" w:space="0" w:color="auto"/>
      </w:divBdr>
    </w:div>
    <w:div w:id="1735394911">
      <w:bodyDiv w:val="1"/>
      <w:marLeft w:val="0"/>
      <w:marRight w:val="0"/>
      <w:marTop w:val="0"/>
      <w:marBottom w:val="0"/>
      <w:divBdr>
        <w:top w:val="none" w:sz="0" w:space="0" w:color="auto"/>
        <w:left w:val="none" w:sz="0" w:space="0" w:color="auto"/>
        <w:bottom w:val="none" w:sz="0" w:space="0" w:color="auto"/>
        <w:right w:val="none" w:sz="0" w:space="0" w:color="auto"/>
      </w:divBdr>
    </w:div>
    <w:div w:id="1757555116">
      <w:bodyDiv w:val="1"/>
      <w:marLeft w:val="0"/>
      <w:marRight w:val="0"/>
      <w:marTop w:val="0"/>
      <w:marBottom w:val="0"/>
      <w:divBdr>
        <w:top w:val="none" w:sz="0" w:space="0" w:color="auto"/>
        <w:left w:val="none" w:sz="0" w:space="0" w:color="auto"/>
        <w:bottom w:val="none" w:sz="0" w:space="0" w:color="auto"/>
        <w:right w:val="none" w:sz="0" w:space="0" w:color="auto"/>
      </w:divBdr>
    </w:div>
    <w:div w:id="1777023796">
      <w:bodyDiv w:val="1"/>
      <w:marLeft w:val="0"/>
      <w:marRight w:val="0"/>
      <w:marTop w:val="0"/>
      <w:marBottom w:val="0"/>
      <w:divBdr>
        <w:top w:val="none" w:sz="0" w:space="0" w:color="auto"/>
        <w:left w:val="none" w:sz="0" w:space="0" w:color="auto"/>
        <w:bottom w:val="none" w:sz="0" w:space="0" w:color="auto"/>
        <w:right w:val="none" w:sz="0" w:space="0" w:color="auto"/>
      </w:divBdr>
    </w:div>
    <w:div w:id="1787889157">
      <w:bodyDiv w:val="1"/>
      <w:marLeft w:val="0"/>
      <w:marRight w:val="0"/>
      <w:marTop w:val="0"/>
      <w:marBottom w:val="0"/>
      <w:divBdr>
        <w:top w:val="none" w:sz="0" w:space="0" w:color="auto"/>
        <w:left w:val="none" w:sz="0" w:space="0" w:color="auto"/>
        <w:bottom w:val="none" w:sz="0" w:space="0" w:color="auto"/>
        <w:right w:val="none" w:sz="0" w:space="0" w:color="auto"/>
      </w:divBdr>
    </w:div>
    <w:div w:id="1837769836">
      <w:bodyDiv w:val="1"/>
      <w:marLeft w:val="0"/>
      <w:marRight w:val="0"/>
      <w:marTop w:val="0"/>
      <w:marBottom w:val="0"/>
      <w:divBdr>
        <w:top w:val="none" w:sz="0" w:space="0" w:color="auto"/>
        <w:left w:val="none" w:sz="0" w:space="0" w:color="auto"/>
        <w:bottom w:val="none" w:sz="0" w:space="0" w:color="auto"/>
        <w:right w:val="none" w:sz="0" w:space="0" w:color="auto"/>
      </w:divBdr>
    </w:div>
    <w:div w:id="1899396587">
      <w:bodyDiv w:val="1"/>
      <w:marLeft w:val="0"/>
      <w:marRight w:val="0"/>
      <w:marTop w:val="0"/>
      <w:marBottom w:val="0"/>
      <w:divBdr>
        <w:top w:val="none" w:sz="0" w:space="0" w:color="auto"/>
        <w:left w:val="none" w:sz="0" w:space="0" w:color="auto"/>
        <w:bottom w:val="none" w:sz="0" w:space="0" w:color="auto"/>
        <w:right w:val="none" w:sz="0" w:space="0" w:color="auto"/>
      </w:divBdr>
      <w:divsChild>
        <w:div w:id="1520657071">
          <w:marLeft w:val="0"/>
          <w:marRight w:val="0"/>
          <w:marTop w:val="0"/>
          <w:marBottom w:val="0"/>
          <w:divBdr>
            <w:top w:val="none" w:sz="0" w:space="0" w:color="auto"/>
            <w:left w:val="none" w:sz="0" w:space="0" w:color="auto"/>
            <w:bottom w:val="none" w:sz="0" w:space="0" w:color="auto"/>
            <w:right w:val="none" w:sz="0" w:space="0" w:color="auto"/>
          </w:divBdr>
          <w:divsChild>
            <w:div w:id="176646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75329">
      <w:bodyDiv w:val="1"/>
      <w:marLeft w:val="0"/>
      <w:marRight w:val="0"/>
      <w:marTop w:val="0"/>
      <w:marBottom w:val="0"/>
      <w:divBdr>
        <w:top w:val="none" w:sz="0" w:space="0" w:color="auto"/>
        <w:left w:val="none" w:sz="0" w:space="0" w:color="auto"/>
        <w:bottom w:val="none" w:sz="0" w:space="0" w:color="auto"/>
        <w:right w:val="none" w:sz="0" w:space="0" w:color="auto"/>
      </w:divBdr>
    </w:div>
    <w:div w:id="1923752492">
      <w:bodyDiv w:val="1"/>
      <w:marLeft w:val="0"/>
      <w:marRight w:val="0"/>
      <w:marTop w:val="0"/>
      <w:marBottom w:val="0"/>
      <w:divBdr>
        <w:top w:val="none" w:sz="0" w:space="0" w:color="auto"/>
        <w:left w:val="none" w:sz="0" w:space="0" w:color="auto"/>
        <w:bottom w:val="none" w:sz="0" w:space="0" w:color="auto"/>
        <w:right w:val="none" w:sz="0" w:space="0" w:color="auto"/>
      </w:divBdr>
    </w:div>
    <w:div w:id="1933272640">
      <w:bodyDiv w:val="1"/>
      <w:marLeft w:val="0"/>
      <w:marRight w:val="0"/>
      <w:marTop w:val="0"/>
      <w:marBottom w:val="0"/>
      <w:divBdr>
        <w:top w:val="none" w:sz="0" w:space="0" w:color="auto"/>
        <w:left w:val="none" w:sz="0" w:space="0" w:color="auto"/>
        <w:bottom w:val="none" w:sz="0" w:space="0" w:color="auto"/>
        <w:right w:val="none" w:sz="0" w:space="0" w:color="auto"/>
      </w:divBdr>
    </w:div>
    <w:div w:id="1943799149">
      <w:bodyDiv w:val="1"/>
      <w:marLeft w:val="0"/>
      <w:marRight w:val="0"/>
      <w:marTop w:val="0"/>
      <w:marBottom w:val="0"/>
      <w:divBdr>
        <w:top w:val="none" w:sz="0" w:space="0" w:color="auto"/>
        <w:left w:val="none" w:sz="0" w:space="0" w:color="auto"/>
        <w:bottom w:val="none" w:sz="0" w:space="0" w:color="auto"/>
        <w:right w:val="none" w:sz="0" w:space="0" w:color="auto"/>
      </w:divBdr>
    </w:div>
    <w:div w:id="1997882796">
      <w:bodyDiv w:val="1"/>
      <w:marLeft w:val="0"/>
      <w:marRight w:val="0"/>
      <w:marTop w:val="0"/>
      <w:marBottom w:val="0"/>
      <w:divBdr>
        <w:top w:val="none" w:sz="0" w:space="0" w:color="auto"/>
        <w:left w:val="none" w:sz="0" w:space="0" w:color="auto"/>
        <w:bottom w:val="none" w:sz="0" w:space="0" w:color="auto"/>
        <w:right w:val="none" w:sz="0" w:space="0" w:color="auto"/>
      </w:divBdr>
    </w:div>
    <w:div w:id="2054651504">
      <w:bodyDiv w:val="1"/>
      <w:marLeft w:val="0"/>
      <w:marRight w:val="0"/>
      <w:marTop w:val="0"/>
      <w:marBottom w:val="0"/>
      <w:divBdr>
        <w:top w:val="none" w:sz="0" w:space="0" w:color="auto"/>
        <w:left w:val="none" w:sz="0" w:space="0" w:color="auto"/>
        <w:bottom w:val="none" w:sz="0" w:space="0" w:color="auto"/>
        <w:right w:val="none" w:sz="0" w:space="0" w:color="auto"/>
      </w:divBdr>
    </w:div>
    <w:div w:id="2134246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DBB614-EAF6-4EF0-A449-6195242CC7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36326</TotalTime>
  <Pages>27</Pages>
  <Words>14621</Words>
  <Characters>93139</Characters>
  <Application>Microsoft Office Word</Application>
  <DocSecurity>0</DocSecurity>
  <Lines>1578</Lines>
  <Paragraphs>515</Paragraphs>
  <ScaleCrop>false</ScaleCrop>
  <Company/>
  <LinksUpToDate>false</LinksUpToDate>
  <CharactersWithSpaces>107245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Yang</dc:creator>
  <cp:keywords/>
  <dc:description/>
  <cp:lastModifiedBy>嘏 吴</cp:lastModifiedBy>
  <cp:revision>490</cp:revision>
  <cp:lastPrinted>2025-03-24T06:38:00Z</cp:lastPrinted>
  <dcterms:created xsi:type="dcterms:W3CDTF">2024-11-22T11:18:00Z</dcterms:created>
  <dcterms:modified xsi:type="dcterms:W3CDTF">2026-03-29T19:49:00Z</dcterms:modified>
</cp:coreProperties>
</file>